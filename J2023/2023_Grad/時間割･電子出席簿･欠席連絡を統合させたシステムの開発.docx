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383C1" w14:textId="2BA630CF" w:rsidR="003D21B3" w:rsidRDefault="003D21B3">
      <w:pPr>
        <w:widowControl/>
        <w:spacing w:line="240" w:lineRule="auto"/>
        <w:ind w:firstLineChars="0" w:firstLine="0"/>
        <w:jc w:val="left"/>
      </w:pPr>
    </w:p>
    <w:p w14:paraId="5EAD0AD6" w14:textId="77777777" w:rsidR="009864D8" w:rsidRDefault="009864D8" w:rsidP="00904B62">
      <w:pPr>
        <w:ind w:firstLineChars="0" w:firstLine="0"/>
      </w:pPr>
    </w:p>
    <w:p w14:paraId="3F01A865" w14:textId="3DA5F9BE" w:rsidR="009864D8" w:rsidRDefault="009864D8" w:rsidP="00904B62">
      <w:pPr>
        <w:ind w:firstLineChars="0" w:firstLine="0"/>
      </w:pPr>
    </w:p>
    <w:p w14:paraId="236AB9B4" w14:textId="5062F366" w:rsidR="009864D8" w:rsidRDefault="009864D8" w:rsidP="00904B62">
      <w:pPr>
        <w:ind w:firstLineChars="0" w:firstLine="0"/>
      </w:pPr>
    </w:p>
    <w:p w14:paraId="0F0525F4" w14:textId="7034013F" w:rsidR="009864D8" w:rsidRDefault="009864D8" w:rsidP="00904B62">
      <w:pPr>
        <w:ind w:firstLineChars="0" w:firstLine="0"/>
      </w:pPr>
    </w:p>
    <w:p w14:paraId="47BED02B" w14:textId="66550DC2" w:rsidR="009864D8" w:rsidRDefault="00147B0D" w:rsidP="005F3122">
      <w:pPr>
        <w:pStyle w:val="a3"/>
        <w:ind w:firstLine="378"/>
      </w:pPr>
      <w:bookmarkStart w:id="0" w:name="_Toc95321943"/>
      <w:bookmarkStart w:id="1" w:name="_Toc160714089"/>
      <w:bookmarkStart w:id="2" w:name="_Toc160783486"/>
      <w:bookmarkStart w:id="3" w:name="_Toc160784642"/>
      <w:bookmarkStart w:id="4" w:name="_Toc160784722"/>
      <w:bookmarkStart w:id="5" w:name="_Toc160785074"/>
      <w:bookmarkStart w:id="6" w:name="_Toc160785211"/>
      <w:bookmarkStart w:id="7" w:name="_Toc160785341"/>
      <w:bookmarkStart w:id="8" w:name="_Toc160791367"/>
      <w:bookmarkStart w:id="9" w:name="_Toc160805797"/>
      <w:bookmarkStart w:id="10" w:name="_Toc160808074"/>
      <w:bookmarkStart w:id="11" w:name="_Toc160808466"/>
      <w:bookmarkStart w:id="12" w:name="_Toc160808512"/>
      <w:bookmarkStart w:id="13" w:name="_Toc160808555"/>
      <w:bookmarkStart w:id="14" w:name="_Toc160808665"/>
      <w:bookmarkStart w:id="15" w:name="_Toc160808810"/>
      <w:bookmarkStart w:id="16" w:name="_Toc160809006"/>
      <w:bookmarkStart w:id="17" w:name="_Toc161049159"/>
      <w:bookmarkStart w:id="18" w:name="_Toc161049202"/>
      <w:bookmarkStart w:id="19" w:name="_Toc161049416"/>
      <w:r>
        <w:rPr>
          <w:rFonts w:hint="eastAsia"/>
        </w:rPr>
        <w:t>令和</w:t>
      </w:r>
      <w:r w:rsidR="00571392">
        <w:rPr>
          <w:rFonts w:hint="eastAsia"/>
        </w:rPr>
        <w:t>５</w:t>
      </w:r>
      <w:r w:rsidR="009864D8">
        <w:rPr>
          <w:rFonts w:hint="eastAsia"/>
        </w:rPr>
        <w:t>年度卒業研究報告書</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78BABC21" w14:textId="77777777" w:rsidR="004919C6" w:rsidRDefault="004919C6" w:rsidP="004919C6">
      <w:pPr>
        <w:pStyle w:val="a3"/>
        <w:ind w:firstLine="378"/>
      </w:pPr>
      <w:bookmarkStart w:id="20" w:name="_Toc160714090"/>
      <w:bookmarkStart w:id="21" w:name="_Toc160783487"/>
      <w:bookmarkStart w:id="22" w:name="_Toc160784643"/>
      <w:bookmarkStart w:id="23" w:name="_Toc160784723"/>
      <w:bookmarkStart w:id="24" w:name="_Toc160785075"/>
      <w:bookmarkStart w:id="25" w:name="_Toc160785212"/>
      <w:bookmarkStart w:id="26" w:name="_Toc160785342"/>
      <w:bookmarkStart w:id="27" w:name="_Toc160791368"/>
      <w:bookmarkStart w:id="28" w:name="_Toc160805798"/>
      <w:bookmarkStart w:id="29" w:name="_Toc160808075"/>
      <w:bookmarkStart w:id="30" w:name="_Toc160808467"/>
      <w:bookmarkStart w:id="31" w:name="_Toc160808513"/>
      <w:bookmarkStart w:id="32" w:name="_Toc160808556"/>
      <w:bookmarkStart w:id="33" w:name="_Toc160808666"/>
      <w:bookmarkStart w:id="34" w:name="_Toc160808811"/>
      <w:bookmarkStart w:id="35" w:name="_Toc160809007"/>
      <w:bookmarkStart w:id="36" w:name="_Toc161049160"/>
      <w:bookmarkStart w:id="37" w:name="_Toc161049203"/>
      <w:bookmarkStart w:id="38" w:name="_Toc161049417"/>
      <w:r>
        <w:rPr>
          <w:rFonts w:hint="eastAsia"/>
        </w:rPr>
        <w:t>電子出席簿・欠席連絡・時間割表</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F1EDB64" w14:textId="1DCE19A4" w:rsidR="004919C6" w:rsidRPr="004919C6" w:rsidRDefault="004919C6" w:rsidP="004919C6">
      <w:pPr>
        <w:pStyle w:val="a3"/>
        <w:ind w:firstLine="378"/>
      </w:pPr>
      <w:bookmarkStart w:id="39" w:name="_Toc160714091"/>
      <w:bookmarkStart w:id="40" w:name="_Toc160783488"/>
      <w:bookmarkStart w:id="41" w:name="_Toc160784644"/>
      <w:bookmarkStart w:id="42" w:name="_Toc160784724"/>
      <w:bookmarkStart w:id="43" w:name="_Toc160785076"/>
      <w:bookmarkStart w:id="44" w:name="_Toc160785213"/>
      <w:bookmarkStart w:id="45" w:name="_Toc160785343"/>
      <w:bookmarkStart w:id="46" w:name="_Toc160791369"/>
      <w:bookmarkStart w:id="47" w:name="_Toc160805799"/>
      <w:bookmarkStart w:id="48" w:name="_Toc160808076"/>
      <w:bookmarkStart w:id="49" w:name="_Toc160808468"/>
      <w:bookmarkStart w:id="50" w:name="_Toc160808514"/>
      <w:bookmarkStart w:id="51" w:name="_Toc160808557"/>
      <w:bookmarkStart w:id="52" w:name="_Toc160808667"/>
      <w:bookmarkStart w:id="53" w:name="_Toc160808812"/>
      <w:bookmarkStart w:id="54" w:name="_Toc160809008"/>
      <w:bookmarkStart w:id="55" w:name="_Toc161049161"/>
      <w:bookmarkStart w:id="56" w:name="_Toc161049204"/>
      <w:bookmarkStart w:id="57" w:name="_Toc161049418"/>
      <w:r>
        <w:rPr>
          <w:rFonts w:hint="eastAsia"/>
        </w:rPr>
        <w:t>統合させたシステムの開発</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7BA083AF" w14:textId="57E8BBA5" w:rsidR="00E86525" w:rsidRDefault="00E86525" w:rsidP="00904B62">
      <w:pPr>
        <w:ind w:firstLineChars="0" w:firstLine="0"/>
      </w:pPr>
    </w:p>
    <w:p w14:paraId="16739883" w14:textId="6BAE9ED2" w:rsidR="00E86525" w:rsidRDefault="00E86525" w:rsidP="00904B62">
      <w:pPr>
        <w:ind w:firstLineChars="0" w:firstLine="0"/>
      </w:pPr>
    </w:p>
    <w:p w14:paraId="329F8737" w14:textId="12E8BE05" w:rsidR="00E86525" w:rsidRDefault="00E86525" w:rsidP="00904B62">
      <w:pPr>
        <w:ind w:firstLineChars="0" w:firstLine="0"/>
      </w:pPr>
    </w:p>
    <w:p w14:paraId="1CE62842" w14:textId="35A8DBD1" w:rsidR="00593CE2" w:rsidRPr="00593CE2" w:rsidRDefault="00593CE2" w:rsidP="00593CE2">
      <w:pPr>
        <w:pStyle w:val="a5"/>
        <w:ind w:leftChars="2087" w:firstLine="298"/>
      </w:pPr>
      <w:bookmarkStart w:id="58" w:name="_Toc160714092"/>
      <w:bookmarkStart w:id="59" w:name="_Toc160783489"/>
      <w:bookmarkStart w:id="60" w:name="_Toc160784645"/>
      <w:bookmarkStart w:id="61" w:name="_Toc160784725"/>
      <w:bookmarkStart w:id="62" w:name="_Toc160785077"/>
      <w:bookmarkStart w:id="63" w:name="_Toc160785214"/>
      <w:bookmarkStart w:id="64" w:name="_Toc160785344"/>
      <w:bookmarkStart w:id="65" w:name="_Toc160791370"/>
      <w:bookmarkStart w:id="66" w:name="_Toc160805800"/>
      <w:bookmarkStart w:id="67" w:name="_Toc160808077"/>
      <w:bookmarkStart w:id="68" w:name="_Toc160808469"/>
      <w:bookmarkStart w:id="69" w:name="_Toc160808515"/>
      <w:bookmarkStart w:id="70" w:name="_Toc160808558"/>
      <w:bookmarkStart w:id="71" w:name="_Toc160808668"/>
      <w:bookmarkStart w:id="72" w:name="_Toc160808813"/>
      <w:bookmarkStart w:id="73" w:name="_Toc160809009"/>
      <w:bookmarkStart w:id="74" w:name="_Toc161049162"/>
      <w:bookmarkStart w:id="75" w:name="_Toc161049205"/>
      <w:bookmarkStart w:id="76" w:name="_Toc161049419"/>
      <w:r>
        <w:rPr>
          <w:rFonts w:hint="eastAsia"/>
        </w:rPr>
        <w:t>情報技術科　石川　孝悌</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0AEEEEBA" w14:textId="77777777" w:rsidR="00593CE2" w:rsidRDefault="004919C6" w:rsidP="00593CE2">
      <w:pPr>
        <w:pStyle w:val="a5"/>
        <w:ind w:left="3385" w:firstLineChars="900" w:firstLine="2682"/>
      </w:pPr>
      <w:bookmarkStart w:id="77" w:name="_Toc160714093"/>
      <w:bookmarkStart w:id="78" w:name="_Toc160783490"/>
      <w:bookmarkStart w:id="79" w:name="_Toc160784646"/>
      <w:bookmarkStart w:id="80" w:name="_Toc160784726"/>
      <w:bookmarkStart w:id="81" w:name="_Toc160785078"/>
      <w:bookmarkStart w:id="82" w:name="_Toc160785215"/>
      <w:bookmarkStart w:id="83" w:name="_Toc160785345"/>
      <w:bookmarkStart w:id="84" w:name="_Toc160791371"/>
      <w:bookmarkStart w:id="85" w:name="_Toc160805801"/>
      <w:bookmarkStart w:id="86" w:name="_Toc160808078"/>
      <w:bookmarkStart w:id="87" w:name="_Toc160808470"/>
      <w:bookmarkStart w:id="88" w:name="_Toc160808516"/>
      <w:bookmarkStart w:id="89" w:name="_Toc160808559"/>
      <w:bookmarkStart w:id="90" w:name="_Toc160808669"/>
      <w:bookmarkStart w:id="91" w:name="_Toc160808814"/>
      <w:bookmarkStart w:id="92" w:name="_Toc160809010"/>
      <w:bookmarkStart w:id="93" w:name="_Toc161049163"/>
      <w:bookmarkStart w:id="94" w:name="_Toc161049206"/>
      <w:bookmarkStart w:id="95" w:name="_Toc161049420"/>
      <w:r>
        <w:rPr>
          <w:rFonts w:hint="eastAsia"/>
        </w:rPr>
        <w:t>石川</w:t>
      </w:r>
      <w:r w:rsidR="005E1E07">
        <w:rPr>
          <w:rFonts w:hint="eastAsia"/>
        </w:rPr>
        <w:t xml:space="preserve">　太郎</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16DA9F89" w14:textId="77777777" w:rsidR="00593CE2" w:rsidRDefault="00593CE2" w:rsidP="00593CE2">
      <w:pPr>
        <w:pStyle w:val="a5"/>
        <w:ind w:left="3385" w:firstLineChars="900" w:firstLine="2682"/>
      </w:pPr>
      <w:bookmarkStart w:id="96" w:name="_Toc160714094"/>
      <w:bookmarkStart w:id="97" w:name="_Toc160783491"/>
      <w:bookmarkStart w:id="98" w:name="_Toc160784647"/>
      <w:bookmarkStart w:id="99" w:name="_Toc160784727"/>
      <w:bookmarkStart w:id="100" w:name="_Toc160785079"/>
      <w:bookmarkStart w:id="101" w:name="_Toc160785216"/>
      <w:bookmarkStart w:id="102" w:name="_Toc160785346"/>
      <w:bookmarkStart w:id="103" w:name="_Toc160791372"/>
      <w:bookmarkStart w:id="104" w:name="_Toc160805802"/>
      <w:bookmarkStart w:id="105" w:name="_Toc160808079"/>
      <w:bookmarkStart w:id="106" w:name="_Toc160808471"/>
      <w:bookmarkStart w:id="107" w:name="_Toc160808517"/>
      <w:bookmarkStart w:id="108" w:name="_Toc160808560"/>
      <w:bookmarkStart w:id="109" w:name="_Toc160808670"/>
      <w:bookmarkStart w:id="110" w:name="_Toc160808815"/>
      <w:bookmarkStart w:id="111" w:name="_Toc160809011"/>
      <w:bookmarkStart w:id="112" w:name="_Toc161049164"/>
      <w:bookmarkStart w:id="113" w:name="_Toc161049207"/>
      <w:bookmarkStart w:id="114" w:name="_Toc161049421"/>
      <w:r>
        <w:rPr>
          <w:rFonts w:hint="eastAsia"/>
        </w:rPr>
        <w:t>岩城　雄政</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62733C77" w14:textId="4E82A0AF" w:rsidR="004919C6" w:rsidRPr="004919C6" w:rsidRDefault="00593CE2" w:rsidP="00593CE2">
      <w:pPr>
        <w:pStyle w:val="a5"/>
        <w:ind w:left="3385" w:firstLineChars="900" w:firstLine="2682"/>
      </w:pPr>
      <w:bookmarkStart w:id="115" w:name="_Toc160714095"/>
      <w:bookmarkStart w:id="116" w:name="_Toc160783492"/>
      <w:bookmarkStart w:id="117" w:name="_Toc160784648"/>
      <w:bookmarkStart w:id="118" w:name="_Toc160784728"/>
      <w:bookmarkStart w:id="119" w:name="_Toc160785080"/>
      <w:bookmarkStart w:id="120" w:name="_Toc160785217"/>
      <w:bookmarkStart w:id="121" w:name="_Toc160785347"/>
      <w:bookmarkStart w:id="122" w:name="_Toc160791373"/>
      <w:bookmarkStart w:id="123" w:name="_Toc160805803"/>
      <w:bookmarkStart w:id="124" w:name="_Toc160808080"/>
      <w:bookmarkStart w:id="125" w:name="_Toc160808472"/>
      <w:bookmarkStart w:id="126" w:name="_Toc160808518"/>
      <w:bookmarkStart w:id="127" w:name="_Toc160808561"/>
      <w:bookmarkStart w:id="128" w:name="_Toc160808671"/>
      <w:bookmarkStart w:id="129" w:name="_Toc160808816"/>
      <w:bookmarkStart w:id="130" w:name="_Toc160809012"/>
      <w:bookmarkStart w:id="131" w:name="_Toc161049165"/>
      <w:bookmarkStart w:id="132" w:name="_Toc161049208"/>
      <w:bookmarkStart w:id="133" w:name="_Toc161049422"/>
      <w:r>
        <w:rPr>
          <w:rFonts w:hint="eastAsia"/>
        </w:rPr>
        <w:t>多田　小太郎</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4E51B46D" w14:textId="49FDA698" w:rsidR="000372AF" w:rsidRDefault="00E86525" w:rsidP="00593CE2">
      <w:pPr>
        <w:pStyle w:val="a5"/>
        <w:ind w:leftChars="2087" w:firstLineChars="173" w:firstLine="516"/>
      </w:pPr>
      <w:bookmarkStart w:id="134" w:name="_Toc95321946"/>
      <w:bookmarkStart w:id="135" w:name="_Toc160714096"/>
      <w:bookmarkStart w:id="136" w:name="_Toc160783493"/>
      <w:bookmarkStart w:id="137" w:name="_Toc160784649"/>
      <w:bookmarkStart w:id="138" w:name="_Toc160784729"/>
      <w:bookmarkStart w:id="139" w:name="_Toc160785081"/>
      <w:bookmarkStart w:id="140" w:name="_Toc160785218"/>
      <w:bookmarkStart w:id="141" w:name="_Toc160785348"/>
      <w:bookmarkStart w:id="142" w:name="_Toc160791374"/>
      <w:bookmarkStart w:id="143" w:name="_Toc160805804"/>
      <w:bookmarkStart w:id="144" w:name="_Toc160808081"/>
      <w:bookmarkStart w:id="145" w:name="_Toc160808473"/>
      <w:bookmarkStart w:id="146" w:name="_Toc160808519"/>
      <w:bookmarkStart w:id="147" w:name="_Toc160808562"/>
      <w:bookmarkStart w:id="148" w:name="_Toc160808672"/>
      <w:bookmarkStart w:id="149" w:name="_Toc160808817"/>
      <w:bookmarkStart w:id="150" w:name="_Toc160809013"/>
      <w:bookmarkStart w:id="151" w:name="_Toc161049166"/>
      <w:bookmarkStart w:id="152" w:name="_Toc161049209"/>
      <w:bookmarkStart w:id="153" w:name="_Toc161049423"/>
      <w:r w:rsidRPr="009864D8">
        <w:t>指導教員</w:t>
      </w:r>
      <w:r w:rsidR="00AC3EF4">
        <w:tab/>
      </w:r>
      <w:bookmarkEnd w:id="134"/>
      <w:r w:rsidR="00593CE2">
        <w:rPr>
          <w:rFonts w:hint="eastAsia"/>
        </w:rPr>
        <w:t xml:space="preserve">　石舘　勝好</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22ECE791" w14:textId="0AE62A49" w:rsidR="00593CE2" w:rsidRDefault="00593CE2" w:rsidP="00593CE2">
      <w:pPr>
        <w:ind w:firstLine="188"/>
      </w:pPr>
    </w:p>
    <w:p w14:paraId="3AF0D8BC" w14:textId="5AE5E3CA" w:rsidR="00593CE2" w:rsidRDefault="00593CE2" w:rsidP="00593CE2">
      <w:pPr>
        <w:ind w:firstLine="188"/>
      </w:pPr>
    </w:p>
    <w:p w14:paraId="4060928D" w14:textId="1D44155C" w:rsidR="00593CE2" w:rsidRDefault="00593CE2" w:rsidP="00593CE2">
      <w:pPr>
        <w:ind w:firstLine="188"/>
      </w:pPr>
    </w:p>
    <w:p w14:paraId="57F43C3F" w14:textId="454EAA53" w:rsidR="00593CE2" w:rsidRDefault="00593CE2" w:rsidP="00593CE2">
      <w:pPr>
        <w:ind w:firstLine="188"/>
      </w:pPr>
    </w:p>
    <w:p w14:paraId="03D03518" w14:textId="178AA399" w:rsidR="00E73844" w:rsidRPr="00265BBD" w:rsidRDefault="00E73844">
      <w:pPr>
        <w:widowControl/>
        <w:spacing w:line="240" w:lineRule="auto"/>
        <w:ind w:firstLineChars="0" w:firstLine="0"/>
        <w:jc w:val="left"/>
      </w:pPr>
    </w:p>
    <w:sdt>
      <w:sdtPr>
        <w:rPr>
          <w:rFonts w:asciiTheme="minorHAnsi" w:eastAsiaTheme="minorEastAsia" w:hAnsiTheme="minorHAnsi" w:cstheme="minorBidi"/>
          <w:color w:val="auto"/>
          <w:kern w:val="2"/>
          <w:sz w:val="21"/>
          <w:szCs w:val="21"/>
          <w:lang w:val="ja-JP"/>
        </w:rPr>
        <w:id w:val="1470012225"/>
        <w:docPartObj>
          <w:docPartGallery w:val="Table of Contents"/>
          <w:docPartUnique/>
        </w:docPartObj>
      </w:sdtPr>
      <w:sdtEndPr>
        <w:rPr>
          <w:b/>
          <w:bCs/>
        </w:rPr>
      </w:sdtEndPr>
      <w:sdtContent>
        <w:p w14:paraId="708A4EA8" w14:textId="55F54335" w:rsidR="00AA1651" w:rsidRDefault="00357689" w:rsidP="00AA1651">
          <w:pPr>
            <w:pStyle w:val="af"/>
            <w:ind w:firstLine="188"/>
            <w:rPr>
              <w:noProof/>
              <w:szCs w:val="22"/>
            </w:rPr>
          </w:pPr>
          <w:r>
            <w:rPr>
              <w:lang w:val="ja-JP"/>
            </w:rPr>
            <w:t>内容</w:t>
          </w:r>
          <w:r>
            <w:fldChar w:fldCharType="begin"/>
          </w:r>
          <w:r>
            <w:instrText xml:space="preserve"> TOC \o "1-3" \h \z \u </w:instrText>
          </w:r>
          <w:r>
            <w:fldChar w:fldCharType="separate"/>
          </w:r>
        </w:p>
        <w:p w14:paraId="04F886AE" w14:textId="5B03362B" w:rsidR="00AA1651" w:rsidRDefault="00265BBD">
          <w:pPr>
            <w:pStyle w:val="11"/>
            <w:rPr>
              <w:color w:val="auto"/>
              <w:szCs w:val="22"/>
            </w:rPr>
          </w:pPr>
          <w:hyperlink w:anchor="_Toc161049424" w:history="1">
            <w:r w:rsidR="00AA1651" w:rsidRPr="00F06B7A">
              <w:rPr>
                <w:rStyle w:val="af0"/>
              </w:rPr>
              <w:t>第 1 章</w:t>
            </w:r>
            <w:r w:rsidR="00AA1651">
              <w:rPr>
                <w:color w:val="auto"/>
                <w:szCs w:val="22"/>
              </w:rPr>
              <w:tab/>
            </w:r>
            <w:r w:rsidR="00AA1651" w:rsidRPr="00F06B7A">
              <w:rPr>
                <w:rStyle w:val="af0"/>
              </w:rPr>
              <w:t>はじめに</w:t>
            </w:r>
            <w:r w:rsidR="00AA1651">
              <w:rPr>
                <w:webHidden/>
              </w:rPr>
              <w:tab/>
            </w:r>
            <w:r w:rsidR="00AA1651">
              <w:rPr>
                <w:webHidden/>
              </w:rPr>
              <w:fldChar w:fldCharType="begin"/>
            </w:r>
            <w:r w:rsidR="00AA1651">
              <w:rPr>
                <w:webHidden/>
              </w:rPr>
              <w:instrText xml:space="preserve"> PAGEREF _Toc161049424 \h </w:instrText>
            </w:r>
            <w:r w:rsidR="00AA1651">
              <w:rPr>
                <w:webHidden/>
              </w:rPr>
            </w:r>
            <w:r w:rsidR="00AA1651">
              <w:rPr>
                <w:webHidden/>
              </w:rPr>
              <w:fldChar w:fldCharType="separate"/>
            </w:r>
            <w:r w:rsidR="00AA1651">
              <w:rPr>
                <w:webHidden/>
              </w:rPr>
              <w:t>3</w:t>
            </w:r>
            <w:r w:rsidR="00AA1651">
              <w:rPr>
                <w:webHidden/>
              </w:rPr>
              <w:fldChar w:fldCharType="end"/>
            </w:r>
          </w:hyperlink>
        </w:p>
        <w:p w14:paraId="4D53670D" w14:textId="1367B425" w:rsidR="00AA1651" w:rsidRDefault="00265BBD">
          <w:pPr>
            <w:pStyle w:val="11"/>
            <w:rPr>
              <w:color w:val="auto"/>
              <w:szCs w:val="22"/>
            </w:rPr>
          </w:pPr>
          <w:hyperlink w:anchor="_Toc161049425" w:history="1">
            <w:r w:rsidR="00AA1651" w:rsidRPr="00F06B7A">
              <w:rPr>
                <w:rStyle w:val="af0"/>
              </w:rPr>
              <w:t>第 2 章</w:t>
            </w:r>
            <w:r w:rsidR="00AA1651">
              <w:rPr>
                <w:color w:val="auto"/>
                <w:szCs w:val="22"/>
              </w:rPr>
              <w:tab/>
            </w:r>
            <w:r w:rsidR="00AA1651" w:rsidRPr="00F06B7A">
              <w:rPr>
                <w:rStyle w:val="af0"/>
              </w:rPr>
              <w:t>研究概要</w:t>
            </w:r>
            <w:r w:rsidR="00AA1651">
              <w:rPr>
                <w:webHidden/>
              </w:rPr>
              <w:tab/>
            </w:r>
            <w:r w:rsidR="00AA1651">
              <w:rPr>
                <w:webHidden/>
              </w:rPr>
              <w:fldChar w:fldCharType="begin"/>
            </w:r>
            <w:r w:rsidR="00AA1651">
              <w:rPr>
                <w:webHidden/>
              </w:rPr>
              <w:instrText xml:space="preserve"> PAGEREF _Toc161049425 \h </w:instrText>
            </w:r>
            <w:r w:rsidR="00AA1651">
              <w:rPr>
                <w:webHidden/>
              </w:rPr>
            </w:r>
            <w:r w:rsidR="00AA1651">
              <w:rPr>
                <w:webHidden/>
              </w:rPr>
              <w:fldChar w:fldCharType="separate"/>
            </w:r>
            <w:r w:rsidR="00AA1651">
              <w:rPr>
                <w:webHidden/>
              </w:rPr>
              <w:t>4</w:t>
            </w:r>
            <w:r w:rsidR="00AA1651">
              <w:rPr>
                <w:webHidden/>
              </w:rPr>
              <w:fldChar w:fldCharType="end"/>
            </w:r>
          </w:hyperlink>
        </w:p>
        <w:p w14:paraId="13A52D26" w14:textId="661CACF1" w:rsidR="00AA1651" w:rsidRDefault="00265BBD">
          <w:pPr>
            <w:pStyle w:val="21"/>
            <w:tabs>
              <w:tab w:val="right" w:leader="dot" w:pos="8494"/>
            </w:tabs>
            <w:ind w:left="188" w:firstLine="188"/>
            <w:rPr>
              <w:noProof/>
              <w:szCs w:val="22"/>
            </w:rPr>
          </w:pPr>
          <w:hyperlink w:anchor="_Toc161049426" w:history="1">
            <w:r w:rsidR="00AA1651" w:rsidRPr="00F06B7A">
              <w:rPr>
                <w:rStyle w:val="af0"/>
                <w:noProof/>
              </w:rPr>
              <w:t>2.1 現行のシステムについて</w:t>
            </w:r>
            <w:r w:rsidR="00AA1651">
              <w:rPr>
                <w:noProof/>
                <w:webHidden/>
              </w:rPr>
              <w:tab/>
            </w:r>
            <w:r w:rsidR="00AA1651">
              <w:rPr>
                <w:noProof/>
                <w:webHidden/>
              </w:rPr>
              <w:fldChar w:fldCharType="begin"/>
            </w:r>
            <w:r w:rsidR="00AA1651">
              <w:rPr>
                <w:noProof/>
                <w:webHidden/>
              </w:rPr>
              <w:instrText xml:space="preserve"> PAGEREF _Toc161049426 \h </w:instrText>
            </w:r>
            <w:r w:rsidR="00AA1651">
              <w:rPr>
                <w:noProof/>
                <w:webHidden/>
              </w:rPr>
            </w:r>
            <w:r w:rsidR="00AA1651">
              <w:rPr>
                <w:noProof/>
                <w:webHidden/>
              </w:rPr>
              <w:fldChar w:fldCharType="separate"/>
            </w:r>
            <w:r w:rsidR="00AA1651">
              <w:rPr>
                <w:noProof/>
                <w:webHidden/>
              </w:rPr>
              <w:t>4</w:t>
            </w:r>
            <w:r w:rsidR="00AA1651">
              <w:rPr>
                <w:noProof/>
                <w:webHidden/>
              </w:rPr>
              <w:fldChar w:fldCharType="end"/>
            </w:r>
          </w:hyperlink>
        </w:p>
        <w:p w14:paraId="42C1D2F6" w14:textId="2E9F6FD6" w:rsidR="00AA1651" w:rsidRDefault="00265BBD">
          <w:pPr>
            <w:pStyle w:val="31"/>
            <w:tabs>
              <w:tab w:val="left" w:pos="1470"/>
              <w:tab w:val="right" w:leader="dot" w:pos="8494"/>
            </w:tabs>
            <w:ind w:left="376" w:firstLine="188"/>
            <w:rPr>
              <w:noProof/>
              <w:szCs w:val="22"/>
            </w:rPr>
          </w:pPr>
          <w:hyperlink w:anchor="_Toc161049427" w:history="1">
            <w:r w:rsidR="00AA1651" w:rsidRPr="00F06B7A">
              <w:rPr>
                <w:rStyle w:val="af0"/>
                <w:noProof/>
              </w:rPr>
              <w:t>2.1.1</w:t>
            </w:r>
            <w:r w:rsidR="00AA1651">
              <w:rPr>
                <w:noProof/>
                <w:szCs w:val="22"/>
              </w:rPr>
              <w:tab/>
            </w:r>
            <w:r w:rsidR="00AA1651" w:rsidRPr="00F06B7A">
              <w:rPr>
                <w:rStyle w:val="af0"/>
                <w:noProof/>
              </w:rPr>
              <w:t>電子出席簿</w:t>
            </w:r>
            <w:r w:rsidR="00AA1651">
              <w:rPr>
                <w:noProof/>
                <w:webHidden/>
              </w:rPr>
              <w:tab/>
            </w:r>
            <w:r w:rsidR="00AA1651">
              <w:rPr>
                <w:noProof/>
                <w:webHidden/>
              </w:rPr>
              <w:fldChar w:fldCharType="begin"/>
            </w:r>
            <w:r w:rsidR="00AA1651">
              <w:rPr>
                <w:noProof/>
                <w:webHidden/>
              </w:rPr>
              <w:instrText xml:space="preserve"> PAGEREF _Toc161049427 \h </w:instrText>
            </w:r>
            <w:r w:rsidR="00AA1651">
              <w:rPr>
                <w:noProof/>
                <w:webHidden/>
              </w:rPr>
            </w:r>
            <w:r w:rsidR="00AA1651">
              <w:rPr>
                <w:noProof/>
                <w:webHidden/>
              </w:rPr>
              <w:fldChar w:fldCharType="separate"/>
            </w:r>
            <w:r w:rsidR="00AA1651">
              <w:rPr>
                <w:noProof/>
                <w:webHidden/>
              </w:rPr>
              <w:t>4</w:t>
            </w:r>
            <w:r w:rsidR="00AA1651">
              <w:rPr>
                <w:noProof/>
                <w:webHidden/>
              </w:rPr>
              <w:fldChar w:fldCharType="end"/>
            </w:r>
          </w:hyperlink>
        </w:p>
        <w:p w14:paraId="20C6FE23" w14:textId="42428D1B" w:rsidR="00AA1651" w:rsidRDefault="00265BBD">
          <w:pPr>
            <w:pStyle w:val="31"/>
            <w:tabs>
              <w:tab w:val="left" w:pos="1470"/>
              <w:tab w:val="right" w:leader="dot" w:pos="8494"/>
            </w:tabs>
            <w:ind w:left="376" w:firstLine="188"/>
            <w:rPr>
              <w:noProof/>
              <w:szCs w:val="22"/>
            </w:rPr>
          </w:pPr>
          <w:hyperlink w:anchor="_Toc161049428" w:history="1">
            <w:r w:rsidR="00AA1651" w:rsidRPr="00F06B7A">
              <w:rPr>
                <w:rStyle w:val="af0"/>
                <w:noProof/>
              </w:rPr>
              <w:t>2.1.2</w:t>
            </w:r>
            <w:r w:rsidR="00AA1651">
              <w:rPr>
                <w:noProof/>
                <w:szCs w:val="22"/>
              </w:rPr>
              <w:tab/>
            </w:r>
            <w:r w:rsidR="00AA1651" w:rsidRPr="00F06B7A">
              <w:rPr>
                <w:rStyle w:val="af0"/>
                <w:noProof/>
              </w:rPr>
              <w:t>時間割システム</w:t>
            </w:r>
            <w:r w:rsidR="00AA1651">
              <w:rPr>
                <w:noProof/>
                <w:webHidden/>
              </w:rPr>
              <w:tab/>
            </w:r>
            <w:r w:rsidR="00AA1651">
              <w:rPr>
                <w:noProof/>
                <w:webHidden/>
              </w:rPr>
              <w:fldChar w:fldCharType="begin"/>
            </w:r>
            <w:r w:rsidR="00AA1651">
              <w:rPr>
                <w:noProof/>
                <w:webHidden/>
              </w:rPr>
              <w:instrText xml:space="preserve"> PAGEREF _Toc161049428 \h </w:instrText>
            </w:r>
            <w:r w:rsidR="00AA1651">
              <w:rPr>
                <w:noProof/>
                <w:webHidden/>
              </w:rPr>
            </w:r>
            <w:r w:rsidR="00AA1651">
              <w:rPr>
                <w:noProof/>
                <w:webHidden/>
              </w:rPr>
              <w:fldChar w:fldCharType="separate"/>
            </w:r>
            <w:r w:rsidR="00AA1651">
              <w:rPr>
                <w:noProof/>
                <w:webHidden/>
              </w:rPr>
              <w:t>4</w:t>
            </w:r>
            <w:r w:rsidR="00AA1651">
              <w:rPr>
                <w:noProof/>
                <w:webHidden/>
              </w:rPr>
              <w:fldChar w:fldCharType="end"/>
            </w:r>
          </w:hyperlink>
        </w:p>
        <w:p w14:paraId="0D10453B" w14:textId="1D7945DE" w:rsidR="00AA1651" w:rsidRDefault="00265BBD">
          <w:pPr>
            <w:pStyle w:val="31"/>
            <w:tabs>
              <w:tab w:val="left" w:pos="1470"/>
              <w:tab w:val="right" w:leader="dot" w:pos="8494"/>
            </w:tabs>
            <w:ind w:left="376" w:firstLine="188"/>
            <w:rPr>
              <w:noProof/>
              <w:szCs w:val="22"/>
            </w:rPr>
          </w:pPr>
          <w:hyperlink w:anchor="_Toc161049429" w:history="1">
            <w:r w:rsidR="00AA1651" w:rsidRPr="00F06B7A">
              <w:rPr>
                <w:rStyle w:val="af0"/>
                <w:noProof/>
              </w:rPr>
              <w:t>2.1.3</w:t>
            </w:r>
            <w:r w:rsidR="00AA1651">
              <w:rPr>
                <w:noProof/>
                <w:szCs w:val="22"/>
              </w:rPr>
              <w:tab/>
            </w:r>
            <w:r w:rsidR="00AA1651" w:rsidRPr="00F06B7A">
              <w:rPr>
                <w:rStyle w:val="af0"/>
                <w:noProof/>
              </w:rPr>
              <w:t>欠席連絡システム</w:t>
            </w:r>
            <w:r w:rsidR="00AA1651">
              <w:rPr>
                <w:noProof/>
                <w:webHidden/>
              </w:rPr>
              <w:tab/>
            </w:r>
            <w:r w:rsidR="00AA1651">
              <w:rPr>
                <w:noProof/>
                <w:webHidden/>
              </w:rPr>
              <w:fldChar w:fldCharType="begin"/>
            </w:r>
            <w:r w:rsidR="00AA1651">
              <w:rPr>
                <w:noProof/>
                <w:webHidden/>
              </w:rPr>
              <w:instrText xml:space="preserve"> PAGEREF _Toc161049429 \h </w:instrText>
            </w:r>
            <w:r w:rsidR="00AA1651">
              <w:rPr>
                <w:noProof/>
                <w:webHidden/>
              </w:rPr>
            </w:r>
            <w:r w:rsidR="00AA1651">
              <w:rPr>
                <w:noProof/>
                <w:webHidden/>
              </w:rPr>
              <w:fldChar w:fldCharType="separate"/>
            </w:r>
            <w:r w:rsidR="00AA1651">
              <w:rPr>
                <w:noProof/>
                <w:webHidden/>
              </w:rPr>
              <w:t>4</w:t>
            </w:r>
            <w:r w:rsidR="00AA1651">
              <w:rPr>
                <w:noProof/>
                <w:webHidden/>
              </w:rPr>
              <w:fldChar w:fldCharType="end"/>
            </w:r>
          </w:hyperlink>
        </w:p>
        <w:p w14:paraId="443CAAF8" w14:textId="1F47A753" w:rsidR="00AA1651" w:rsidRDefault="00265BBD">
          <w:pPr>
            <w:pStyle w:val="21"/>
            <w:tabs>
              <w:tab w:val="right" w:leader="dot" w:pos="8494"/>
            </w:tabs>
            <w:ind w:left="188" w:firstLine="188"/>
            <w:rPr>
              <w:noProof/>
              <w:szCs w:val="22"/>
            </w:rPr>
          </w:pPr>
          <w:hyperlink w:anchor="_Toc161049430" w:history="1">
            <w:r w:rsidR="00AA1651" w:rsidRPr="00F06B7A">
              <w:rPr>
                <w:rStyle w:val="af0"/>
                <w:noProof/>
              </w:rPr>
              <w:t>2.2 現行のシステムによる問題</w:t>
            </w:r>
            <w:r w:rsidR="00AA1651">
              <w:rPr>
                <w:noProof/>
                <w:webHidden/>
              </w:rPr>
              <w:tab/>
            </w:r>
            <w:r w:rsidR="00AA1651">
              <w:rPr>
                <w:noProof/>
                <w:webHidden/>
              </w:rPr>
              <w:fldChar w:fldCharType="begin"/>
            </w:r>
            <w:r w:rsidR="00AA1651">
              <w:rPr>
                <w:noProof/>
                <w:webHidden/>
              </w:rPr>
              <w:instrText xml:space="preserve"> PAGEREF _Toc161049430 \h </w:instrText>
            </w:r>
            <w:r w:rsidR="00AA1651">
              <w:rPr>
                <w:noProof/>
                <w:webHidden/>
              </w:rPr>
            </w:r>
            <w:r w:rsidR="00AA1651">
              <w:rPr>
                <w:noProof/>
                <w:webHidden/>
              </w:rPr>
              <w:fldChar w:fldCharType="separate"/>
            </w:r>
            <w:r w:rsidR="00AA1651">
              <w:rPr>
                <w:noProof/>
                <w:webHidden/>
              </w:rPr>
              <w:t>5</w:t>
            </w:r>
            <w:r w:rsidR="00AA1651">
              <w:rPr>
                <w:noProof/>
                <w:webHidden/>
              </w:rPr>
              <w:fldChar w:fldCharType="end"/>
            </w:r>
          </w:hyperlink>
        </w:p>
        <w:p w14:paraId="6677D152" w14:textId="186631F8" w:rsidR="00AA1651" w:rsidRDefault="00265BBD">
          <w:pPr>
            <w:pStyle w:val="31"/>
            <w:tabs>
              <w:tab w:val="left" w:pos="1470"/>
              <w:tab w:val="right" w:leader="dot" w:pos="8494"/>
            </w:tabs>
            <w:ind w:left="376" w:firstLine="188"/>
            <w:rPr>
              <w:noProof/>
              <w:szCs w:val="22"/>
            </w:rPr>
          </w:pPr>
          <w:hyperlink w:anchor="_Toc161049431" w:history="1">
            <w:r w:rsidR="00AA1651" w:rsidRPr="00F06B7A">
              <w:rPr>
                <w:rStyle w:val="af0"/>
                <w:noProof/>
              </w:rPr>
              <w:t>2.2.1</w:t>
            </w:r>
            <w:r w:rsidR="00AA1651">
              <w:rPr>
                <w:noProof/>
                <w:szCs w:val="22"/>
              </w:rPr>
              <w:tab/>
            </w:r>
            <w:r w:rsidR="00AA1651" w:rsidRPr="00F06B7A">
              <w:rPr>
                <w:rStyle w:val="af0"/>
                <w:noProof/>
              </w:rPr>
              <w:t>電子出席簿の課題</w:t>
            </w:r>
            <w:r w:rsidR="00AA1651">
              <w:rPr>
                <w:noProof/>
                <w:webHidden/>
              </w:rPr>
              <w:tab/>
            </w:r>
            <w:r w:rsidR="00AA1651">
              <w:rPr>
                <w:noProof/>
                <w:webHidden/>
              </w:rPr>
              <w:fldChar w:fldCharType="begin"/>
            </w:r>
            <w:r w:rsidR="00AA1651">
              <w:rPr>
                <w:noProof/>
                <w:webHidden/>
              </w:rPr>
              <w:instrText xml:space="preserve"> PAGEREF _Toc161049431 \h </w:instrText>
            </w:r>
            <w:r w:rsidR="00AA1651">
              <w:rPr>
                <w:noProof/>
                <w:webHidden/>
              </w:rPr>
            </w:r>
            <w:r w:rsidR="00AA1651">
              <w:rPr>
                <w:noProof/>
                <w:webHidden/>
              </w:rPr>
              <w:fldChar w:fldCharType="separate"/>
            </w:r>
            <w:r w:rsidR="00AA1651">
              <w:rPr>
                <w:noProof/>
                <w:webHidden/>
              </w:rPr>
              <w:t>5</w:t>
            </w:r>
            <w:r w:rsidR="00AA1651">
              <w:rPr>
                <w:noProof/>
                <w:webHidden/>
              </w:rPr>
              <w:fldChar w:fldCharType="end"/>
            </w:r>
          </w:hyperlink>
        </w:p>
        <w:p w14:paraId="1DA61FD7" w14:textId="33DF9BBC" w:rsidR="00AA1651" w:rsidRDefault="00265BBD">
          <w:pPr>
            <w:pStyle w:val="31"/>
            <w:tabs>
              <w:tab w:val="left" w:pos="1470"/>
              <w:tab w:val="right" w:leader="dot" w:pos="8494"/>
            </w:tabs>
            <w:ind w:left="376" w:firstLine="188"/>
            <w:rPr>
              <w:noProof/>
              <w:szCs w:val="22"/>
            </w:rPr>
          </w:pPr>
          <w:hyperlink w:anchor="_Toc161049432" w:history="1">
            <w:r w:rsidR="00AA1651" w:rsidRPr="00F06B7A">
              <w:rPr>
                <w:rStyle w:val="af0"/>
                <w:noProof/>
              </w:rPr>
              <w:t>2.2.2</w:t>
            </w:r>
            <w:r w:rsidR="00AA1651">
              <w:rPr>
                <w:noProof/>
                <w:szCs w:val="22"/>
              </w:rPr>
              <w:tab/>
            </w:r>
            <w:r w:rsidR="00AA1651" w:rsidRPr="00F06B7A">
              <w:rPr>
                <w:rStyle w:val="af0"/>
                <w:noProof/>
              </w:rPr>
              <w:t>時間割システムの課題</w:t>
            </w:r>
            <w:r w:rsidR="00AA1651">
              <w:rPr>
                <w:noProof/>
                <w:webHidden/>
              </w:rPr>
              <w:tab/>
            </w:r>
            <w:r w:rsidR="00AA1651">
              <w:rPr>
                <w:noProof/>
                <w:webHidden/>
              </w:rPr>
              <w:fldChar w:fldCharType="begin"/>
            </w:r>
            <w:r w:rsidR="00AA1651">
              <w:rPr>
                <w:noProof/>
                <w:webHidden/>
              </w:rPr>
              <w:instrText xml:space="preserve"> PAGEREF _Toc161049432 \h </w:instrText>
            </w:r>
            <w:r w:rsidR="00AA1651">
              <w:rPr>
                <w:noProof/>
                <w:webHidden/>
              </w:rPr>
            </w:r>
            <w:r w:rsidR="00AA1651">
              <w:rPr>
                <w:noProof/>
                <w:webHidden/>
              </w:rPr>
              <w:fldChar w:fldCharType="separate"/>
            </w:r>
            <w:r w:rsidR="00AA1651">
              <w:rPr>
                <w:noProof/>
                <w:webHidden/>
              </w:rPr>
              <w:t>6</w:t>
            </w:r>
            <w:r w:rsidR="00AA1651">
              <w:rPr>
                <w:noProof/>
                <w:webHidden/>
              </w:rPr>
              <w:fldChar w:fldCharType="end"/>
            </w:r>
          </w:hyperlink>
        </w:p>
        <w:p w14:paraId="092047E9" w14:textId="3066C8DB" w:rsidR="00AA1651" w:rsidRDefault="00265BBD">
          <w:pPr>
            <w:pStyle w:val="31"/>
            <w:tabs>
              <w:tab w:val="left" w:pos="1470"/>
              <w:tab w:val="right" w:leader="dot" w:pos="8494"/>
            </w:tabs>
            <w:ind w:left="376" w:firstLine="188"/>
            <w:rPr>
              <w:noProof/>
              <w:szCs w:val="22"/>
            </w:rPr>
          </w:pPr>
          <w:hyperlink w:anchor="_Toc161049433" w:history="1">
            <w:r w:rsidR="00AA1651" w:rsidRPr="00F06B7A">
              <w:rPr>
                <w:rStyle w:val="af0"/>
                <w:noProof/>
              </w:rPr>
              <w:t>2.2.3</w:t>
            </w:r>
            <w:r w:rsidR="00AA1651">
              <w:rPr>
                <w:noProof/>
                <w:szCs w:val="22"/>
              </w:rPr>
              <w:tab/>
            </w:r>
            <w:r w:rsidR="00AA1651" w:rsidRPr="00F06B7A">
              <w:rPr>
                <w:rStyle w:val="af0"/>
                <w:noProof/>
              </w:rPr>
              <w:t>データベースの課題</w:t>
            </w:r>
            <w:r w:rsidR="00AA1651">
              <w:rPr>
                <w:noProof/>
                <w:webHidden/>
              </w:rPr>
              <w:tab/>
            </w:r>
            <w:r w:rsidR="00AA1651">
              <w:rPr>
                <w:noProof/>
                <w:webHidden/>
              </w:rPr>
              <w:fldChar w:fldCharType="begin"/>
            </w:r>
            <w:r w:rsidR="00AA1651">
              <w:rPr>
                <w:noProof/>
                <w:webHidden/>
              </w:rPr>
              <w:instrText xml:space="preserve"> PAGEREF _Toc161049433 \h </w:instrText>
            </w:r>
            <w:r w:rsidR="00AA1651">
              <w:rPr>
                <w:noProof/>
                <w:webHidden/>
              </w:rPr>
            </w:r>
            <w:r w:rsidR="00AA1651">
              <w:rPr>
                <w:noProof/>
                <w:webHidden/>
              </w:rPr>
              <w:fldChar w:fldCharType="separate"/>
            </w:r>
            <w:r w:rsidR="00AA1651">
              <w:rPr>
                <w:noProof/>
                <w:webHidden/>
              </w:rPr>
              <w:t>7</w:t>
            </w:r>
            <w:r w:rsidR="00AA1651">
              <w:rPr>
                <w:noProof/>
                <w:webHidden/>
              </w:rPr>
              <w:fldChar w:fldCharType="end"/>
            </w:r>
          </w:hyperlink>
        </w:p>
        <w:p w14:paraId="36737017" w14:textId="7F664617" w:rsidR="00AA1651" w:rsidRDefault="00265BBD">
          <w:pPr>
            <w:pStyle w:val="21"/>
            <w:tabs>
              <w:tab w:val="right" w:leader="dot" w:pos="8494"/>
            </w:tabs>
            <w:ind w:left="188" w:firstLine="188"/>
            <w:rPr>
              <w:noProof/>
              <w:szCs w:val="22"/>
            </w:rPr>
          </w:pPr>
          <w:hyperlink w:anchor="_Toc161049434" w:history="1">
            <w:r w:rsidR="00AA1651" w:rsidRPr="00F06B7A">
              <w:rPr>
                <w:rStyle w:val="af0"/>
                <w:noProof/>
              </w:rPr>
              <w:t>2.3 改善案とシステム設計方針</w:t>
            </w:r>
            <w:r w:rsidR="00AA1651">
              <w:rPr>
                <w:noProof/>
                <w:webHidden/>
              </w:rPr>
              <w:tab/>
            </w:r>
            <w:r w:rsidR="00AA1651">
              <w:rPr>
                <w:noProof/>
                <w:webHidden/>
              </w:rPr>
              <w:fldChar w:fldCharType="begin"/>
            </w:r>
            <w:r w:rsidR="00AA1651">
              <w:rPr>
                <w:noProof/>
                <w:webHidden/>
              </w:rPr>
              <w:instrText xml:space="preserve"> PAGEREF _Toc161049434 \h </w:instrText>
            </w:r>
            <w:r w:rsidR="00AA1651">
              <w:rPr>
                <w:noProof/>
                <w:webHidden/>
              </w:rPr>
            </w:r>
            <w:r w:rsidR="00AA1651">
              <w:rPr>
                <w:noProof/>
                <w:webHidden/>
              </w:rPr>
              <w:fldChar w:fldCharType="separate"/>
            </w:r>
            <w:r w:rsidR="00AA1651">
              <w:rPr>
                <w:noProof/>
                <w:webHidden/>
              </w:rPr>
              <w:t>8</w:t>
            </w:r>
            <w:r w:rsidR="00AA1651">
              <w:rPr>
                <w:noProof/>
                <w:webHidden/>
              </w:rPr>
              <w:fldChar w:fldCharType="end"/>
            </w:r>
          </w:hyperlink>
        </w:p>
        <w:p w14:paraId="059FEFE9" w14:textId="2BD61802" w:rsidR="00AA1651" w:rsidRDefault="00265BBD">
          <w:pPr>
            <w:pStyle w:val="31"/>
            <w:tabs>
              <w:tab w:val="left" w:pos="1470"/>
              <w:tab w:val="right" w:leader="dot" w:pos="8494"/>
            </w:tabs>
            <w:ind w:left="376" w:firstLine="188"/>
            <w:rPr>
              <w:noProof/>
              <w:szCs w:val="22"/>
            </w:rPr>
          </w:pPr>
          <w:hyperlink w:anchor="_Toc161049435" w:history="1">
            <w:r w:rsidR="00AA1651" w:rsidRPr="00F06B7A">
              <w:rPr>
                <w:rStyle w:val="af0"/>
                <w:noProof/>
              </w:rPr>
              <w:t>2.3.1</w:t>
            </w:r>
            <w:r w:rsidR="00AA1651">
              <w:rPr>
                <w:noProof/>
                <w:szCs w:val="22"/>
              </w:rPr>
              <w:tab/>
            </w:r>
            <w:r w:rsidR="00AA1651" w:rsidRPr="00F06B7A">
              <w:rPr>
                <w:rStyle w:val="af0"/>
                <w:noProof/>
              </w:rPr>
              <w:t>電子出席簿の改善案</w:t>
            </w:r>
            <w:r w:rsidR="00AA1651">
              <w:rPr>
                <w:noProof/>
                <w:webHidden/>
              </w:rPr>
              <w:tab/>
            </w:r>
            <w:r w:rsidR="00AA1651">
              <w:rPr>
                <w:noProof/>
                <w:webHidden/>
              </w:rPr>
              <w:fldChar w:fldCharType="begin"/>
            </w:r>
            <w:r w:rsidR="00AA1651">
              <w:rPr>
                <w:noProof/>
                <w:webHidden/>
              </w:rPr>
              <w:instrText xml:space="preserve"> PAGEREF _Toc161049435 \h </w:instrText>
            </w:r>
            <w:r w:rsidR="00AA1651">
              <w:rPr>
                <w:noProof/>
                <w:webHidden/>
              </w:rPr>
            </w:r>
            <w:r w:rsidR="00AA1651">
              <w:rPr>
                <w:noProof/>
                <w:webHidden/>
              </w:rPr>
              <w:fldChar w:fldCharType="separate"/>
            </w:r>
            <w:r w:rsidR="00AA1651">
              <w:rPr>
                <w:noProof/>
                <w:webHidden/>
              </w:rPr>
              <w:t>8</w:t>
            </w:r>
            <w:r w:rsidR="00AA1651">
              <w:rPr>
                <w:noProof/>
                <w:webHidden/>
              </w:rPr>
              <w:fldChar w:fldCharType="end"/>
            </w:r>
          </w:hyperlink>
        </w:p>
        <w:p w14:paraId="63C3710B" w14:textId="65571FC3" w:rsidR="00AA1651" w:rsidRDefault="00265BBD">
          <w:pPr>
            <w:pStyle w:val="31"/>
            <w:tabs>
              <w:tab w:val="left" w:pos="1470"/>
              <w:tab w:val="right" w:leader="dot" w:pos="8494"/>
            </w:tabs>
            <w:ind w:left="376" w:firstLine="188"/>
            <w:rPr>
              <w:noProof/>
              <w:szCs w:val="22"/>
            </w:rPr>
          </w:pPr>
          <w:hyperlink w:anchor="_Toc161049436" w:history="1">
            <w:r w:rsidR="00AA1651" w:rsidRPr="00F06B7A">
              <w:rPr>
                <w:rStyle w:val="af0"/>
                <w:noProof/>
              </w:rPr>
              <w:t>2.3.2</w:t>
            </w:r>
            <w:r w:rsidR="00AA1651">
              <w:rPr>
                <w:noProof/>
                <w:szCs w:val="22"/>
              </w:rPr>
              <w:tab/>
            </w:r>
            <w:r w:rsidR="00AA1651" w:rsidRPr="00F06B7A">
              <w:rPr>
                <w:rStyle w:val="af0"/>
                <w:noProof/>
              </w:rPr>
              <w:t>時間割システムの改善案</w:t>
            </w:r>
            <w:r w:rsidR="00AA1651">
              <w:rPr>
                <w:noProof/>
                <w:webHidden/>
              </w:rPr>
              <w:tab/>
            </w:r>
            <w:r w:rsidR="00AA1651">
              <w:rPr>
                <w:noProof/>
                <w:webHidden/>
              </w:rPr>
              <w:fldChar w:fldCharType="begin"/>
            </w:r>
            <w:r w:rsidR="00AA1651">
              <w:rPr>
                <w:noProof/>
                <w:webHidden/>
              </w:rPr>
              <w:instrText xml:space="preserve"> PAGEREF _Toc161049436 \h </w:instrText>
            </w:r>
            <w:r w:rsidR="00AA1651">
              <w:rPr>
                <w:noProof/>
                <w:webHidden/>
              </w:rPr>
            </w:r>
            <w:r w:rsidR="00AA1651">
              <w:rPr>
                <w:noProof/>
                <w:webHidden/>
              </w:rPr>
              <w:fldChar w:fldCharType="separate"/>
            </w:r>
            <w:r w:rsidR="00AA1651">
              <w:rPr>
                <w:noProof/>
                <w:webHidden/>
              </w:rPr>
              <w:t>8</w:t>
            </w:r>
            <w:r w:rsidR="00AA1651">
              <w:rPr>
                <w:noProof/>
                <w:webHidden/>
              </w:rPr>
              <w:fldChar w:fldCharType="end"/>
            </w:r>
          </w:hyperlink>
        </w:p>
        <w:p w14:paraId="5BD4A410" w14:textId="0E1D33CD" w:rsidR="00AA1651" w:rsidRDefault="00265BBD">
          <w:pPr>
            <w:pStyle w:val="31"/>
            <w:tabs>
              <w:tab w:val="left" w:pos="1470"/>
              <w:tab w:val="right" w:leader="dot" w:pos="8494"/>
            </w:tabs>
            <w:ind w:left="376" w:firstLine="188"/>
            <w:rPr>
              <w:noProof/>
              <w:szCs w:val="22"/>
            </w:rPr>
          </w:pPr>
          <w:hyperlink w:anchor="_Toc161049437" w:history="1">
            <w:r w:rsidR="00AA1651" w:rsidRPr="00F06B7A">
              <w:rPr>
                <w:rStyle w:val="af0"/>
                <w:noProof/>
              </w:rPr>
              <w:t>2.3.3</w:t>
            </w:r>
            <w:r w:rsidR="00AA1651">
              <w:rPr>
                <w:noProof/>
                <w:szCs w:val="22"/>
              </w:rPr>
              <w:tab/>
            </w:r>
            <w:r w:rsidR="00AA1651" w:rsidRPr="00F06B7A">
              <w:rPr>
                <w:rStyle w:val="af0"/>
                <w:noProof/>
              </w:rPr>
              <w:t>データベースの改善案</w:t>
            </w:r>
            <w:r w:rsidR="00AA1651">
              <w:rPr>
                <w:noProof/>
                <w:webHidden/>
              </w:rPr>
              <w:tab/>
            </w:r>
            <w:r w:rsidR="00AA1651">
              <w:rPr>
                <w:noProof/>
                <w:webHidden/>
              </w:rPr>
              <w:fldChar w:fldCharType="begin"/>
            </w:r>
            <w:r w:rsidR="00AA1651">
              <w:rPr>
                <w:noProof/>
                <w:webHidden/>
              </w:rPr>
              <w:instrText xml:space="preserve"> PAGEREF _Toc161049437 \h </w:instrText>
            </w:r>
            <w:r w:rsidR="00AA1651">
              <w:rPr>
                <w:noProof/>
                <w:webHidden/>
              </w:rPr>
            </w:r>
            <w:r w:rsidR="00AA1651">
              <w:rPr>
                <w:noProof/>
                <w:webHidden/>
              </w:rPr>
              <w:fldChar w:fldCharType="separate"/>
            </w:r>
            <w:r w:rsidR="00AA1651">
              <w:rPr>
                <w:noProof/>
                <w:webHidden/>
              </w:rPr>
              <w:t>8</w:t>
            </w:r>
            <w:r w:rsidR="00AA1651">
              <w:rPr>
                <w:noProof/>
                <w:webHidden/>
              </w:rPr>
              <w:fldChar w:fldCharType="end"/>
            </w:r>
          </w:hyperlink>
        </w:p>
        <w:p w14:paraId="07A6D754" w14:textId="51C50623" w:rsidR="00AA1651" w:rsidRDefault="00265BBD">
          <w:pPr>
            <w:pStyle w:val="31"/>
            <w:tabs>
              <w:tab w:val="left" w:pos="1470"/>
              <w:tab w:val="right" w:leader="dot" w:pos="8494"/>
            </w:tabs>
            <w:ind w:left="376" w:firstLine="188"/>
            <w:rPr>
              <w:noProof/>
              <w:szCs w:val="22"/>
            </w:rPr>
          </w:pPr>
          <w:hyperlink w:anchor="_Toc161049438" w:history="1">
            <w:r w:rsidR="00AA1651" w:rsidRPr="00F06B7A">
              <w:rPr>
                <w:rStyle w:val="af0"/>
                <w:noProof/>
              </w:rPr>
              <w:t>2.3.4</w:t>
            </w:r>
            <w:r w:rsidR="00AA1651">
              <w:rPr>
                <w:noProof/>
                <w:szCs w:val="22"/>
              </w:rPr>
              <w:tab/>
            </w:r>
            <w:r w:rsidR="00AA1651" w:rsidRPr="00F06B7A">
              <w:rPr>
                <w:rStyle w:val="af0"/>
                <w:noProof/>
              </w:rPr>
              <w:t>システム設計方針</w:t>
            </w:r>
            <w:r w:rsidR="00AA1651">
              <w:rPr>
                <w:noProof/>
                <w:webHidden/>
              </w:rPr>
              <w:tab/>
            </w:r>
            <w:r w:rsidR="00AA1651">
              <w:rPr>
                <w:noProof/>
                <w:webHidden/>
              </w:rPr>
              <w:fldChar w:fldCharType="begin"/>
            </w:r>
            <w:r w:rsidR="00AA1651">
              <w:rPr>
                <w:noProof/>
                <w:webHidden/>
              </w:rPr>
              <w:instrText xml:space="preserve"> PAGEREF _Toc161049438 \h </w:instrText>
            </w:r>
            <w:r w:rsidR="00AA1651">
              <w:rPr>
                <w:noProof/>
                <w:webHidden/>
              </w:rPr>
            </w:r>
            <w:r w:rsidR="00AA1651">
              <w:rPr>
                <w:noProof/>
                <w:webHidden/>
              </w:rPr>
              <w:fldChar w:fldCharType="separate"/>
            </w:r>
            <w:r w:rsidR="00AA1651">
              <w:rPr>
                <w:noProof/>
                <w:webHidden/>
              </w:rPr>
              <w:t>9</w:t>
            </w:r>
            <w:r w:rsidR="00AA1651">
              <w:rPr>
                <w:noProof/>
                <w:webHidden/>
              </w:rPr>
              <w:fldChar w:fldCharType="end"/>
            </w:r>
          </w:hyperlink>
        </w:p>
        <w:p w14:paraId="269F5901" w14:textId="0D4BBCA2" w:rsidR="00AA1651" w:rsidRDefault="00265BBD">
          <w:pPr>
            <w:pStyle w:val="21"/>
            <w:tabs>
              <w:tab w:val="right" w:leader="dot" w:pos="8494"/>
            </w:tabs>
            <w:ind w:left="188" w:firstLine="188"/>
            <w:rPr>
              <w:noProof/>
              <w:szCs w:val="22"/>
            </w:rPr>
          </w:pPr>
          <w:hyperlink w:anchor="_Toc161049439" w:history="1">
            <w:r w:rsidR="00AA1651" w:rsidRPr="00F06B7A">
              <w:rPr>
                <w:rStyle w:val="af0"/>
                <w:noProof/>
              </w:rPr>
              <w:t>2.4 開発環境</w:t>
            </w:r>
            <w:r w:rsidR="00AA1651">
              <w:rPr>
                <w:noProof/>
                <w:webHidden/>
              </w:rPr>
              <w:tab/>
            </w:r>
            <w:r w:rsidR="00AA1651">
              <w:rPr>
                <w:noProof/>
                <w:webHidden/>
              </w:rPr>
              <w:fldChar w:fldCharType="begin"/>
            </w:r>
            <w:r w:rsidR="00AA1651">
              <w:rPr>
                <w:noProof/>
                <w:webHidden/>
              </w:rPr>
              <w:instrText xml:space="preserve"> PAGEREF _Toc161049439 \h </w:instrText>
            </w:r>
            <w:r w:rsidR="00AA1651">
              <w:rPr>
                <w:noProof/>
                <w:webHidden/>
              </w:rPr>
            </w:r>
            <w:r w:rsidR="00AA1651">
              <w:rPr>
                <w:noProof/>
                <w:webHidden/>
              </w:rPr>
              <w:fldChar w:fldCharType="separate"/>
            </w:r>
            <w:r w:rsidR="00AA1651">
              <w:rPr>
                <w:noProof/>
                <w:webHidden/>
              </w:rPr>
              <w:t>10</w:t>
            </w:r>
            <w:r w:rsidR="00AA1651">
              <w:rPr>
                <w:noProof/>
                <w:webHidden/>
              </w:rPr>
              <w:fldChar w:fldCharType="end"/>
            </w:r>
          </w:hyperlink>
        </w:p>
        <w:p w14:paraId="4A264AA3" w14:textId="55EF50EC" w:rsidR="00AA1651" w:rsidRDefault="00265BBD">
          <w:pPr>
            <w:pStyle w:val="11"/>
            <w:rPr>
              <w:color w:val="auto"/>
              <w:szCs w:val="22"/>
            </w:rPr>
          </w:pPr>
          <w:hyperlink w:anchor="_Toc161049440" w:history="1">
            <w:r w:rsidR="00AA1651" w:rsidRPr="00F06B7A">
              <w:rPr>
                <w:rStyle w:val="af0"/>
                <w:rFonts w:eastAsiaTheme="minorHAnsi" w:cs="Times New Roman"/>
              </w:rPr>
              <w:t>第 3 章</w:t>
            </w:r>
            <w:r w:rsidR="00AA1651">
              <w:rPr>
                <w:color w:val="auto"/>
                <w:szCs w:val="22"/>
              </w:rPr>
              <w:tab/>
            </w:r>
            <w:r w:rsidR="00AA1651" w:rsidRPr="00F06B7A">
              <w:rPr>
                <w:rStyle w:val="af0"/>
                <w:rFonts w:eastAsiaTheme="minorHAnsi" w:cs="Times New Roman"/>
              </w:rPr>
              <w:t>システム設計（全体）</w:t>
            </w:r>
            <w:r w:rsidR="00AA1651">
              <w:rPr>
                <w:webHidden/>
              </w:rPr>
              <w:tab/>
            </w:r>
            <w:r w:rsidR="00AA1651">
              <w:rPr>
                <w:webHidden/>
              </w:rPr>
              <w:fldChar w:fldCharType="begin"/>
            </w:r>
            <w:r w:rsidR="00AA1651">
              <w:rPr>
                <w:webHidden/>
              </w:rPr>
              <w:instrText xml:space="preserve"> PAGEREF _Toc161049440 \h </w:instrText>
            </w:r>
            <w:r w:rsidR="00AA1651">
              <w:rPr>
                <w:webHidden/>
              </w:rPr>
            </w:r>
            <w:r w:rsidR="00AA1651">
              <w:rPr>
                <w:webHidden/>
              </w:rPr>
              <w:fldChar w:fldCharType="separate"/>
            </w:r>
            <w:r w:rsidR="00AA1651">
              <w:rPr>
                <w:webHidden/>
              </w:rPr>
              <w:t>11</w:t>
            </w:r>
            <w:r w:rsidR="00AA1651">
              <w:rPr>
                <w:webHidden/>
              </w:rPr>
              <w:fldChar w:fldCharType="end"/>
            </w:r>
          </w:hyperlink>
        </w:p>
        <w:p w14:paraId="3A0A2FCC" w14:textId="02D51117" w:rsidR="00AA1651" w:rsidRDefault="00265BBD">
          <w:pPr>
            <w:pStyle w:val="21"/>
            <w:tabs>
              <w:tab w:val="right" w:leader="dot" w:pos="8494"/>
            </w:tabs>
            <w:ind w:left="188" w:firstLine="188"/>
            <w:rPr>
              <w:noProof/>
              <w:szCs w:val="22"/>
            </w:rPr>
          </w:pPr>
          <w:hyperlink w:anchor="_Toc161049441" w:history="1">
            <w:r w:rsidR="00AA1651" w:rsidRPr="00F06B7A">
              <w:rPr>
                <w:rStyle w:val="af0"/>
                <w:rFonts w:cs="Times New Roman"/>
                <w:noProof/>
              </w:rPr>
              <w:t>3.1　サーバ構成</w:t>
            </w:r>
            <w:r w:rsidR="00AA1651">
              <w:rPr>
                <w:noProof/>
                <w:webHidden/>
              </w:rPr>
              <w:tab/>
            </w:r>
            <w:r w:rsidR="00AA1651">
              <w:rPr>
                <w:noProof/>
                <w:webHidden/>
              </w:rPr>
              <w:fldChar w:fldCharType="begin"/>
            </w:r>
            <w:r w:rsidR="00AA1651">
              <w:rPr>
                <w:noProof/>
                <w:webHidden/>
              </w:rPr>
              <w:instrText xml:space="preserve"> PAGEREF _Toc161049441 \h </w:instrText>
            </w:r>
            <w:r w:rsidR="00AA1651">
              <w:rPr>
                <w:noProof/>
                <w:webHidden/>
              </w:rPr>
            </w:r>
            <w:r w:rsidR="00AA1651">
              <w:rPr>
                <w:noProof/>
                <w:webHidden/>
              </w:rPr>
              <w:fldChar w:fldCharType="separate"/>
            </w:r>
            <w:r w:rsidR="00AA1651">
              <w:rPr>
                <w:noProof/>
                <w:webHidden/>
              </w:rPr>
              <w:t>11</w:t>
            </w:r>
            <w:r w:rsidR="00AA1651">
              <w:rPr>
                <w:noProof/>
                <w:webHidden/>
              </w:rPr>
              <w:fldChar w:fldCharType="end"/>
            </w:r>
          </w:hyperlink>
        </w:p>
        <w:p w14:paraId="33D8841F" w14:textId="04E479F5" w:rsidR="00AA1651" w:rsidRDefault="00265BBD">
          <w:pPr>
            <w:pStyle w:val="21"/>
            <w:tabs>
              <w:tab w:val="right" w:leader="dot" w:pos="8494"/>
            </w:tabs>
            <w:ind w:left="188" w:firstLine="188"/>
            <w:rPr>
              <w:noProof/>
              <w:szCs w:val="22"/>
            </w:rPr>
          </w:pPr>
          <w:hyperlink w:anchor="_Toc161049442" w:history="1">
            <w:r w:rsidR="00AA1651" w:rsidRPr="00F06B7A">
              <w:rPr>
                <w:rStyle w:val="af0"/>
                <w:noProof/>
              </w:rPr>
              <w:t xml:space="preserve">3.2　</w:t>
            </w:r>
            <w:r w:rsidR="00AA1651" w:rsidRPr="00F06B7A">
              <w:rPr>
                <w:rStyle w:val="af0"/>
                <w:rFonts w:eastAsiaTheme="minorHAnsi"/>
                <w:noProof/>
              </w:rPr>
              <w:t>データベース設計</w:t>
            </w:r>
            <w:r w:rsidR="00AA1651">
              <w:rPr>
                <w:noProof/>
                <w:webHidden/>
              </w:rPr>
              <w:tab/>
            </w:r>
            <w:r w:rsidR="00AA1651">
              <w:rPr>
                <w:noProof/>
                <w:webHidden/>
              </w:rPr>
              <w:fldChar w:fldCharType="begin"/>
            </w:r>
            <w:r w:rsidR="00AA1651">
              <w:rPr>
                <w:noProof/>
                <w:webHidden/>
              </w:rPr>
              <w:instrText xml:space="preserve"> PAGEREF _Toc161049442 \h </w:instrText>
            </w:r>
            <w:r w:rsidR="00AA1651">
              <w:rPr>
                <w:noProof/>
                <w:webHidden/>
              </w:rPr>
            </w:r>
            <w:r w:rsidR="00AA1651">
              <w:rPr>
                <w:noProof/>
                <w:webHidden/>
              </w:rPr>
              <w:fldChar w:fldCharType="separate"/>
            </w:r>
            <w:r w:rsidR="00AA1651">
              <w:rPr>
                <w:noProof/>
                <w:webHidden/>
              </w:rPr>
              <w:t>12</w:t>
            </w:r>
            <w:r w:rsidR="00AA1651">
              <w:rPr>
                <w:noProof/>
                <w:webHidden/>
              </w:rPr>
              <w:fldChar w:fldCharType="end"/>
            </w:r>
          </w:hyperlink>
        </w:p>
        <w:p w14:paraId="14515907" w14:textId="55D22452" w:rsidR="00AA1651" w:rsidRDefault="00265BBD">
          <w:pPr>
            <w:pStyle w:val="31"/>
            <w:tabs>
              <w:tab w:val="right" w:leader="dot" w:pos="8494"/>
            </w:tabs>
            <w:ind w:left="376" w:firstLine="188"/>
            <w:rPr>
              <w:noProof/>
              <w:szCs w:val="22"/>
            </w:rPr>
          </w:pPr>
          <w:hyperlink w:anchor="_Toc161049443" w:history="1">
            <w:r w:rsidR="00AA1651" w:rsidRPr="00F06B7A">
              <w:rPr>
                <w:rStyle w:val="af0"/>
                <w:noProof/>
              </w:rPr>
              <w:t>3.2.1</w:t>
            </w:r>
            <w:r w:rsidR="00AA1651" w:rsidRPr="00F06B7A">
              <w:rPr>
                <w:rStyle w:val="af0"/>
                <w:rFonts w:eastAsiaTheme="minorHAnsi"/>
                <w:noProof/>
              </w:rPr>
              <w:t>各テーブルの構造</w:t>
            </w:r>
            <w:r w:rsidR="00AA1651">
              <w:rPr>
                <w:noProof/>
                <w:webHidden/>
              </w:rPr>
              <w:tab/>
            </w:r>
            <w:r w:rsidR="00AA1651">
              <w:rPr>
                <w:noProof/>
                <w:webHidden/>
              </w:rPr>
              <w:fldChar w:fldCharType="begin"/>
            </w:r>
            <w:r w:rsidR="00AA1651">
              <w:rPr>
                <w:noProof/>
                <w:webHidden/>
              </w:rPr>
              <w:instrText xml:space="preserve"> PAGEREF _Toc161049443 \h </w:instrText>
            </w:r>
            <w:r w:rsidR="00AA1651">
              <w:rPr>
                <w:noProof/>
                <w:webHidden/>
              </w:rPr>
            </w:r>
            <w:r w:rsidR="00AA1651">
              <w:rPr>
                <w:noProof/>
                <w:webHidden/>
              </w:rPr>
              <w:fldChar w:fldCharType="separate"/>
            </w:r>
            <w:r w:rsidR="00AA1651">
              <w:rPr>
                <w:noProof/>
                <w:webHidden/>
              </w:rPr>
              <w:t>14</w:t>
            </w:r>
            <w:r w:rsidR="00AA1651">
              <w:rPr>
                <w:noProof/>
                <w:webHidden/>
              </w:rPr>
              <w:fldChar w:fldCharType="end"/>
            </w:r>
          </w:hyperlink>
        </w:p>
        <w:p w14:paraId="0FD12B20" w14:textId="4149819F" w:rsidR="00AA1651" w:rsidRDefault="00265BBD">
          <w:pPr>
            <w:pStyle w:val="21"/>
            <w:tabs>
              <w:tab w:val="right" w:leader="dot" w:pos="8494"/>
            </w:tabs>
            <w:ind w:left="188" w:firstLine="188"/>
            <w:rPr>
              <w:noProof/>
              <w:szCs w:val="22"/>
            </w:rPr>
          </w:pPr>
          <w:hyperlink w:anchor="_Toc161049444" w:history="1">
            <w:r w:rsidR="00AA1651" w:rsidRPr="00F06B7A">
              <w:rPr>
                <w:rStyle w:val="af0"/>
                <w:rFonts w:cs="Times New Roman"/>
                <w:noProof/>
              </w:rPr>
              <w:t>3.3　ページ構成</w:t>
            </w:r>
            <w:r w:rsidR="00AA1651">
              <w:rPr>
                <w:noProof/>
                <w:webHidden/>
              </w:rPr>
              <w:tab/>
            </w:r>
            <w:r w:rsidR="00AA1651">
              <w:rPr>
                <w:noProof/>
                <w:webHidden/>
              </w:rPr>
              <w:fldChar w:fldCharType="begin"/>
            </w:r>
            <w:r w:rsidR="00AA1651">
              <w:rPr>
                <w:noProof/>
                <w:webHidden/>
              </w:rPr>
              <w:instrText xml:space="preserve"> PAGEREF _Toc161049444 \h </w:instrText>
            </w:r>
            <w:r w:rsidR="00AA1651">
              <w:rPr>
                <w:noProof/>
                <w:webHidden/>
              </w:rPr>
            </w:r>
            <w:r w:rsidR="00AA1651">
              <w:rPr>
                <w:noProof/>
                <w:webHidden/>
              </w:rPr>
              <w:fldChar w:fldCharType="separate"/>
            </w:r>
            <w:r w:rsidR="00AA1651">
              <w:rPr>
                <w:noProof/>
                <w:webHidden/>
              </w:rPr>
              <w:t>22</w:t>
            </w:r>
            <w:r w:rsidR="00AA1651">
              <w:rPr>
                <w:noProof/>
                <w:webHidden/>
              </w:rPr>
              <w:fldChar w:fldCharType="end"/>
            </w:r>
          </w:hyperlink>
        </w:p>
        <w:p w14:paraId="66702C56" w14:textId="6E2001FE" w:rsidR="00AA1651" w:rsidRDefault="00265BBD">
          <w:pPr>
            <w:pStyle w:val="11"/>
            <w:rPr>
              <w:color w:val="auto"/>
              <w:szCs w:val="22"/>
            </w:rPr>
          </w:pPr>
          <w:hyperlink w:anchor="_Toc161049445" w:history="1">
            <w:r w:rsidR="00AA1651" w:rsidRPr="00F06B7A">
              <w:rPr>
                <w:rStyle w:val="af0"/>
              </w:rPr>
              <w:t>第 4 章</w:t>
            </w:r>
            <w:r w:rsidR="00AA1651">
              <w:rPr>
                <w:color w:val="auto"/>
                <w:szCs w:val="22"/>
              </w:rPr>
              <w:tab/>
            </w:r>
            <w:r w:rsidR="00AA1651" w:rsidRPr="00F06B7A">
              <w:rPr>
                <w:rStyle w:val="af0"/>
              </w:rPr>
              <w:t>時間割表</w:t>
            </w:r>
            <w:r w:rsidR="00AA1651">
              <w:rPr>
                <w:webHidden/>
              </w:rPr>
              <w:tab/>
            </w:r>
            <w:r w:rsidR="00AA1651">
              <w:rPr>
                <w:webHidden/>
              </w:rPr>
              <w:fldChar w:fldCharType="begin"/>
            </w:r>
            <w:r w:rsidR="00AA1651">
              <w:rPr>
                <w:webHidden/>
              </w:rPr>
              <w:instrText xml:space="preserve"> PAGEREF _Toc161049445 \h </w:instrText>
            </w:r>
            <w:r w:rsidR="00AA1651">
              <w:rPr>
                <w:webHidden/>
              </w:rPr>
            </w:r>
            <w:r w:rsidR="00AA1651">
              <w:rPr>
                <w:webHidden/>
              </w:rPr>
              <w:fldChar w:fldCharType="separate"/>
            </w:r>
            <w:r w:rsidR="00AA1651">
              <w:rPr>
                <w:webHidden/>
              </w:rPr>
              <w:t>23</w:t>
            </w:r>
            <w:r w:rsidR="00AA1651">
              <w:rPr>
                <w:webHidden/>
              </w:rPr>
              <w:fldChar w:fldCharType="end"/>
            </w:r>
          </w:hyperlink>
        </w:p>
        <w:p w14:paraId="7861C48B" w14:textId="7141CF8A" w:rsidR="00AA1651" w:rsidRDefault="00265BBD">
          <w:pPr>
            <w:pStyle w:val="21"/>
            <w:tabs>
              <w:tab w:val="right" w:leader="dot" w:pos="8494"/>
            </w:tabs>
            <w:ind w:left="188" w:firstLine="188"/>
            <w:rPr>
              <w:noProof/>
              <w:szCs w:val="22"/>
            </w:rPr>
          </w:pPr>
          <w:hyperlink w:anchor="_Toc161049446" w:history="1">
            <w:r w:rsidR="00AA1651" w:rsidRPr="00F06B7A">
              <w:rPr>
                <w:rStyle w:val="af0"/>
                <w:noProof/>
              </w:rPr>
              <w:t>4.1 時間割表の機能</w:t>
            </w:r>
            <w:r w:rsidR="00AA1651">
              <w:rPr>
                <w:noProof/>
                <w:webHidden/>
              </w:rPr>
              <w:tab/>
            </w:r>
            <w:r w:rsidR="00AA1651">
              <w:rPr>
                <w:noProof/>
                <w:webHidden/>
              </w:rPr>
              <w:fldChar w:fldCharType="begin"/>
            </w:r>
            <w:r w:rsidR="00AA1651">
              <w:rPr>
                <w:noProof/>
                <w:webHidden/>
              </w:rPr>
              <w:instrText xml:space="preserve"> PAGEREF _Toc161049446 \h </w:instrText>
            </w:r>
            <w:r w:rsidR="00AA1651">
              <w:rPr>
                <w:noProof/>
                <w:webHidden/>
              </w:rPr>
            </w:r>
            <w:r w:rsidR="00AA1651">
              <w:rPr>
                <w:noProof/>
                <w:webHidden/>
              </w:rPr>
              <w:fldChar w:fldCharType="separate"/>
            </w:r>
            <w:r w:rsidR="00AA1651">
              <w:rPr>
                <w:noProof/>
                <w:webHidden/>
              </w:rPr>
              <w:t>23</w:t>
            </w:r>
            <w:r w:rsidR="00AA1651">
              <w:rPr>
                <w:noProof/>
                <w:webHidden/>
              </w:rPr>
              <w:fldChar w:fldCharType="end"/>
            </w:r>
          </w:hyperlink>
        </w:p>
        <w:p w14:paraId="59BDF883" w14:textId="59EB7DF3" w:rsidR="00AA1651" w:rsidRDefault="00265BBD">
          <w:pPr>
            <w:pStyle w:val="21"/>
            <w:tabs>
              <w:tab w:val="right" w:leader="dot" w:pos="8494"/>
            </w:tabs>
            <w:ind w:left="188" w:firstLine="188"/>
            <w:rPr>
              <w:noProof/>
              <w:szCs w:val="22"/>
            </w:rPr>
          </w:pPr>
          <w:hyperlink w:anchor="_Toc161049447" w:history="1">
            <w:r w:rsidR="00AA1651" w:rsidRPr="00F06B7A">
              <w:rPr>
                <w:rStyle w:val="af0"/>
                <w:noProof/>
              </w:rPr>
              <w:t>4.2 時間割作成のインタフェースについて</w:t>
            </w:r>
            <w:r w:rsidR="00AA1651">
              <w:rPr>
                <w:noProof/>
                <w:webHidden/>
              </w:rPr>
              <w:tab/>
            </w:r>
            <w:r w:rsidR="00AA1651">
              <w:rPr>
                <w:noProof/>
                <w:webHidden/>
              </w:rPr>
              <w:fldChar w:fldCharType="begin"/>
            </w:r>
            <w:r w:rsidR="00AA1651">
              <w:rPr>
                <w:noProof/>
                <w:webHidden/>
              </w:rPr>
              <w:instrText xml:space="preserve"> PAGEREF _Toc161049447 \h </w:instrText>
            </w:r>
            <w:r w:rsidR="00AA1651">
              <w:rPr>
                <w:noProof/>
                <w:webHidden/>
              </w:rPr>
            </w:r>
            <w:r w:rsidR="00AA1651">
              <w:rPr>
                <w:noProof/>
                <w:webHidden/>
              </w:rPr>
              <w:fldChar w:fldCharType="separate"/>
            </w:r>
            <w:r w:rsidR="00AA1651">
              <w:rPr>
                <w:noProof/>
                <w:webHidden/>
              </w:rPr>
              <w:t>26</w:t>
            </w:r>
            <w:r w:rsidR="00AA1651">
              <w:rPr>
                <w:noProof/>
                <w:webHidden/>
              </w:rPr>
              <w:fldChar w:fldCharType="end"/>
            </w:r>
          </w:hyperlink>
        </w:p>
        <w:p w14:paraId="67F3A8B5" w14:textId="1872C2E6" w:rsidR="00AA1651" w:rsidRDefault="00265BBD">
          <w:pPr>
            <w:pStyle w:val="21"/>
            <w:tabs>
              <w:tab w:val="right" w:leader="dot" w:pos="8494"/>
            </w:tabs>
            <w:ind w:left="188" w:firstLine="188"/>
            <w:rPr>
              <w:noProof/>
              <w:szCs w:val="22"/>
            </w:rPr>
          </w:pPr>
          <w:hyperlink w:anchor="_Toc161049448" w:history="1">
            <w:r w:rsidR="00AA1651" w:rsidRPr="00F06B7A">
              <w:rPr>
                <w:rStyle w:val="af0"/>
                <w:noProof/>
              </w:rPr>
              <w:t>4.3 学生側の時間割インタフェースについて</w:t>
            </w:r>
            <w:r w:rsidR="00AA1651">
              <w:rPr>
                <w:noProof/>
                <w:webHidden/>
              </w:rPr>
              <w:tab/>
            </w:r>
            <w:r w:rsidR="00AA1651">
              <w:rPr>
                <w:noProof/>
                <w:webHidden/>
              </w:rPr>
              <w:fldChar w:fldCharType="begin"/>
            </w:r>
            <w:r w:rsidR="00AA1651">
              <w:rPr>
                <w:noProof/>
                <w:webHidden/>
              </w:rPr>
              <w:instrText xml:space="preserve"> PAGEREF _Toc161049448 \h </w:instrText>
            </w:r>
            <w:r w:rsidR="00AA1651">
              <w:rPr>
                <w:noProof/>
                <w:webHidden/>
              </w:rPr>
            </w:r>
            <w:r w:rsidR="00AA1651">
              <w:rPr>
                <w:noProof/>
                <w:webHidden/>
              </w:rPr>
              <w:fldChar w:fldCharType="separate"/>
            </w:r>
            <w:r w:rsidR="00AA1651">
              <w:rPr>
                <w:noProof/>
                <w:webHidden/>
              </w:rPr>
              <w:t>39</w:t>
            </w:r>
            <w:r w:rsidR="00AA1651">
              <w:rPr>
                <w:noProof/>
                <w:webHidden/>
              </w:rPr>
              <w:fldChar w:fldCharType="end"/>
            </w:r>
          </w:hyperlink>
        </w:p>
        <w:p w14:paraId="099C0FE8" w14:textId="05FB1B15" w:rsidR="00AA1651" w:rsidRDefault="00265BBD">
          <w:pPr>
            <w:pStyle w:val="11"/>
            <w:rPr>
              <w:color w:val="auto"/>
              <w:szCs w:val="22"/>
            </w:rPr>
          </w:pPr>
          <w:hyperlink w:anchor="_Toc161049449" w:history="1">
            <w:r w:rsidR="00AA1651" w:rsidRPr="00F06B7A">
              <w:rPr>
                <w:rStyle w:val="af0"/>
              </w:rPr>
              <w:t>第５章　　　電子出席簿について</w:t>
            </w:r>
            <w:r w:rsidR="00AA1651">
              <w:rPr>
                <w:webHidden/>
              </w:rPr>
              <w:tab/>
            </w:r>
            <w:r w:rsidR="00AA1651">
              <w:rPr>
                <w:webHidden/>
              </w:rPr>
              <w:fldChar w:fldCharType="begin"/>
            </w:r>
            <w:r w:rsidR="00AA1651">
              <w:rPr>
                <w:webHidden/>
              </w:rPr>
              <w:instrText xml:space="preserve"> PAGEREF _Toc161049449 \h </w:instrText>
            </w:r>
            <w:r w:rsidR="00AA1651">
              <w:rPr>
                <w:webHidden/>
              </w:rPr>
            </w:r>
            <w:r w:rsidR="00AA1651">
              <w:rPr>
                <w:webHidden/>
              </w:rPr>
              <w:fldChar w:fldCharType="separate"/>
            </w:r>
            <w:r w:rsidR="00AA1651">
              <w:rPr>
                <w:webHidden/>
              </w:rPr>
              <w:t>43</w:t>
            </w:r>
            <w:r w:rsidR="00AA1651">
              <w:rPr>
                <w:webHidden/>
              </w:rPr>
              <w:fldChar w:fldCharType="end"/>
            </w:r>
          </w:hyperlink>
        </w:p>
        <w:p w14:paraId="431AFD31" w14:textId="18AA61C4" w:rsidR="00AA1651" w:rsidRDefault="00265BBD">
          <w:pPr>
            <w:pStyle w:val="21"/>
            <w:tabs>
              <w:tab w:val="right" w:leader="dot" w:pos="8494"/>
            </w:tabs>
            <w:ind w:left="188" w:firstLine="188"/>
            <w:rPr>
              <w:noProof/>
              <w:szCs w:val="22"/>
            </w:rPr>
          </w:pPr>
          <w:hyperlink w:anchor="_Toc161049450" w:history="1">
            <w:r w:rsidR="00AA1651" w:rsidRPr="00F06B7A">
              <w:rPr>
                <w:rStyle w:val="af0"/>
                <w:rFonts w:eastAsiaTheme="minorHAnsi"/>
                <w:noProof/>
              </w:rPr>
              <w:t>5.1　基本動作</w:t>
            </w:r>
            <w:r w:rsidR="00AA1651">
              <w:rPr>
                <w:noProof/>
                <w:webHidden/>
              </w:rPr>
              <w:tab/>
            </w:r>
            <w:r w:rsidR="00AA1651">
              <w:rPr>
                <w:noProof/>
                <w:webHidden/>
              </w:rPr>
              <w:fldChar w:fldCharType="begin"/>
            </w:r>
            <w:r w:rsidR="00AA1651">
              <w:rPr>
                <w:noProof/>
                <w:webHidden/>
              </w:rPr>
              <w:instrText xml:space="preserve"> PAGEREF _Toc161049450 \h </w:instrText>
            </w:r>
            <w:r w:rsidR="00AA1651">
              <w:rPr>
                <w:noProof/>
                <w:webHidden/>
              </w:rPr>
            </w:r>
            <w:r w:rsidR="00AA1651">
              <w:rPr>
                <w:noProof/>
                <w:webHidden/>
              </w:rPr>
              <w:fldChar w:fldCharType="separate"/>
            </w:r>
            <w:r w:rsidR="00AA1651">
              <w:rPr>
                <w:noProof/>
                <w:webHidden/>
              </w:rPr>
              <w:t>43</w:t>
            </w:r>
            <w:r w:rsidR="00AA1651">
              <w:rPr>
                <w:noProof/>
                <w:webHidden/>
              </w:rPr>
              <w:fldChar w:fldCharType="end"/>
            </w:r>
          </w:hyperlink>
        </w:p>
        <w:p w14:paraId="7D700655" w14:textId="226BCC01" w:rsidR="00AA1651" w:rsidRDefault="00265BBD">
          <w:pPr>
            <w:pStyle w:val="21"/>
            <w:tabs>
              <w:tab w:val="right" w:leader="dot" w:pos="8494"/>
            </w:tabs>
            <w:ind w:left="188" w:firstLine="188"/>
            <w:rPr>
              <w:noProof/>
              <w:szCs w:val="22"/>
            </w:rPr>
          </w:pPr>
          <w:hyperlink w:anchor="_Toc161049451" w:history="1">
            <w:r w:rsidR="00AA1651" w:rsidRPr="00F06B7A">
              <w:rPr>
                <w:rStyle w:val="af0"/>
                <w:rFonts w:eastAsiaTheme="minorHAnsi"/>
                <w:noProof/>
              </w:rPr>
              <w:t>5.2　セキュリティ</w:t>
            </w:r>
            <w:r w:rsidR="00AA1651">
              <w:rPr>
                <w:noProof/>
                <w:webHidden/>
              </w:rPr>
              <w:tab/>
            </w:r>
            <w:r w:rsidR="00AA1651">
              <w:rPr>
                <w:noProof/>
                <w:webHidden/>
              </w:rPr>
              <w:fldChar w:fldCharType="begin"/>
            </w:r>
            <w:r w:rsidR="00AA1651">
              <w:rPr>
                <w:noProof/>
                <w:webHidden/>
              </w:rPr>
              <w:instrText xml:space="preserve"> PAGEREF _Toc161049451 \h </w:instrText>
            </w:r>
            <w:r w:rsidR="00AA1651">
              <w:rPr>
                <w:noProof/>
                <w:webHidden/>
              </w:rPr>
            </w:r>
            <w:r w:rsidR="00AA1651">
              <w:rPr>
                <w:noProof/>
                <w:webHidden/>
              </w:rPr>
              <w:fldChar w:fldCharType="separate"/>
            </w:r>
            <w:r w:rsidR="00AA1651">
              <w:rPr>
                <w:noProof/>
                <w:webHidden/>
              </w:rPr>
              <w:t>45</w:t>
            </w:r>
            <w:r w:rsidR="00AA1651">
              <w:rPr>
                <w:noProof/>
                <w:webHidden/>
              </w:rPr>
              <w:fldChar w:fldCharType="end"/>
            </w:r>
          </w:hyperlink>
        </w:p>
        <w:p w14:paraId="4DAFDA4C" w14:textId="168A432B" w:rsidR="00AA1651" w:rsidRDefault="00265BBD">
          <w:pPr>
            <w:pStyle w:val="21"/>
            <w:tabs>
              <w:tab w:val="right" w:leader="dot" w:pos="8494"/>
            </w:tabs>
            <w:ind w:left="188" w:firstLine="188"/>
            <w:rPr>
              <w:noProof/>
              <w:szCs w:val="22"/>
            </w:rPr>
          </w:pPr>
          <w:hyperlink w:anchor="_Toc161049452" w:history="1">
            <w:r w:rsidR="00AA1651" w:rsidRPr="00F06B7A">
              <w:rPr>
                <w:rStyle w:val="af0"/>
                <w:noProof/>
              </w:rPr>
              <w:t>5.3　出欠確認ページについて</w:t>
            </w:r>
            <w:r w:rsidR="00AA1651">
              <w:rPr>
                <w:noProof/>
                <w:webHidden/>
              </w:rPr>
              <w:tab/>
            </w:r>
            <w:r w:rsidR="00AA1651">
              <w:rPr>
                <w:noProof/>
                <w:webHidden/>
              </w:rPr>
              <w:fldChar w:fldCharType="begin"/>
            </w:r>
            <w:r w:rsidR="00AA1651">
              <w:rPr>
                <w:noProof/>
                <w:webHidden/>
              </w:rPr>
              <w:instrText xml:space="preserve"> PAGEREF _Toc161049452 \h </w:instrText>
            </w:r>
            <w:r w:rsidR="00AA1651">
              <w:rPr>
                <w:noProof/>
                <w:webHidden/>
              </w:rPr>
            </w:r>
            <w:r w:rsidR="00AA1651">
              <w:rPr>
                <w:noProof/>
                <w:webHidden/>
              </w:rPr>
              <w:fldChar w:fldCharType="separate"/>
            </w:r>
            <w:r w:rsidR="00AA1651">
              <w:rPr>
                <w:noProof/>
                <w:webHidden/>
              </w:rPr>
              <w:t>47</w:t>
            </w:r>
            <w:r w:rsidR="00AA1651">
              <w:rPr>
                <w:noProof/>
                <w:webHidden/>
              </w:rPr>
              <w:fldChar w:fldCharType="end"/>
            </w:r>
          </w:hyperlink>
        </w:p>
        <w:p w14:paraId="6E567358" w14:textId="27A23D6E" w:rsidR="00AA1651" w:rsidRDefault="00265BBD">
          <w:pPr>
            <w:pStyle w:val="11"/>
            <w:rPr>
              <w:color w:val="auto"/>
              <w:szCs w:val="22"/>
            </w:rPr>
          </w:pPr>
          <w:hyperlink w:anchor="_Toc161049453" w:history="1">
            <w:r w:rsidR="00AA1651" w:rsidRPr="00F06B7A">
              <w:rPr>
                <w:rStyle w:val="af0"/>
              </w:rPr>
              <w:t>第６章　　　バックエンドシステムの実装</w:t>
            </w:r>
            <w:r w:rsidR="00AA1651">
              <w:rPr>
                <w:webHidden/>
              </w:rPr>
              <w:tab/>
            </w:r>
            <w:r w:rsidR="00AA1651">
              <w:rPr>
                <w:webHidden/>
              </w:rPr>
              <w:fldChar w:fldCharType="begin"/>
            </w:r>
            <w:r w:rsidR="00AA1651">
              <w:rPr>
                <w:webHidden/>
              </w:rPr>
              <w:instrText xml:space="preserve"> PAGEREF _Toc161049453 \h </w:instrText>
            </w:r>
            <w:r w:rsidR="00AA1651">
              <w:rPr>
                <w:webHidden/>
              </w:rPr>
            </w:r>
            <w:r w:rsidR="00AA1651">
              <w:rPr>
                <w:webHidden/>
              </w:rPr>
              <w:fldChar w:fldCharType="separate"/>
            </w:r>
            <w:r w:rsidR="00AA1651">
              <w:rPr>
                <w:webHidden/>
              </w:rPr>
              <w:t>65</w:t>
            </w:r>
            <w:r w:rsidR="00AA1651">
              <w:rPr>
                <w:webHidden/>
              </w:rPr>
              <w:fldChar w:fldCharType="end"/>
            </w:r>
          </w:hyperlink>
        </w:p>
        <w:p w14:paraId="0593D9BA" w14:textId="3D076A00" w:rsidR="00AA1651" w:rsidRDefault="00265BBD">
          <w:pPr>
            <w:pStyle w:val="11"/>
            <w:rPr>
              <w:color w:val="auto"/>
              <w:szCs w:val="22"/>
            </w:rPr>
          </w:pPr>
          <w:hyperlink w:anchor="_Toc161049454" w:history="1">
            <w:r w:rsidR="00AA1651" w:rsidRPr="00F06B7A">
              <w:rPr>
                <w:rStyle w:val="af0"/>
              </w:rPr>
              <w:t>第７章　　　まとめ</w:t>
            </w:r>
            <w:r w:rsidR="00AA1651">
              <w:rPr>
                <w:webHidden/>
              </w:rPr>
              <w:tab/>
            </w:r>
            <w:r w:rsidR="00AA1651">
              <w:rPr>
                <w:webHidden/>
              </w:rPr>
              <w:fldChar w:fldCharType="begin"/>
            </w:r>
            <w:r w:rsidR="00AA1651">
              <w:rPr>
                <w:webHidden/>
              </w:rPr>
              <w:instrText xml:space="preserve"> PAGEREF _Toc161049454 \h </w:instrText>
            </w:r>
            <w:r w:rsidR="00AA1651">
              <w:rPr>
                <w:webHidden/>
              </w:rPr>
            </w:r>
            <w:r w:rsidR="00AA1651">
              <w:rPr>
                <w:webHidden/>
              </w:rPr>
              <w:fldChar w:fldCharType="separate"/>
            </w:r>
            <w:r w:rsidR="00AA1651">
              <w:rPr>
                <w:webHidden/>
              </w:rPr>
              <w:t>78</w:t>
            </w:r>
            <w:r w:rsidR="00AA1651">
              <w:rPr>
                <w:webHidden/>
              </w:rPr>
              <w:fldChar w:fldCharType="end"/>
            </w:r>
          </w:hyperlink>
        </w:p>
        <w:p w14:paraId="141477A2" w14:textId="10D573E5" w:rsidR="00AA1651" w:rsidRDefault="00265BBD">
          <w:pPr>
            <w:pStyle w:val="21"/>
            <w:tabs>
              <w:tab w:val="right" w:leader="dot" w:pos="8494"/>
            </w:tabs>
            <w:ind w:left="188" w:firstLine="188"/>
            <w:rPr>
              <w:noProof/>
              <w:szCs w:val="22"/>
            </w:rPr>
          </w:pPr>
          <w:hyperlink w:anchor="_Toc161049455" w:history="1">
            <w:r w:rsidR="00AA1651" w:rsidRPr="00F06B7A">
              <w:rPr>
                <w:rStyle w:val="af0"/>
                <w:noProof/>
              </w:rPr>
              <w:t>7.1</w:t>
            </w:r>
            <w:r w:rsidR="00AA1651" w:rsidRPr="00F06B7A">
              <w:rPr>
                <w:rStyle w:val="af0"/>
                <w:rFonts w:eastAsiaTheme="minorHAnsi"/>
                <w:noProof/>
              </w:rPr>
              <w:t>データベース･Javaクラス</w:t>
            </w:r>
            <w:r w:rsidR="00AA1651">
              <w:rPr>
                <w:noProof/>
                <w:webHidden/>
              </w:rPr>
              <w:tab/>
            </w:r>
            <w:r w:rsidR="00AA1651">
              <w:rPr>
                <w:noProof/>
                <w:webHidden/>
              </w:rPr>
              <w:fldChar w:fldCharType="begin"/>
            </w:r>
            <w:r w:rsidR="00AA1651">
              <w:rPr>
                <w:noProof/>
                <w:webHidden/>
              </w:rPr>
              <w:instrText xml:space="preserve"> PAGEREF _Toc161049455 \h </w:instrText>
            </w:r>
            <w:r w:rsidR="00AA1651">
              <w:rPr>
                <w:noProof/>
                <w:webHidden/>
              </w:rPr>
            </w:r>
            <w:r w:rsidR="00AA1651">
              <w:rPr>
                <w:noProof/>
                <w:webHidden/>
              </w:rPr>
              <w:fldChar w:fldCharType="separate"/>
            </w:r>
            <w:r w:rsidR="00AA1651">
              <w:rPr>
                <w:noProof/>
                <w:webHidden/>
              </w:rPr>
              <w:t>78</w:t>
            </w:r>
            <w:r w:rsidR="00AA1651">
              <w:rPr>
                <w:noProof/>
                <w:webHidden/>
              </w:rPr>
              <w:fldChar w:fldCharType="end"/>
            </w:r>
          </w:hyperlink>
        </w:p>
        <w:p w14:paraId="703E4B21" w14:textId="054186B4" w:rsidR="00AA1651" w:rsidRDefault="00265BBD">
          <w:pPr>
            <w:pStyle w:val="21"/>
            <w:tabs>
              <w:tab w:val="right" w:leader="dot" w:pos="8494"/>
            </w:tabs>
            <w:ind w:left="188" w:firstLine="188"/>
            <w:rPr>
              <w:noProof/>
              <w:szCs w:val="22"/>
            </w:rPr>
          </w:pPr>
          <w:hyperlink w:anchor="_Toc161049456" w:history="1">
            <w:r w:rsidR="00AA1651" w:rsidRPr="00F06B7A">
              <w:rPr>
                <w:rStyle w:val="af0"/>
                <w:rFonts w:eastAsiaTheme="minorHAnsi"/>
                <w:noProof/>
              </w:rPr>
              <w:t>7.2　時間割システム</w:t>
            </w:r>
            <w:r w:rsidR="00AA1651">
              <w:rPr>
                <w:noProof/>
                <w:webHidden/>
              </w:rPr>
              <w:tab/>
            </w:r>
            <w:r w:rsidR="00AA1651">
              <w:rPr>
                <w:noProof/>
                <w:webHidden/>
              </w:rPr>
              <w:fldChar w:fldCharType="begin"/>
            </w:r>
            <w:r w:rsidR="00AA1651">
              <w:rPr>
                <w:noProof/>
                <w:webHidden/>
              </w:rPr>
              <w:instrText xml:space="preserve"> PAGEREF _Toc161049456 \h </w:instrText>
            </w:r>
            <w:r w:rsidR="00AA1651">
              <w:rPr>
                <w:noProof/>
                <w:webHidden/>
              </w:rPr>
            </w:r>
            <w:r w:rsidR="00AA1651">
              <w:rPr>
                <w:noProof/>
                <w:webHidden/>
              </w:rPr>
              <w:fldChar w:fldCharType="separate"/>
            </w:r>
            <w:r w:rsidR="00AA1651">
              <w:rPr>
                <w:noProof/>
                <w:webHidden/>
              </w:rPr>
              <w:t>78</w:t>
            </w:r>
            <w:r w:rsidR="00AA1651">
              <w:rPr>
                <w:noProof/>
                <w:webHidden/>
              </w:rPr>
              <w:fldChar w:fldCharType="end"/>
            </w:r>
          </w:hyperlink>
        </w:p>
        <w:p w14:paraId="20D5238E" w14:textId="23845DC8" w:rsidR="00AA1651" w:rsidRDefault="00265BBD">
          <w:pPr>
            <w:pStyle w:val="21"/>
            <w:tabs>
              <w:tab w:val="right" w:leader="dot" w:pos="8494"/>
            </w:tabs>
            <w:ind w:left="188" w:firstLine="188"/>
            <w:rPr>
              <w:noProof/>
              <w:szCs w:val="22"/>
            </w:rPr>
          </w:pPr>
          <w:hyperlink w:anchor="_Toc161049457" w:history="1">
            <w:r w:rsidR="00AA1651" w:rsidRPr="00F06B7A">
              <w:rPr>
                <w:rStyle w:val="af0"/>
                <w:rFonts w:eastAsiaTheme="minorHAnsi"/>
                <w:noProof/>
              </w:rPr>
              <w:t>7.3　電子出席簿</w:t>
            </w:r>
            <w:r w:rsidR="00AA1651">
              <w:rPr>
                <w:noProof/>
                <w:webHidden/>
              </w:rPr>
              <w:tab/>
            </w:r>
            <w:r w:rsidR="00AA1651">
              <w:rPr>
                <w:noProof/>
                <w:webHidden/>
              </w:rPr>
              <w:fldChar w:fldCharType="begin"/>
            </w:r>
            <w:r w:rsidR="00AA1651">
              <w:rPr>
                <w:noProof/>
                <w:webHidden/>
              </w:rPr>
              <w:instrText xml:space="preserve"> PAGEREF _Toc161049457 \h </w:instrText>
            </w:r>
            <w:r w:rsidR="00AA1651">
              <w:rPr>
                <w:noProof/>
                <w:webHidden/>
              </w:rPr>
            </w:r>
            <w:r w:rsidR="00AA1651">
              <w:rPr>
                <w:noProof/>
                <w:webHidden/>
              </w:rPr>
              <w:fldChar w:fldCharType="separate"/>
            </w:r>
            <w:r w:rsidR="00AA1651">
              <w:rPr>
                <w:noProof/>
                <w:webHidden/>
              </w:rPr>
              <w:t>79</w:t>
            </w:r>
            <w:r w:rsidR="00AA1651">
              <w:rPr>
                <w:noProof/>
                <w:webHidden/>
              </w:rPr>
              <w:fldChar w:fldCharType="end"/>
            </w:r>
          </w:hyperlink>
        </w:p>
        <w:p w14:paraId="2BC1CE16" w14:textId="31193C7C" w:rsidR="00AA1651" w:rsidRDefault="00265BBD">
          <w:pPr>
            <w:pStyle w:val="11"/>
            <w:rPr>
              <w:color w:val="auto"/>
              <w:szCs w:val="22"/>
            </w:rPr>
          </w:pPr>
          <w:hyperlink w:anchor="_Toc161049458" w:history="1">
            <w:r w:rsidR="00AA1651" w:rsidRPr="00F06B7A">
              <w:rPr>
                <w:rStyle w:val="af0"/>
              </w:rPr>
              <w:t>第8章　　　おわりに</w:t>
            </w:r>
            <w:r w:rsidR="00AA1651">
              <w:rPr>
                <w:webHidden/>
              </w:rPr>
              <w:tab/>
            </w:r>
            <w:r w:rsidR="00AA1651">
              <w:rPr>
                <w:webHidden/>
              </w:rPr>
              <w:fldChar w:fldCharType="begin"/>
            </w:r>
            <w:r w:rsidR="00AA1651">
              <w:rPr>
                <w:webHidden/>
              </w:rPr>
              <w:instrText xml:space="preserve"> PAGEREF _Toc161049458 \h </w:instrText>
            </w:r>
            <w:r w:rsidR="00AA1651">
              <w:rPr>
                <w:webHidden/>
              </w:rPr>
            </w:r>
            <w:r w:rsidR="00AA1651">
              <w:rPr>
                <w:webHidden/>
              </w:rPr>
              <w:fldChar w:fldCharType="separate"/>
            </w:r>
            <w:r w:rsidR="00AA1651">
              <w:rPr>
                <w:webHidden/>
              </w:rPr>
              <w:t>80</w:t>
            </w:r>
            <w:r w:rsidR="00AA1651">
              <w:rPr>
                <w:webHidden/>
              </w:rPr>
              <w:fldChar w:fldCharType="end"/>
            </w:r>
          </w:hyperlink>
        </w:p>
        <w:p w14:paraId="4B0DE1CC" w14:textId="314A74CF" w:rsidR="00357689" w:rsidRDefault="00357689">
          <w:pPr>
            <w:ind w:firstLine="184"/>
          </w:pPr>
          <w:r>
            <w:rPr>
              <w:b/>
              <w:bCs/>
              <w:lang w:val="ja-JP"/>
            </w:rPr>
            <w:fldChar w:fldCharType="end"/>
          </w:r>
        </w:p>
      </w:sdtContent>
    </w:sdt>
    <w:p w14:paraId="1476C518" w14:textId="77777777" w:rsidR="001E7ACD" w:rsidRDefault="001E7ACD" w:rsidP="001E7ACD">
      <w:pPr>
        <w:widowControl/>
        <w:spacing w:line="240" w:lineRule="auto"/>
        <w:ind w:firstLineChars="0" w:firstLine="0"/>
        <w:jc w:val="left"/>
      </w:pPr>
    </w:p>
    <w:p w14:paraId="2A26DCCE" w14:textId="77777777" w:rsidR="003D21B3" w:rsidRDefault="001E7ACD" w:rsidP="003D21B3">
      <w:pPr>
        <w:pStyle w:val="1"/>
        <w:numPr>
          <w:ilvl w:val="0"/>
          <w:numId w:val="12"/>
        </w:numPr>
      </w:pPr>
      <w:r>
        <w:br w:type="page"/>
      </w:r>
      <w:bookmarkStart w:id="154" w:name="_Ref95321729"/>
      <w:bookmarkStart w:id="155" w:name="_Toc160800055"/>
      <w:bookmarkStart w:id="156" w:name="_Toc161049424"/>
      <w:r w:rsidR="003D21B3" w:rsidRPr="0068633C">
        <w:lastRenderedPageBreak/>
        <w:t>はじめに</w:t>
      </w:r>
      <w:bookmarkEnd w:id="154"/>
      <w:bookmarkEnd w:id="155"/>
      <w:bookmarkEnd w:id="156"/>
    </w:p>
    <w:p w14:paraId="5563F42D" w14:textId="7D10869B" w:rsidR="00CF165A" w:rsidRDefault="00CF165A" w:rsidP="00CF165A">
      <w:pPr>
        <w:ind w:firstLine="188"/>
      </w:pPr>
      <w:r>
        <w:rPr>
          <w:rFonts w:hint="eastAsia"/>
        </w:rPr>
        <w:t>私たちは普段</w:t>
      </w:r>
      <w:r w:rsidR="007513F6">
        <w:rPr>
          <w:rFonts w:hint="eastAsia"/>
        </w:rPr>
        <w:t>，</w:t>
      </w:r>
      <w:r>
        <w:rPr>
          <w:rFonts w:hint="eastAsia"/>
        </w:rPr>
        <w:t>過去の卒業生が開発したシステムを日常生活で使用している．令和２年度には</w:t>
      </w:r>
      <w:r w:rsidR="007513F6">
        <w:rPr>
          <w:rFonts w:hint="eastAsia"/>
        </w:rPr>
        <w:t>，</w:t>
      </w:r>
      <w:r>
        <w:rPr>
          <w:rFonts w:hint="eastAsia"/>
        </w:rPr>
        <w:t>「欠席連絡システム」令和３年度には</w:t>
      </w:r>
      <w:r w:rsidR="007513F6">
        <w:rPr>
          <w:rFonts w:hint="eastAsia"/>
        </w:rPr>
        <w:t>，</w:t>
      </w:r>
      <w:r>
        <w:rPr>
          <w:rFonts w:hint="eastAsia"/>
        </w:rPr>
        <w:t>「時間割システム」</w:t>
      </w:r>
      <w:r w:rsidR="007513F6">
        <w:rPr>
          <w:rFonts w:hint="eastAsia"/>
        </w:rPr>
        <w:t>，</w:t>
      </w:r>
      <w:r>
        <w:rPr>
          <w:rFonts w:hint="eastAsia"/>
        </w:rPr>
        <w:t>昨年度は「電子出席簿」が作成された．</w:t>
      </w:r>
    </w:p>
    <w:p w14:paraId="769B4241" w14:textId="0D77F19F" w:rsidR="00CF165A" w:rsidRDefault="00CF165A" w:rsidP="00CF165A">
      <w:pPr>
        <w:ind w:firstLine="188"/>
      </w:pPr>
      <w:r>
        <w:rPr>
          <w:rFonts w:hint="eastAsia"/>
        </w:rPr>
        <w:t>今回</w:t>
      </w:r>
      <w:r w:rsidR="007513F6">
        <w:rPr>
          <w:rFonts w:hint="eastAsia"/>
        </w:rPr>
        <w:t>，</w:t>
      </w:r>
      <w:r>
        <w:rPr>
          <w:rFonts w:hint="eastAsia"/>
        </w:rPr>
        <w:t>私たちは</w:t>
      </w:r>
      <w:r w:rsidR="007513F6">
        <w:rPr>
          <w:rFonts w:hint="eastAsia"/>
        </w:rPr>
        <w:t>，</w:t>
      </w:r>
      <w:r>
        <w:rPr>
          <w:rFonts w:hint="eastAsia"/>
        </w:rPr>
        <w:t>上記のシステムをより使いやすいものに作り直そうと考えた．</w:t>
      </w:r>
    </w:p>
    <w:p w14:paraId="3D49A4A2" w14:textId="77777777" w:rsidR="00CF165A" w:rsidRDefault="00CF165A" w:rsidP="00CF165A">
      <w:pPr>
        <w:ind w:firstLineChars="0"/>
      </w:pPr>
      <w:r>
        <w:rPr>
          <w:rFonts w:hint="eastAsia"/>
        </w:rPr>
        <w:t>私たちがこの研究を選んだ理由は3つある．</w:t>
      </w:r>
    </w:p>
    <w:p w14:paraId="4D3DBFC8" w14:textId="126EABDF" w:rsidR="00CF165A" w:rsidRDefault="00CF165A" w:rsidP="00CF165A">
      <w:pPr>
        <w:ind w:firstLine="188"/>
      </w:pPr>
      <w:r>
        <w:rPr>
          <w:rFonts w:hint="eastAsia"/>
        </w:rPr>
        <w:t>1つ目は</w:t>
      </w:r>
      <w:r w:rsidR="007513F6">
        <w:rPr>
          <w:rFonts w:hint="eastAsia"/>
        </w:rPr>
        <w:t>，</w:t>
      </w:r>
      <w:r>
        <w:rPr>
          <w:rFonts w:hint="eastAsia"/>
        </w:rPr>
        <w:t>学んだことを活かして</w:t>
      </w:r>
      <w:r w:rsidR="007513F6">
        <w:rPr>
          <w:rFonts w:hint="eastAsia"/>
        </w:rPr>
        <w:t>，</w:t>
      </w:r>
      <w:r>
        <w:rPr>
          <w:rFonts w:hint="eastAsia"/>
        </w:rPr>
        <w:t>上流工程からW</w:t>
      </w:r>
      <w:r>
        <w:t>eb</w:t>
      </w:r>
      <w:r>
        <w:rPr>
          <w:rFonts w:hint="eastAsia"/>
        </w:rPr>
        <w:t>システムを開発してみたいと考えたからである．授業の中では</w:t>
      </w:r>
      <w:r w:rsidR="007513F6">
        <w:rPr>
          <w:rFonts w:hint="eastAsia"/>
        </w:rPr>
        <w:t>，</w:t>
      </w:r>
      <w:r>
        <w:rPr>
          <w:rFonts w:hint="eastAsia"/>
        </w:rPr>
        <w:t>なかなか経験できない要件定義や設計などの上流工程を経験し</w:t>
      </w:r>
      <w:r w:rsidR="007513F6">
        <w:rPr>
          <w:rFonts w:hint="eastAsia"/>
        </w:rPr>
        <w:t>，</w:t>
      </w:r>
      <w:r>
        <w:rPr>
          <w:rFonts w:hint="eastAsia"/>
        </w:rPr>
        <w:t>システム開発への理解をより深められるのではないかと考えたためである．</w:t>
      </w:r>
    </w:p>
    <w:p w14:paraId="54F328D5" w14:textId="335D9E60" w:rsidR="00CF165A" w:rsidRDefault="00CF165A" w:rsidP="00CF165A">
      <w:pPr>
        <w:ind w:firstLine="188"/>
      </w:pPr>
      <w:r>
        <w:rPr>
          <w:rFonts w:hint="eastAsia"/>
        </w:rPr>
        <w:t>2つ目は</w:t>
      </w:r>
      <w:r w:rsidR="007513F6">
        <w:rPr>
          <w:rFonts w:hint="eastAsia"/>
        </w:rPr>
        <w:t>，</w:t>
      </w:r>
      <w:r w:rsidRPr="006341FE">
        <w:rPr>
          <w:rFonts w:hint="eastAsia"/>
        </w:rPr>
        <w:t>現在</w:t>
      </w:r>
      <w:r>
        <w:rPr>
          <w:rFonts w:hint="eastAsia"/>
        </w:rPr>
        <w:t>使用している時間割</w:t>
      </w:r>
      <w:r w:rsidR="007513F6">
        <w:rPr>
          <w:rFonts w:hint="eastAsia"/>
        </w:rPr>
        <w:t>，</w:t>
      </w:r>
      <w:r>
        <w:rPr>
          <w:rFonts w:hint="eastAsia"/>
        </w:rPr>
        <w:t>電子出席簿</w:t>
      </w:r>
      <w:r w:rsidR="007513F6">
        <w:rPr>
          <w:rFonts w:hint="eastAsia"/>
        </w:rPr>
        <w:t>，</w:t>
      </w:r>
      <w:r>
        <w:rPr>
          <w:rFonts w:hint="eastAsia"/>
        </w:rPr>
        <w:t>欠席連絡システムにおいて見づらい</w:t>
      </w:r>
      <w:r w:rsidR="007513F6">
        <w:rPr>
          <w:rFonts w:hint="eastAsia"/>
        </w:rPr>
        <w:t>，</w:t>
      </w:r>
      <w:r>
        <w:rPr>
          <w:rFonts w:hint="eastAsia"/>
        </w:rPr>
        <w:t>使いづらい</w:t>
      </w:r>
      <w:r w:rsidR="007513F6">
        <w:rPr>
          <w:rFonts w:hint="eastAsia"/>
        </w:rPr>
        <w:t>，</w:t>
      </w:r>
      <w:r w:rsidRPr="006341FE">
        <w:rPr>
          <w:rFonts w:hint="eastAsia"/>
        </w:rPr>
        <w:t>エラーが</w:t>
      </w:r>
      <w:r>
        <w:rPr>
          <w:rFonts w:hint="eastAsia"/>
        </w:rPr>
        <w:t>起こる等のいくつかの問題があり</w:t>
      </w:r>
      <w:r w:rsidR="007513F6">
        <w:rPr>
          <w:rFonts w:hint="eastAsia"/>
        </w:rPr>
        <w:t>，</w:t>
      </w:r>
      <w:r>
        <w:rPr>
          <w:rFonts w:hint="eastAsia"/>
        </w:rPr>
        <w:t>システムの改善が必要だと考えたためである．</w:t>
      </w:r>
    </w:p>
    <w:p w14:paraId="0F7250AB" w14:textId="10038728" w:rsidR="00CF165A" w:rsidRDefault="00CF165A" w:rsidP="00CF165A">
      <w:pPr>
        <w:ind w:firstLine="188"/>
      </w:pPr>
      <w:r>
        <w:rPr>
          <w:rFonts w:hint="eastAsia"/>
        </w:rPr>
        <w:t>3つ目は</w:t>
      </w:r>
      <w:r w:rsidR="007513F6">
        <w:rPr>
          <w:rFonts w:hint="eastAsia"/>
        </w:rPr>
        <w:t>，</w:t>
      </w:r>
      <w:r>
        <w:rPr>
          <w:rFonts w:hint="eastAsia"/>
        </w:rPr>
        <w:t>時間割</w:t>
      </w:r>
      <w:r w:rsidR="007513F6">
        <w:rPr>
          <w:rFonts w:hint="eastAsia"/>
        </w:rPr>
        <w:t>，</w:t>
      </w:r>
      <w:r>
        <w:rPr>
          <w:rFonts w:hint="eastAsia"/>
        </w:rPr>
        <w:t>電子出席簿</w:t>
      </w:r>
      <w:r w:rsidR="007513F6">
        <w:rPr>
          <w:rFonts w:hint="eastAsia"/>
        </w:rPr>
        <w:t>，</w:t>
      </w:r>
      <w:r>
        <w:rPr>
          <w:rFonts w:hint="eastAsia"/>
        </w:rPr>
        <w:t>欠席連絡システムは</w:t>
      </w:r>
      <w:r w:rsidR="007513F6">
        <w:rPr>
          <w:rFonts w:hint="eastAsia"/>
        </w:rPr>
        <w:t>，</w:t>
      </w:r>
      <w:r>
        <w:rPr>
          <w:rFonts w:hint="eastAsia"/>
        </w:rPr>
        <w:t>それぞれ</w:t>
      </w:r>
      <w:r w:rsidRPr="006341FE">
        <w:rPr>
          <w:rFonts w:hint="eastAsia"/>
        </w:rPr>
        <w:t>別々のデータベースを使用しており</w:t>
      </w:r>
      <w:r w:rsidR="007513F6">
        <w:rPr>
          <w:rFonts w:hint="eastAsia"/>
        </w:rPr>
        <w:t>，</w:t>
      </w:r>
      <w:r w:rsidRPr="006341FE">
        <w:rPr>
          <w:rFonts w:hint="eastAsia"/>
        </w:rPr>
        <w:t>各システムが複雑に繋がりあっているため</w:t>
      </w:r>
      <w:r w:rsidR="007513F6">
        <w:rPr>
          <w:rFonts w:hint="eastAsia"/>
        </w:rPr>
        <w:t>，</w:t>
      </w:r>
      <w:r w:rsidRPr="006341FE">
        <w:rPr>
          <w:rFonts w:hint="eastAsia"/>
        </w:rPr>
        <w:t>改修するのは困難である</w:t>
      </w:r>
      <w:r>
        <w:rPr>
          <w:rFonts w:hint="eastAsia"/>
        </w:rPr>
        <w:t>と言われていたためである．</w:t>
      </w:r>
    </w:p>
    <w:p w14:paraId="2F8D6911" w14:textId="59307F5E" w:rsidR="00CF165A" w:rsidRDefault="00CF165A" w:rsidP="00CF165A">
      <w:pPr>
        <w:ind w:firstLineChars="0" w:firstLine="0"/>
      </w:pPr>
      <w:r>
        <w:rPr>
          <w:rFonts w:hint="eastAsia"/>
        </w:rPr>
        <w:t xml:space="preserve">　これらの理由から</w:t>
      </w:r>
      <w:r w:rsidR="007513F6">
        <w:rPr>
          <w:rFonts w:hint="eastAsia"/>
        </w:rPr>
        <w:t>，</w:t>
      </w:r>
      <w:r>
        <w:rPr>
          <w:rFonts w:hint="eastAsia"/>
        </w:rPr>
        <w:t>私たちは現行の３つシステムを統合し</w:t>
      </w:r>
      <w:r w:rsidR="007513F6">
        <w:rPr>
          <w:rFonts w:hint="eastAsia"/>
        </w:rPr>
        <w:t>，</w:t>
      </w:r>
      <w:r>
        <w:rPr>
          <w:rFonts w:hint="eastAsia"/>
        </w:rPr>
        <w:t>新たなシステムを作り直そうと考えた．</w:t>
      </w:r>
    </w:p>
    <w:p w14:paraId="37F1DA06" w14:textId="77777777" w:rsidR="003D21B3" w:rsidRPr="005F5D54" w:rsidRDefault="003D21B3" w:rsidP="003D21B3">
      <w:pPr>
        <w:widowControl/>
        <w:spacing w:line="240" w:lineRule="auto"/>
        <w:ind w:firstLineChars="0" w:firstLine="0"/>
        <w:jc w:val="left"/>
      </w:pPr>
      <w:r>
        <w:br w:type="page"/>
      </w:r>
    </w:p>
    <w:p w14:paraId="4F49137F" w14:textId="77777777" w:rsidR="003D21B3" w:rsidRDefault="003D21B3" w:rsidP="003D21B3">
      <w:pPr>
        <w:pStyle w:val="1"/>
        <w:numPr>
          <w:ilvl w:val="0"/>
          <w:numId w:val="12"/>
        </w:numPr>
      </w:pPr>
      <w:r>
        <w:lastRenderedPageBreak/>
        <w:tab/>
      </w:r>
      <w:bookmarkStart w:id="157" w:name="_Toc160800056"/>
      <w:bookmarkStart w:id="158" w:name="_Toc161049425"/>
      <w:r>
        <w:rPr>
          <w:rFonts w:hint="eastAsia"/>
        </w:rPr>
        <w:t>研究概要</w:t>
      </w:r>
      <w:bookmarkEnd w:id="157"/>
      <w:bookmarkEnd w:id="158"/>
    </w:p>
    <w:p w14:paraId="4E178EC7" w14:textId="77777777" w:rsidR="00CF165A" w:rsidRDefault="00CF165A" w:rsidP="00CF165A">
      <w:pPr>
        <w:pStyle w:val="2"/>
        <w:numPr>
          <w:ilvl w:val="1"/>
          <w:numId w:val="12"/>
        </w:numPr>
        <w:ind w:left="567"/>
      </w:pPr>
      <w:r>
        <w:rPr>
          <w:rFonts w:hint="eastAsia"/>
        </w:rPr>
        <w:t xml:space="preserve">　</w:t>
      </w:r>
      <w:bookmarkStart w:id="159" w:name="_Toc160800057"/>
      <w:bookmarkStart w:id="160" w:name="_Toc161049426"/>
      <w:r>
        <w:rPr>
          <w:rFonts w:hint="eastAsia"/>
        </w:rPr>
        <w:t>現行のシステムについて</w:t>
      </w:r>
      <w:bookmarkEnd w:id="159"/>
      <w:bookmarkEnd w:id="160"/>
    </w:p>
    <w:p w14:paraId="78CD450D" w14:textId="4DFEC1B2" w:rsidR="00CF165A" w:rsidRDefault="00CF165A" w:rsidP="00CF165A">
      <w:pPr>
        <w:widowControl/>
        <w:spacing w:line="240" w:lineRule="auto"/>
        <w:ind w:firstLineChars="0" w:firstLine="0"/>
        <w:jc w:val="left"/>
      </w:pPr>
      <w:r>
        <w:rPr>
          <w:rFonts w:hint="eastAsia"/>
        </w:rPr>
        <w:t>現在</w:t>
      </w:r>
      <w:r w:rsidR="007513F6">
        <w:rPr>
          <w:rFonts w:hint="eastAsia"/>
        </w:rPr>
        <w:t>，</w:t>
      </w:r>
      <w:r>
        <w:rPr>
          <w:rFonts w:hint="eastAsia"/>
        </w:rPr>
        <w:t>情報技術科では電子出席簿</w:t>
      </w:r>
      <w:r w:rsidR="007513F6">
        <w:rPr>
          <w:rFonts w:hint="eastAsia"/>
        </w:rPr>
        <w:t>，</w:t>
      </w:r>
      <w:r>
        <w:rPr>
          <w:rFonts w:hint="eastAsia"/>
        </w:rPr>
        <w:t>時間割</w:t>
      </w:r>
      <w:r w:rsidR="007513F6">
        <w:rPr>
          <w:rFonts w:hint="eastAsia"/>
        </w:rPr>
        <w:t>，</w:t>
      </w:r>
      <w:r>
        <w:rPr>
          <w:rFonts w:hint="eastAsia"/>
        </w:rPr>
        <w:t>欠席連絡の3つのシステムを使用している．このシステムは</w:t>
      </w:r>
      <w:r w:rsidR="007513F6">
        <w:rPr>
          <w:rFonts w:hint="eastAsia"/>
        </w:rPr>
        <w:t>，</w:t>
      </w:r>
      <w:r>
        <w:rPr>
          <w:rFonts w:hint="eastAsia"/>
        </w:rPr>
        <w:t>卒業生が卒業研究で作成したものである．</w:t>
      </w:r>
    </w:p>
    <w:p w14:paraId="75DEFEFA" w14:textId="77777777" w:rsidR="00CF165A" w:rsidRDefault="00CF165A" w:rsidP="00CF165A">
      <w:pPr>
        <w:pStyle w:val="3"/>
        <w:numPr>
          <w:ilvl w:val="2"/>
          <w:numId w:val="12"/>
        </w:numPr>
        <w:ind w:hanging="992"/>
      </w:pPr>
      <w:bookmarkStart w:id="161" w:name="_Toc160800058"/>
      <w:bookmarkStart w:id="162" w:name="_Toc161049427"/>
      <w:r>
        <w:rPr>
          <w:rFonts w:hint="eastAsia"/>
        </w:rPr>
        <w:t>電子出席簿</w:t>
      </w:r>
      <w:bookmarkEnd w:id="161"/>
      <w:bookmarkEnd w:id="162"/>
    </w:p>
    <w:p w14:paraId="06E8B562" w14:textId="27F37140" w:rsidR="00CF165A" w:rsidRDefault="00CF165A" w:rsidP="00CF165A">
      <w:pPr>
        <w:ind w:firstLine="188"/>
      </w:pPr>
      <w:r>
        <w:rPr>
          <w:rFonts w:hint="eastAsia"/>
        </w:rPr>
        <w:t>このシステムは</w:t>
      </w:r>
      <w:r w:rsidR="007513F6">
        <w:rPr>
          <w:rFonts w:hint="eastAsia"/>
        </w:rPr>
        <w:t>，</w:t>
      </w:r>
      <w:r>
        <w:rPr>
          <w:rFonts w:hint="eastAsia"/>
        </w:rPr>
        <w:t>スマートフォンで学生の出欠確認をできるシステムである．</w:t>
      </w:r>
    </w:p>
    <w:p w14:paraId="28832E1F" w14:textId="241091AF" w:rsidR="00CF165A" w:rsidRDefault="00CF165A" w:rsidP="00CF165A">
      <w:pPr>
        <w:ind w:firstLineChars="0" w:firstLine="0"/>
      </w:pPr>
      <w:r>
        <w:rPr>
          <w:rFonts w:hint="eastAsia"/>
        </w:rPr>
        <w:t>システムの主な流れは</w:t>
      </w:r>
      <w:r w:rsidR="007513F6">
        <w:rPr>
          <w:rFonts w:hint="eastAsia"/>
        </w:rPr>
        <w:t>，</w:t>
      </w:r>
      <w:r>
        <w:rPr>
          <w:rFonts w:hint="eastAsia"/>
        </w:rPr>
        <w:t>電子出席簿システムで入力したデータをデータベースに格納する．さらに</w:t>
      </w:r>
      <w:r w:rsidR="007513F6">
        <w:rPr>
          <w:rFonts w:hint="eastAsia"/>
        </w:rPr>
        <w:t>，</w:t>
      </w:r>
      <w:r>
        <w:rPr>
          <w:rFonts w:hint="eastAsia"/>
        </w:rPr>
        <w:t>必要であれば出欠状況を</w:t>
      </w:r>
      <w:r>
        <w:t>CSV</w:t>
      </w:r>
      <w:r>
        <w:rPr>
          <w:rFonts w:hint="eastAsia"/>
        </w:rPr>
        <w:t>ファイルとして出力し</w:t>
      </w:r>
      <w:r w:rsidR="007513F6">
        <w:rPr>
          <w:rFonts w:hint="eastAsia"/>
        </w:rPr>
        <w:t>，</w:t>
      </w:r>
      <w:r>
        <w:rPr>
          <w:rFonts w:hint="eastAsia"/>
        </w:rPr>
        <w:t>学生の出席状況を一見して分かるようにしている．</w:t>
      </w:r>
    </w:p>
    <w:p w14:paraId="4B8D139B" w14:textId="77777777" w:rsidR="00CF165A" w:rsidRDefault="00CF165A" w:rsidP="00CF165A">
      <w:pPr>
        <w:pStyle w:val="3"/>
        <w:numPr>
          <w:ilvl w:val="2"/>
          <w:numId w:val="12"/>
        </w:numPr>
        <w:ind w:hanging="992"/>
      </w:pPr>
      <w:bookmarkStart w:id="163" w:name="_Toc160800059"/>
      <w:bookmarkStart w:id="164" w:name="_Toc161049428"/>
      <w:r>
        <w:rPr>
          <w:rFonts w:hint="eastAsia"/>
        </w:rPr>
        <w:t>時間割システム</w:t>
      </w:r>
      <w:bookmarkEnd w:id="163"/>
      <w:bookmarkEnd w:id="164"/>
    </w:p>
    <w:p w14:paraId="7E3611EC" w14:textId="0A44E524" w:rsidR="00CF165A" w:rsidRDefault="00CF165A" w:rsidP="00CF165A">
      <w:pPr>
        <w:ind w:firstLine="188"/>
      </w:pPr>
      <w:r>
        <w:rPr>
          <w:rFonts w:hint="eastAsia"/>
        </w:rPr>
        <w:t>このシステムは</w:t>
      </w:r>
      <w:r w:rsidR="007513F6">
        <w:rPr>
          <w:rFonts w:hint="eastAsia"/>
        </w:rPr>
        <w:t>，</w:t>
      </w:r>
      <w:r>
        <w:rPr>
          <w:rFonts w:hint="eastAsia"/>
        </w:rPr>
        <w:t>スマートフォンやPCで時間割の作成</w:t>
      </w:r>
      <w:r w:rsidR="007513F6">
        <w:rPr>
          <w:rFonts w:hint="eastAsia"/>
        </w:rPr>
        <w:t>，</w:t>
      </w:r>
      <w:r>
        <w:rPr>
          <w:rFonts w:hint="eastAsia"/>
        </w:rPr>
        <w:t>閲覧ができるシステムである．</w:t>
      </w:r>
    </w:p>
    <w:p w14:paraId="7B5A8B28" w14:textId="616A1127" w:rsidR="00CF165A" w:rsidRDefault="00CF165A" w:rsidP="00CF165A">
      <w:pPr>
        <w:ind w:firstLine="188"/>
      </w:pPr>
      <w:r>
        <w:rPr>
          <w:rFonts w:hint="eastAsia"/>
        </w:rPr>
        <w:t>システムの主な流れは</w:t>
      </w:r>
      <w:r w:rsidR="007513F6">
        <w:rPr>
          <w:rFonts w:hint="eastAsia"/>
        </w:rPr>
        <w:t>，</w:t>
      </w:r>
      <w:r>
        <w:rPr>
          <w:rFonts w:hint="eastAsia"/>
        </w:rPr>
        <w:t>教員側の画面で時間割を作成し</w:t>
      </w:r>
      <w:r w:rsidR="007513F6">
        <w:rPr>
          <w:rFonts w:hint="eastAsia"/>
        </w:rPr>
        <w:t>，</w:t>
      </w:r>
      <w:r>
        <w:rPr>
          <w:rFonts w:hint="eastAsia"/>
        </w:rPr>
        <w:t>データベースに格納する．そして</w:t>
      </w:r>
      <w:r w:rsidR="007513F6">
        <w:rPr>
          <w:rFonts w:hint="eastAsia"/>
        </w:rPr>
        <w:t>，</w:t>
      </w:r>
      <w:r>
        <w:rPr>
          <w:rFonts w:hint="eastAsia"/>
        </w:rPr>
        <w:t>学生側の画面でデータベースを参照し</w:t>
      </w:r>
      <w:r w:rsidR="007513F6">
        <w:rPr>
          <w:rFonts w:hint="eastAsia"/>
        </w:rPr>
        <w:t>，</w:t>
      </w:r>
      <w:r>
        <w:rPr>
          <w:rFonts w:hint="eastAsia"/>
        </w:rPr>
        <w:t>閲覧することができる．</w:t>
      </w:r>
    </w:p>
    <w:p w14:paraId="5B998A9F" w14:textId="77777777" w:rsidR="00CF165A" w:rsidRDefault="00CF165A" w:rsidP="00CF165A">
      <w:pPr>
        <w:pStyle w:val="3"/>
        <w:numPr>
          <w:ilvl w:val="2"/>
          <w:numId w:val="12"/>
        </w:numPr>
        <w:ind w:hanging="992"/>
      </w:pPr>
      <w:bookmarkStart w:id="165" w:name="_Toc160800060"/>
      <w:bookmarkStart w:id="166" w:name="_Toc161049429"/>
      <w:r>
        <w:rPr>
          <w:rFonts w:hint="eastAsia"/>
        </w:rPr>
        <w:t>欠席連絡システム</w:t>
      </w:r>
      <w:bookmarkEnd w:id="165"/>
      <w:bookmarkEnd w:id="166"/>
    </w:p>
    <w:p w14:paraId="2C67D0CD" w14:textId="30DEA3FC" w:rsidR="00CF165A" w:rsidRDefault="00CF165A" w:rsidP="00CF165A">
      <w:pPr>
        <w:ind w:firstLine="188"/>
      </w:pPr>
      <w:r>
        <w:rPr>
          <w:rFonts w:hint="eastAsia"/>
        </w:rPr>
        <w:t>このシステムは</w:t>
      </w:r>
      <w:r w:rsidR="007513F6">
        <w:rPr>
          <w:rFonts w:hint="eastAsia"/>
        </w:rPr>
        <w:t>，</w:t>
      </w:r>
      <w:r>
        <w:rPr>
          <w:rFonts w:hint="eastAsia"/>
        </w:rPr>
        <w:t>スマートフォンやPCで欠席連絡を送ることができるシステムである．</w:t>
      </w:r>
    </w:p>
    <w:p w14:paraId="25C2168D" w14:textId="783A941B" w:rsidR="00CF165A" w:rsidRDefault="00CF165A" w:rsidP="00CF165A">
      <w:pPr>
        <w:ind w:firstLine="188"/>
      </w:pPr>
      <w:r>
        <w:rPr>
          <w:rFonts w:hint="eastAsia"/>
        </w:rPr>
        <w:t>システムの主な流れは</w:t>
      </w:r>
      <w:r w:rsidR="007513F6">
        <w:rPr>
          <w:rFonts w:hint="eastAsia"/>
        </w:rPr>
        <w:t>，</w:t>
      </w:r>
      <w:r>
        <w:rPr>
          <w:rFonts w:hint="eastAsia"/>
        </w:rPr>
        <w:t>欠席連絡システムで届け出を提出し</w:t>
      </w:r>
      <w:r w:rsidR="007513F6">
        <w:rPr>
          <w:rFonts w:hint="eastAsia"/>
        </w:rPr>
        <w:t>，</w:t>
      </w:r>
      <w:r>
        <w:rPr>
          <w:rFonts w:hint="eastAsia"/>
        </w:rPr>
        <w:t>データをデータベースに格納する．さらに</w:t>
      </w:r>
      <w:r w:rsidR="007513F6">
        <w:rPr>
          <w:rFonts w:hint="eastAsia"/>
        </w:rPr>
        <w:t>，</w:t>
      </w:r>
      <w:r>
        <w:rPr>
          <w:rFonts w:hint="eastAsia"/>
        </w:rPr>
        <w:t>届け出データをもとにPDF・メールを作成する．</w:t>
      </w:r>
    </w:p>
    <w:p w14:paraId="5EC74E9E" w14:textId="77777777" w:rsidR="003D21B3" w:rsidRPr="003459AC" w:rsidRDefault="003D21B3" w:rsidP="003D21B3">
      <w:pPr>
        <w:widowControl/>
        <w:spacing w:line="240" w:lineRule="auto"/>
        <w:ind w:firstLineChars="0" w:firstLine="0"/>
        <w:jc w:val="left"/>
      </w:pPr>
      <w:r>
        <w:br w:type="page"/>
      </w:r>
    </w:p>
    <w:p w14:paraId="1738F5AA" w14:textId="77777777" w:rsidR="00CF165A" w:rsidRDefault="00CF165A" w:rsidP="00CF165A">
      <w:pPr>
        <w:pStyle w:val="2"/>
        <w:numPr>
          <w:ilvl w:val="1"/>
          <w:numId w:val="12"/>
        </w:numPr>
        <w:ind w:left="567"/>
      </w:pPr>
      <w:r>
        <w:rPr>
          <w:rFonts w:hint="eastAsia"/>
        </w:rPr>
        <w:lastRenderedPageBreak/>
        <w:t xml:space="preserve">　</w:t>
      </w:r>
      <w:bookmarkStart w:id="167" w:name="_Toc160800061"/>
      <w:bookmarkStart w:id="168" w:name="_Toc161049430"/>
      <w:r>
        <w:rPr>
          <w:rFonts w:hint="eastAsia"/>
        </w:rPr>
        <w:t>現行のシステムによる問題</w:t>
      </w:r>
      <w:bookmarkEnd w:id="167"/>
      <w:bookmarkEnd w:id="168"/>
    </w:p>
    <w:p w14:paraId="7F353A5E" w14:textId="423F617A" w:rsidR="00CF165A" w:rsidRPr="001029AA" w:rsidRDefault="00CF165A" w:rsidP="00CF165A">
      <w:pPr>
        <w:ind w:firstLine="188"/>
      </w:pPr>
      <w:r>
        <w:rPr>
          <w:rFonts w:hint="eastAsia"/>
        </w:rPr>
        <w:t>現行のシステムにはいくつか課題点があり</w:t>
      </w:r>
      <w:r w:rsidR="007513F6">
        <w:rPr>
          <w:rFonts w:hint="eastAsia"/>
        </w:rPr>
        <w:t>，</w:t>
      </w:r>
      <w:r>
        <w:rPr>
          <w:rFonts w:hint="eastAsia"/>
        </w:rPr>
        <w:t>それにより日常生活に困難が生じている．主に</w:t>
      </w:r>
      <w:r w:rsidR="007513F6">
        <w:rPr>
          <w:rFonts w:hint="eastAsia"/>
        </w:rPr>
        <w:t>，</w:t>
      </w:r>
      <w:r>
        <w:rPr>
          <w:rFonts w:hint="eastAsia"/>
        </w:rPr>
        <w:t>電子出席簿</w:t>
      </w:r>
      <w:r w:rsidR="007513F6">
        <w:rPr>
          <w:rFonts w:hint="eastAsia"/>
        </w:rPr>
        <w:t>，</w:t>
      </w:r>
      <w:r>
        <w:rPr>
          <w:rFonts w:hint="eastAsia"/>
        </w:rPr>
        <w:t>時間割システム</w:t>
      </w:r>
      <w:r w:rsidR="007513F6">
        <w:rPr>
          <w:rFonts w:hint="eastAsia"/>
        </w:rPr>
        <w:t>，</w:t>
      </w:r>
      <w:r>
        <w:rPr>
          <w:rFonts w:hint="eastAsia"/>
        </w:rPr>
        <w:t>そして別々に構築された３つのデータベースに課題点が挙げられる．</w:t>
      </w:r>
    </w:p>
    <w:p w14:paraId="380D3085" w14:textId="77777777" w:rsidR="00CF165A" w:rsidRDefault="00CF165A" w:rsidP="00CF165A">
      <w:pPr>
        <w:pStyle w:val="3"/>
        <w:numPr>
          <w:ilvl w:val="2"/>
          <w:numId w:val="12"/>
        </w:numPr>
        <w:ind w:hanging="992"/>
      </w:pPr>
      <w:bookmarkStart w:id="169" w:name="_Toc160800062"/>
      <w:bookmarkStart w:id="170" w:name="_Toc161049431"/>
      <w:r>
        <w:rPr>
          <w:rFonts w:hint="eastAsia"/>
        </w:rPr>
        <w:t>電子出席簿の課題</w:t>
      </w:r>
      <w:bookmarkEnd w:id="169"/>
      <w:bookmarkEnd w:id="170"/>
    </w:p>
    <w:p w14:paraId="6D0B2845" w14:textId="77777777" w:rsidR="00CF165A" w:rsidRDefault="00CF165A" w:rsidP="00CF165A">
      <w:pPr>
        <w:ind w:firstLine="188"/>
      </w:pPr>
      <w:r>
        <w:rPr>
          <w:rFonts w:hint="eastAsia"/>
        </w:rPr>
        <w:t>現行の電子出席簿の課題点は２つある．</w:t>
      </w:r>
    </w:p>
    <w:p w14:paraId="6014C39E" w14:textId="481B6D1D" w:rsidR="00CF165A" w:rsidRDefault="00CF165A" w:rsidP="00CF165A">
      <w:pPr>
        <w:ind w:firstLine="188"/>
      </w:pPr>
      <w:r>
        <w:rPr>
          <w:rFonts w:hint="eastAsia"/>
        </w:rPr>
        <w:t>１つ目は</w:t>
      </w:r>
      <w:r w:rsidR="007513F6">
        <w:rPr>
          <w:rFonts w:hint="eastAsia"/>
        </w:rPr>
        <w:t>，</w:t>
      </w:r>
      <w:r>
        <w:rPr>
          <w:rFonts w:hint="eastAsia"/>
        </w:rPr>
        <w:t>１日全体を通して出席状況の確認ができない点である．現行の電子出席簿は１コマ単位での表示のため</w:t>
      </w:r>
      <w:r w:rsidR="007513F6">
        <w:rPr>
          <w:rFonts w:hint="eastAsia"/>
        </w:rPr>
        <w:t>，</w:t>
      </w:r>
      <w:r>
        <w:rPr>
          <w:rFonts w:hint="eastAsia"/>
        </w:rPr>
        <w:t>１日全体の出席状況を確認したい際に手間がかかってしまう．（図2.2.1）</w:t>
      </w:r>
    </w:p>
    <w:p w14:paraId="17A17B9D" w14:textId="3012592A" w:rsidR="00CF165A" w:rsidRPr="008D5861" w:rsidRDefault="00CF165A" w:rsidP="00CF165A">
      <w:pPr>
        <w:ind w:firstLine="188"/>
      </w:pPr>
      <w:r>
        <w:rPr>
          <w:rFonts w:hint="eastAsia"/>
        </w:rPr>
        <w:t>２つ目は</w:t>
      </w:r>
      <w:r w:rsidR="007513F6">
        <w:rPr>
          <w:rFonts w:hint="eastAsia"/>
        </w:rPr>
        <w:t>，</w:t>
      </w:r>
      <w:r>
        <w:rPr>
          <w:rFonts w:hint="eastAsia"/>
        </w:rPr>
        <w:t>出欠確認の完了ボタンを押すとセッションエラーが起きる点である．</w:t>
      </w:r>
    </w:p>
    <w:p w14:paraId="26D04345" w14:textId="77777777" w:rsidR="003D21B3" w:rsidRDefault="003D21B3" w:rsidP="003D21B3">
      <w:pPr>
        <w:ind w:firstLine="188"/>
      </w:pPr>
      <w:r w:rsidRPr="00EA1D89">
        <w:rPr>
          <w:noProof/>
        </w:rPr>
        <w:drawing>
          <wp:anchor distT="0" distB="0" distL="114300" distR="114300" simplePos="0" relativeHeight="251768832" behindDoc="1" locked="0" layoutInCell="1" allowOverlap="1" wp14:anchorId="7B8ED44F" wp14:editId="3173C4F3">
            <wp:simplePos x="0" y="0"/>
            <wp:positionH relativeFrom="margin">
              <wp:align>center</wp:align>
            </wp:positionH>
            <wp:positionV relativeFrom="paragraph">
              <wp:posOffset>6350</wp:posOffset>
            </wp:positionV>
            <wp:extent cx="3686175" cy="2333661"/>
            <wp:effectExtent l="0" t="0" r="0" b="9525"/>
            <wp:wrapNone/>
            <wp:docPr id="2078"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6175" cy="2333661"/>
                    </a:xfrm>
                    <a:prstGeom prst="rect">
                      <a:avLst/>
                    </a:prstGeom>
                  </pic:spPr>
                </pic:pic>
              </a:graphicData>
            </a:graphic>
            <wp14:sizeRelH relativeFrom="margin">
              <wp14:pctWidth>0</wp14:pctWidth>
            </wp14:sizeRelH>
            <wp14:sizeRelV relativeFrom="margin">
              <wp14:pctHeight>0</wp14:pctHeight>
            </wp14:sizeRelV>
          </wp:anchor>
        </w:drawing>
      </w:r>
    </w:p>
    <w:p w14:paraId="1EB1666A" w14:textId="77777777" w:rsidR="003D21B3" w:rsidRDefault="003D21B3" w:rsidP="003D21B3">
      <w:pPr>
        <w:ind w:firstLine="188"/>
      </w:pPr>
    </w:p>
    <w:p w14:paraId="16B2BAC4" w14:textId="77777777" w:rsidR="003D21B3" w:rsidRDefault="003D21B3" w:rsidP="003D21B3">
      <w:pPr>
        <w:ind w:firstLine="188"/>
      </w:pPr>
    </w:p>
    <w:p w14:paraId="61B3A4E7" w14:textId="77777777" w:rsidR="003D21B3" w:rsidRDefault="003D21B3" w:rsidP="003D21B3">
      <w:pPr>
        <w:ind w:firstLine="188"/>
      </w:pPr>
    </w:p>
    <w:p w14:paraId="43CA187F" w14:textId="77777777" w:rsidR="003D21B3" w:rsidRDefault="003D21B3" w:rsidP="003D21B3">
      <w:pPr>
        <w:ind w:firstLine="188"/>
      </w:pPr>
    </w:p>
    <w:p w14:paraId="3B1A8D2A" w14:textId="77777777" w:rsidR="003D21B3" w:rsidRDefault="003D21B3" w:rsidP="003D21B3">
      <w:pPr>
        <w:ind w:firstLine="188"/>
      </w:pPr>
    </w:p>
    <w:p w14:paraId="04A6539C" w14:textId="77777777" w:rsidR="003D21B3" w:rsidRDefault="003D21B3" w:rsidP="003D21B3">
      <w:pPr>
        <w:ind w:firstLine="188"/>
      </w:pPr>
    </w:p>
    <w:p w14:paraId="7BE248DB" w14:textId="77777777" w:rsidR="003D21B3" w:rsidRDefault="003D21B3" w:rsidP="003D21B3">
      <w:pPr>
        <w:ind w:firstLine="188"/>
        <w:jc w:val="center"/>
      </w:pPr>
      <w:r>
        <w:rPr>
          <w:rFonts w:hint="eastAsia"/>
        </w:rPr>
        <w:t>図2.2.1　現行の電子出席簿</w:t>
      </w:r>
    </w:p>
    <w:p w14:paraId="3311FAD0" w14:textId="77777777" w:rsidR="003D21B3" w:rsidRDefault="003D21B3" w:rsidP="003D21B3">
      <w:pPr>
        <w:widowControl/>
        <w:spacing w:line="240" w:lineRule="auto"/>
        <w:ind w:firstLineChars="0" w:firstLine="0"/>
        <w:jc w:val="left"/>
      </w:pPr>
      <w:r>
        <w:br w:type="page"/>
      </w:r>
    </w:p>
    <w:p w14:paraId="53CFBDC6" w14:textId="77777777" w:rsidR="003D21B3" w:rsidRDefault="003D21B3" w:rsidP="003D21B3">
      <w:pPr>
        <w:pStyle w:val="3"/>
        <w:numPr>
          <w:ilvl w:val="2"/>
          <w:numId w:val="12"/>
        </w:numPr>
        <w:ind w:hanging="992"/>
      </w:pPr>
      <w:bookmarkStart w:id="171" w:name="_Toc160800063"/>
      <w:bookmarkStart w:id="172" w:name="_Toc161049432"/>
      <w:r>
        <w:rPr>
          <w:rFonts w:hint="eastAsia"/>
        </w:rPr>
        <w:lastRenderedPageBreak/>
        <w:t>時間割システムの課題</w:t>
      </w:r>
      <w:bookmarkEnd w:id="171"/>
      <w:bookmarkEnd w:id="172"/>
    </w:p>
    <w:p w14:paraId="1EB30CA4" w14:textId="77777777" w:rsidR="00CF165A" w:rsidRDefault="00CF165A" w:rsidP="00CF165A">
      <w:pPr>
        <w:ind w:firstLine="188"/>
      </w:pPr>
      <w:r>
        <w:rPr>
          <w:rFonts w:hint="eastAsia"/>
        </w:rPr>
        <w:t>現行の時間割システムの課題点は２つある．</w:t>
      </w:r>
    </w:p>
    <w:p w14:paraId="55F8C080" w14:textId="50410DDE" w:rsidR="00CF165A" w:rsidRDefault="00CF165A" w:rsidP="00CF165A">
      <w:pPr>
        <w:ind w:firstLine="188"/>
      </w:pPr>
      <w:r>
        <w:rPr>
          <w:rFonts w:hint="eastAsia"/>
        </w:rPr>
        <w:t>１つ目は</w:t>
      </w:r>
      <w:r w:rsidR="007513F6">
        <w:rPr>
          <w:rFonts w:hint="eastAsia"/>
        </w:rPr>
        <w:t>，</w:t>
      </w:r>
      <w:r>
        <w:rPr>
          <w:rFonts w:hint="eastAsia"/>
        </w:rPr>
        <w:t>学年の切り替えタブが分かりづらい点である．時間割表の罫線と切り替えタブが一致しているため</w:t>
      </w:r>
      <w:r w:rsidR="007513F6">
        <w:rPr>
          <w:rFonts w:hint="eastAsia"/>
        </w:rPr>
        <w:t>，</w:t>
      </w:r>
      <w:r>
        <w:rPr>
          <w:rFonts w:hint="eastAsia"/>
        </w:rPr>
        <w:t>どの学年の時間割表なのか区別が難しい．（図2.2.2）</w:t>
      </w:r>
    </w:p>
    <w:p w14:paraId="42FDCEEF" w14:textId="11E0B27D" w:rsidR="00CF165A" w:rsidRPr="00BD1184" w:rsidRDefault="00CF165A" w:rsidP="00CF165A">
      <w:pPr>
        <w:ind w:firstLine="188"/>
      </w:pPr>
      <w:r>
        <w:rPr>
          <w:rFonts w:hint="eastAsia"/>
        </w:rPr>
        <w:t>２つ目は</w:t>
      </w:r>
      <w:r w:rsidR="007513F6">
        <w:rPr>
          <w:rFonts w:hint="eastAsia"/>
        </w:rPr>
        <w:t>，</w:t>
      </w:r>
      <w:r>
        <w:rPr>
          <w:rFonts w:hint="eastAsia"/>
        </w:rPr>
        <w:t>１コマの情報の中に授業内容やイベント情報（文化祭など）を記入する欄がない点である．（図2.2.3）</w:t>
      </w:r>
    </w:p>
    <w:p w14:paraId="1A2DE2BE" w14:textId="77777777" w:rsidR="003D21B3" w:rsidRDefault="003D21B3" w:rsidP="003D21B3">
      <w:pPr>
        <w:ind w:firstLine="188"/>
      </w:pPr>
      <w:r w:rsidRPr="0004617C">
        <w:rPr>
          <w:noProof/>
        </w:rPr>
        <w:drawing>
          <wp:anchor distT="0" distB="0" distL="114300" distR="114300" simplePos="0" relativeHeight="251769856" behindDoc="1" locked="0" layoutInCell="1" allowOverlap="1" wp14:anchorId="415767A2" wp14:editId="0F8742C5">
            <wp:simplePos x="0" y="0"/>
            <wp:positionH relativeFrom="margin">
              <wp:align>center</wp:align>
            </wp:positionH>
            <wp:positionV relativeFrom="paragraph">
              <wp:posOffset>6350</wp:posOffset>
            </wp:positionV>
            <wp:extent cx="2752725" cy="2431415"/>
            <wp:effectExtent l="0" t="0" r="9525" b="6985"/>
            <wp:wrapNone/>
            <wp:docPr id="2079" name="図 2079" descr="S:\卒業研究\R05\ベンリタン共有フォルダ\研究報告\旧時間割生徒側.赤線.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卒業研究\R05\ベンリタン共有フォルダ\研究報告\旧時間割生徒側.赤線.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2725" cy="2431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06119" w14:textId="77777777" w:rsidR="003D21B3" w:rsidRDefault="003D21B3" w:rsidP="003D21B3">
      <w:pPr>
        <w:ind w:firstLine="188"/>
      </w:pPr>
    </w:p>
    <w:p w14:paraId="2579E043" w14:textId="77777777" w:rsidR="003D21B3" w:rsidRDefault="003D21B3" w:rsidP="003D21B3">
      <w:pPr>
        <w:ind w:firstLine="188"/>
      </w:pPr>
    </w:p>
    <w:p w14:paraId="4F9D3EA2" w14:textId="77777777" w:rsidR="003D21B3" w:rsidRDefault="003D21B3" w:rsidP="003D21B3">
      <w:pPr>
        <w:ind w:firstLine="188"/>
      </w:pPr>
    </w:p>
    <w:p w14:paraId="5E78B3F4" w14:textId="77777777" w:rsidR="003D21B3" w:rsidRDefault="003D21B3" w:rsidP="003D21B3">
      <w:pPr>
        <w:ind w:firstLine="188"/>
      </w:pPr>
    </w:p>
    <w:p w14:paraId="579C6F15" w14:textId="77777777" w:rsidR="003D21B3" w:rsidRDefault="003D21B3" w:rsidP="003D21B3">
      <w:pPr>
        <w:ind w:firstLine="188"/>
      </w:pPr>
    </w:p>
    <w:p w14:paraId="275E517F" w14:textId="77777777" w:rsidR="003D21B3" w:rsidRDefault="003D21B3" w:rsidP="003D21B3">
      <w:pPr>
        <w:ind w:firstLineChars="0" w:firstLine="0"/>
      </w:pPr>
    </w:p>
    <w:p w14:paraId="686938F2" w14:textId="77777777" w:rsidR="003D21B3" w:rsidRDefault="003D21B3" w:rsidP="003D21B3">
      <w:pPr>
        <w:ind w:firstLine="188"/>
        <w:jc w:val="center"/>
      </w:pPr>
      <w:r>
        <w:rPr>
          <w:rFonts w:hint="eastAsia"/>
        </w:rPr>
        <w:t>図2.2.2　現行の時間割システム（生徒側）</w:t>
      </w:r>
    </w:p>
    <w:p w14:paraId="27BA8484" w14:textId="77777777" w:rsidR="003D21B3" w:rsidRDefault="003D21B3" w:rsidP="003D21B3">
      <w:pPr>
        <w:ind w:firstLine="188"/>
      </w:pPr>
      <w:r w:rsidRPr="0004617C">
        <w:rPr>
          <w:noProof/>
        </w:rPr>
        <w:drawing>
          <wp:anchor distT="0" distB="0" distL="114300" distR="114300" simplePos="0" relativeHeight="251770880" behindDoc="1" locked="0" layoutInCell="1" allowOverlap="1" wp14:anchorId="270F027C" wp14:editId="05DF1795">
            <wp:simplePos x="0" y="0"/>
            <wp:positionH relativeFrom="margin">
              <wp:align>center</wp:align>
            </wp:positionH>
            <wp:positionV relativeFrom="paragraph">
              <wp:posOffset>6350</wp:posOffset>
            </wp:positionV>
            <wp:extent cx="4457700" cy="2741366"/>
            <wp:effectExtent l="0" t="0" r="0" b="1905"/>
            <wp:wrapNone/>
            <wp:docPr id="2080" name="図 2080" descr="S:\卒業研究\R05\ベンリタン共有フォルダ\研究報告\旧時間割教員側.赤線.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卒業研究\R05\ベンリタン共有フォルダ\研究報告\旧時間割教員側.赤線.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7413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7A854F" w14:textId="77777777" w:rsidR="003D21B3" w:rsidRDefault="003D21B3" w:rsidP="003D21B3">
      <w:pPr>
        <w:ind w:firstLine="188"/>
      </w:pPr>
    </w:p>
    <w:p w14:paraId="2C58FADF" w14:textId="77777777" w:rsidR="003D21B3" w:rsidRDefault="003D21B3" w:rsidP="003D21B3">
      <w:pPr>
        <w:ind w:firstLine="188"/>
      </w:pPr>
    </w:p>
    <w:p w14:paraId="6C9D0850" w14:textId="77777777" w:rsidR="003D21B3" w:rsidRDefault="003D21B3" w:rsidP="003D21B3">
      <w:pPr>
        <w:ind w:firstLine="188"/>
      </w:pPr>
    </w:p>
    <w:p w14:paraId="5F54D3F4" w14:textId="77777777" w:rsidR="003D21B3" w:rsidRDefault="003D21B3" w:rsidP="003D21B3">
      <w:pPr>
        <w:ind w:firstLine="188"/>
      </w:pPr>
    </w:p>
    <w:p w14:paraId="54543140" w14:textId="77777777" w:rsidR="003D21B3" w:rsidRDefault="003D21B3" w:rsidP="003D21B3">
      <w:pPr>
        <w:ind w:firstLine="188"/>
      </w:pPr>
    </w:p>
    <w:p w14:paraId="3CF23686" w14:textId="77777777" w:rsidR="003D21B3" w:rsidRDefault="003D21B3" w:rsidP="003D21B3">
      <w:pPr>
        <w:ind w:firstLine="188"/>
      </w:pPr>
    </w:p>
    <w:p w14:paraId="33227717" w14:textId="77777777" w:rsidR="003D21B3" w:rsidRDefault="003D21B3" w:rsidP="003D21B3">
      <w:pPr>
        <w:ind w:firstLineChars="0" w:firstLine="0"/>
      </w:pPr>
    </w:p>
    <w:p w14:paraId="4C3F80FA" w14:textId="77777777" w:rsidR="003D21B3" w:rsidRDefault="003D21B3" w:rsidP="003D21B3">
      <w:pPr>
        <w:ind w:firstLine="188"/>
        <w:jc w:val="center"/>
      </w:pPr>
      <w:r>
        <w:rPr>
          <w:rFonts w:hint="eastAsia"/>
        </w:rPr>
        <w:t>図2.2.3　現行の時間割システム（教員側）</w:t>
      </w:r>
    </w:p>
    <w:p w14:paraId="3B43C592" w14:textId="77777777" w:rsidR="003D21B3" w:rsidRDefault="003D21B3" w:rsidP="003D21B3">
      <w:pPr>
        <w:pStyle w:val="3"/>
        <w:numPr>
          <w:ilvl w:val="2"/>
          <w:numId w:val="12"/>
        </w:numPr>
        <w:ind w:hanging="992"/>
      </w:pPr>
      <w:bookmarkStart w:id="173" w:name="_Toc160800064"/>
      <w:bookmarkStart w:id="174" w:name="_Toc161049433"/>
      <w:r>
        <w:rPr>
          <w:rFonts w:hint="eastAsia"/>
        </w:rPr>
        <w:lastRenderedPageBreak/>
        <w:t>データベースの課題</w:t>
      </w:r>
      <w:bookmarkEnd w:id="173"/>
      <w:bookmarkEnd w:id="174"/>
    </w:p>
    <w:p w14:paraId="31FF4835" w14:textId="5B0B6AE7" w:rsidR="003D21B3" w:rsidRDefault="003D21B3" w:rsidP="003D21B3">
      <w:pPr>
        <w:ind w:firstLine="188"/>
      </w:pPr>
      <w:r>
        <w:rPr>
          <w:rFonts w:hint="eastAsia"/>
        </w:rPr>
        <w:t>電子出席簿、</w:t>
      </w:r>
      <w:r w:rsidRPr="00024D1D">
        <w:rPr>
          <w:rFonts w:hint="eastAsia"/>
        </w:rPr>
        <w:t>時間割</w:t>
      </w:r>
      <w:r>
        <w:rPr>
          <w:rFonts w:hint="eastAsia"/>
        </w:rPr>
        <w:t>、欠席連絡の３つのシステムがそれぞれデータベースを持ち、各システムが複雑に繋がりあっているため</w:t>
      </w:r>
      <w:r w:rsidR="007513F6">
        <w:rPr>
          <w:rFonts w:hint="eastAsia"/>
        </w:rPr>
        <w:t>，</w:t>
      </w:r>
      <w:r>
        <w:rPr>
          <w:rFonts w:hint="eastAsia"/>
        </w:rPr>
        <w:t>管理・修正が困難である．（図2.2.4）</w:t>
      </w:r>
    </w:p>
    <w:p w14:paraId="2981EEC0" w14:textId="77777777" w:rsidR="003D21B3" w:rsidRDefault="003D21B3" w:rsidP="003D21B3">
      <w:pPr>
        <w:ind w:firstLine="188"/>
      </w:pPr>
      <w:r w:rsidRPr="001D0B11">
        <w:rPr>
          <w:noProof/>
        </w:rPr>
        <w:drawing>
          <wp:anchor distT="0" distB="0" distL="114300" distR="114300" simplePos="0" relativeHeight="251771904" behindDoc="1" locked="0" layoutInCell="1" allowOverlap="1" wp14:anchorId="5A985C02" wp14:editId="220EB15D">
            <wp:simplePos x="0" y="0"/>
            <wp:positionH relativeFrom="margin">
              <wp:align>center</wp:align>
            </wp:positionH>
            <wp:positionV relativeFrom="paragraph">
              <wp:posOffset>6350</wp:posOffset>
            </wp:positionV>
            <wp:extent cx="3676650" cy="3143049"/>
            <wp:effectExtent l="0" t="0" r="0" b="635"/>
            <wp:wrapNone/>
            <wp:docPr id="1032" name="Picture 8" descr="https://documents.lucid.app/documents/05382fe3-b01d-4a57-81fd-c21349114ba0/pages/0_0?a=1866&amp;x=-3337&amp;y=-912&amp;w=754&amp;h=644&amp;store=1&amp;accept=image%2F*&amp;auth=LCA%2039dbb84562f74473ed16425d08e9cc3f95ee3ee510c448ddae96472568291466-ts%3D170787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https://documents.lucid.app/documents/05382fe3-b01d-4a57-81fd-c21349114ba0/pages/0_0?a=1866&amp;x=-3337&amp;y=-912&amp;w=754&amp;h=644&amp;store=1&amp;accept=image%2F*&amp;auth=LCA%2039dbb84562f74473ed16425d08e9cc3f95ee3ee510c448ddae96472568291466-ts%3D17078713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650" cy="3143049"/>
                    </a:xfrm>
                    <a:prstGeom prst="rect">
                      <a:avLst/>
                    </a:prstGeom>
                    <a:noFill/>
                  </pic:spPr>
                </pic:pic>
              </a:graphicData>
            </a:graphic>
            <wp14:sizeRelH relativeFrom="margin">
              <wp14:pctWidth>0</wp14:pctWidth>
            </wp14:sizeRelH>
            <wp14:sizeRelV relativeFrom="margin">
              <wp14:pctHeight>0</wp14:pctHeight>
            </wp14:sizeRelV>
          </wp:anchor>
        </w:drawing>
      </w:r>
    </w:p>
    <w:p w14:paraId="78B0F8E3" w14:textId="77777777" w:rsidR="003D21B3" w:rsidRDefault="003D21B3" w:rsidP="003D21B3">
      <w:pPr>
        <w:ind w:firstLine="188"/>
      </w:pPr>
    </w:p>
    <w:p w14:paraId="3849250F" w14:textId="77777777" w:rsidR="003D21B3" w:rsidRDefault="003D21B3" w:rsidP="003D21B3">
      <w:pPr>
        <w:ind w:firstLine="188"/>
      </w:pPr>
    </w:p>
    <w:p w14:paraId="691F8F62" w14:textId="77777777" w:rsidR="003D21B3" w:rsidRDefault="003D21B3" w:rsidP="003D21B3">
      <w:pPr>
        <w:ind w:firstLine="188"/>
      </w:pPr>
    </w:p>
    <w:p w14:paraId="7ACC81C2" w14:textId="77777777" w:rsidR="003D21B3" w:rsidRDefault="003D21B3" w:rsidP="003D21B3">
      <w:pPr>
        <w:ind w:firstLine="188"/>
      </w:pPr>
    </w:p>
    <w:p w14:paraId="129AE38B" w14:textId="77777777" w:rsidR="003D21B3" w:rsidRDefault="003D21B3" w:rsidP="003D21B3">
      <w:pPr>
        <w:ind w:firstLine="188"/>
      </w:pPr>
    </w:p>
    <w:p w14:paraId="5B180CE8" w14:textId="77777777" w:rsidR="003D21B3" w:rsidRDefault="003D21B3" w:rsidP="003D21B3">
      <w:pPr>
        <w:ind w:firstLine="188"/>
      </w:pPr>
    </w:p>
    <w:p w14:paraId="44B41013" w14:textId="77777777" w:rsidR="003D21B3" w:rsidRDefault="003D21B3" w:rsidP="003D21B3">
      <w:pPr>
        <w:ind w:firstLine="188"/>
      </w:pPr>
    </w:p>
    <w:p w14:paraId="4AD9830A" w14:textId="77777777" w:rsidR="003D21B3" w:rsidRDefault="003D21B3" w:rsidP="003D21B3">
      <w:pPr>
        <w:ind w:firstLine="188"/>
      </w:pPr>
    </w:p>
    <w:p w14:paraId="1585042E" w14:textId="77777777" w:rsidR="003D21B3" w:rsidRDefault="003D21B3" w:rsidP="003D21B3">
      <w:pPr>
        <w:ind w:firstLine="188"/>
        <w:jc w:val="center"/>
      </w:pPr>
      <w:r>
        <w:rPr>
          <w:rFonts w:hint="eastAsia"/>
        </w:rPr>
        <w:t>図2.2.4　現行のシステムのデータベースモデル</w:t>
      </w:r>
    </w:p>
    <w:p w14:paraId="2AFE219E" w14:textId="77777777" w:rsidR="003D21B3" w:rsidRPr="00024D1D" w:rsidRDefault="003D21B3" w:rsidP="003D21B3">
      <w:pPr>
        <w:widowControl/>
        <w:spacing w:line="240" w:lineRule="auto"/>
        <w:ind w:firstLineChars="0" w:firstLine="0"/>
        <w:jc w:val="left"/>
      </w:pPr>
      <w:r>
        <w:br w:type="page"/>
      </w:r>
    </w:p>
    <w:p w14:paraId="725C7A1F" w14:textId="77777777" w:rsidR="003D21B3" w:rsidRDefault="003D21B3" w:rsidP="003D21B3">
      <w:pPr>
        <w:pStyle w:val="2"/>
        <w:numPr>
          <w:ilvl w:val="1"/>
          <w:numId w:val="12"/>
        </w:numPr>
        <w:ind w:left="567"/>
      </w:pPr>
      <w:r>
        <w:rPr>
          <w:rFonts w:hint="eastAsia"/>
        </w:rPr>
        <w:lastRenderedPageBreak/>
        <w:t xml:space="preserve">　</w:t>
      </w:r>
      <w:bookmarkStart w:id="175" w:name="_Toc160800065"/>
      <w:bookmarkStart w:id="176" w:name="_Toc161049434"/>
      <w:r>
        <w:rPr>
          <w:rFonts w:hint="eastAsia"/>
        </w:rPr>
        <w:t>改善案とシステム設計方針</w:t>
      </w:r>
      <w:bookmarkEnd w:id="175"/>
      <w:bookmarkEnd w:id="176"/>
    </w:p>
    <w:p w14:paraId="60C5DB4A" w14:textId="77777777" w:rsidR="003D21B3" w:rsidRDefault="003D21B3" w:rsidP="003D21B3">
      <w:pPr>
        <w:ind w:firstLine="188"/>
      </w:pPr>
      <w:r>
        <w:rPr>
          <w:rFonts w:hint="eastAsia"/>
        </w:rPr>
        <w:t>2.2で示した課題から出された改善案は次のとおりである．</w:t>
      </w:r>
    </w:p>
    <w:p w14:paraId="217A929B" w14:textId="77777777" w:rsidR="003D21B3" w:rsidRDefault="003D21B3" w:rsidP="003D21B3">
      <w:pPr>
        <w:pStyle w:val="3"/>
        <w:numPr>
          <w:ilvl w:val="2"/>
          <w:numId w:val="12"/>
        </w:numPr>
        <w:ind w:hanging="992"/>
      </w:pPr>
      <w:bookmarkStart w:id="177" w:name="_Toc160800066"/>
      <w:bookmarkStart w:id="178" w:name="_Toc161049435"/>
      <w:r>
        <w:rPr>
          <w:rFonts w:hint="eastAsia"/>
        </w:rPr>
        <w:t>電子出席簿の改善案</w:t>
      </w:r>
      <w:bookmarkEnd w:id="177"/>
      <w:bookmarkEnd w:id="178"/>
    </w:p>
    <w:p w14:paraId="72AABED4" w14:textId="4A1AE9EF" w:rsidR="00CF165A" w:rsidRDefault="00CF165A" w:rsidP="00CF165A">
      <w:pPr>
        <w:ind w:firstLine="188"/>
      </w:pPr>
      <w:bookmarkStart w:id="179" w:name="_Toc160800067"/>
      <w:r>
        <w:rPr>
          <w:rFonts w:hint="eastAsia"/>
        </w:rPr>
        <w:t>教員から</w:t>
      </w:r>
      <w:r w:rsidR="007513F6">
        <w:rPr>
          <w:rFonts w:hint="eastAsia"/>
        </w:rPr>
        <w:t>，</w:t>
      </w:r>
      <w:r>
        <w:rPr>
          <w:rFonts w:hint="eastAsia"/>
        </w:rPr>
        <w:t>１コマ単位での出欠確認画面ではなく</w:t>
      </w:r>
      <w:r w:rsidR="007513F6">
        <w:rPr>
          <w:rFonts w:hint="eastAsia"/>
        </w:rPr>
        <w:t>，</w:t>
      </w:r>
      <w:r>
        <w:rPr>
          <w:rFonts w:hint="eastAsia"/>
        </w:rPr>
        <w:t>１日単位の表示にして欲しいとの要望があり</w:t>
      </w:r>
      <w:r w:rsidR="007513F6">
        <w:rPr>
          <w:rFonts w:hint="eastAsia"/>
        </w:rPr>
        <w:t>，</w:t>
      </w:r>
      <w:r>
        <w:rPr>
          <w:rFonts w:hint="eastAsia"/>
        </w:rPr>
        <w:t>一見して学生の出欠状況を見ることができるようにする．セッションエラーについては</w:t>
      </w:r>
      <w:r w:rsidR="007513F6">
        <w:rPr>
          <w:rFonts w:hint="eastAsia"/>
        </w:rPr>
        <w:t>，</w:t>
      </w:r>
      <w:r>
        <w:rPr>
          <w:rFonts w:hint="eastAsia"/>
        </w:rPr>
        <w:t>現行の電子出席簿の機能をベースに１からシステムを作成することで</w:t>
      </w:r>
      <w:r w:rsidR="007513F6">
        <w:rPr>
          <w:rFonts w:hint="eastAsia"/>
        </w:rPr>
        <w:t>，</w:t>
      </w:r>
      <w:r>
        <w:rPr>
          <w:rFonts w:hint="eastAsia"/>
        </w:rPr>
        <w:t>改善できるのではないかと考えた．</w:t>
      </w:r>
    </w:p>
    <w:p w14:paraId="04A5A694" w14:textId="77777777" w:rsidR="003D21B3" w:rsidRDefault="003D21B3" w:rsidP="003D21B3">
      <w:pPr>
        <w:pStyle w:val="3"/>
        <w:numPr>
          <w:ilvl w:val="2"/>
          <w:numId w:val="12"/>
        </w:numPr>
        <w:ind w:hanging="992"/>
      </w:pPr>
      <w:bookmarkStart w:id="180" w:name="_Toc161049436"/>
      <w:r>
        <w:rPr>
          <w:rFonts w:hint="eastAsia"/>
        </w:rPr>
        <w:t>時間割システムの改善案</w:t>
      </w:r>
      <w:bookmarkEnd w:id="179"/>
      <w:bookmarkEnd w:id="180"/>
    </w:p>
    <w:p w14:paraId="1974C0D1" w14:textId="16C263FF" w:rsidR="00CF165A" w:rsidRDefault="00CF165A" w:rsidP="00CF165A">
      <w:pPr>
        <w:ind w:firstLine="188"/>
      </w:pPr>
      <w:bookmarkStart w:id="181" w:name="_Toc160800068"/>
      <w:r>
        <w:rPr>
          <w:rFonts w:hint="eastAsia"/>
        </w:rPr>
        <w:t>学年の切り替えをタブではなく</w:t>
      </w:r>
      <w:r w:rsidR="007513F6">
        <w:rPr>
          <w:rFonts w:hint="eastAsia"/>
        </w:rPr>
        <w:t>，</w:t>
      </w:r>
      <w:r>
        <w:rPr>
          <w:rFonts w:hint="eastAsia"/>
        </w:rPr>
        <w:t>独立したボタンを設置することで</w:t>
      </w:r>
      <w:r w:rsidR="007513F6">
        <w:rPr>
          <w:rFonts w:hint="eastAsia"/>
        </w:rPr>
        <w:t>，</w:t>
      </w:r>
      <w:r>
        <w:rPr>
          <w:rFonts w:hint="eastAsia"/>
        </w:rPr>
        <w:t>どの学年のページなのか分かりやすくする．コマを作成する際に</w:t>
      </w:r>
      <w:r w:rsidR="007513F6">
        <w:rPr>
          <w:rFonts w:hint="eastAsia"/>
        </w:rPr>
        <w:t>，</w:t>
      </w:r>
      <w:r>
        <w:rPr>
          <w:rFonts w:hint="eastAsia"/>
        </w:rPr>
        <w:t>コマの中にイベント情報を記入する欄を作る．これによって</w:t>
      </w:r>
      <w:r w:rsidR="007513F6">
        <w:rPr>
          <w:rFonts w:hint="eastAsia"/>
        </w:rPr>
        <w:t>，</w:t>
      </w:r>
      <w:r>
        <w:rPr>
          <w:rFonts w:hint="eastAsia"/>
        </w:rPr>
        <w:t>時間割を見るだけで授業の内容の変更なども把握できるようになる．</w:t>
      </w:r>
    </w:p>
    <w:p w14:paraId="70B0E497" w14:textId="77777777" w:rsidR="003D21B3" w:rsidRDefault="003D21B3" w:rsidP="003D21B3">
      <w:pPr>
        <w:pStyle w:val="3"/>
        <w:numPr>
          <w:ilvl w:val="2"/>
          <w:numId w:val="12"/>
        </w:numPr>
        <w:ind w:hanging="992"/>
      </w:pPr>
      <w:bookmarkStart w:id="182" w:name="_Toc161049437"/>
      <w:r>
        <w:rPr>
          <w:rFonts w:hint="eastAsia"/>
        </w:rPr>
        <w:t>データベースの改善案</w:t>
      </w:r>
      <w:bookmarkEnd w:id="181"/>
      <w:bookmarkEnd w:id="182"/>
    </w:p>
    <w:p w14:paraId="2A45E488" w14:textId="1BA4B105" w:rsidR="00CF165A" w:rsidRPr="00E15F91" w:rsidRDefault="00CF165A" w:rsidP="00CF165A">
      <w:pPr>
        <w:ind w:firstLine="188"/>
      </w:pPr>
      <w:r>
        <w:rPr>
          <w:rFonts w:hint="eastAsia"/>
        </w:rPr>
        <w:t>今あるシステムのデータベースを改修するのではなく</w:t>
      </w:r>
      <w:r w:rsidR="007513F6">
        <w:rPr>
          <w:rFonts w:hint="eastAsia"/>
        </w:rPr>
        <w:t>，</w:t>
      </w:r>
      <w:r>
        <w:rPr>
          <w:rFonts w:hint="eastAsia"/>
        </w:rPr>
        <w:t>新たに１つに統合したデータベースを作成する．そして</w:t>
      </w:r>
      <w:r w:rsidR="007513F6">
        <w:rPr>
          <w:rFonts w:hint="eastAsia"/>
        </w:rPr>
        <w:t>，</w:t>
      </w:r>
      <w:r>
        <w:rPr>
          <w:rFonts w:hint="eastAsia"/>
        </w:rPr>
        <w:t>必要なテーブルのみを選出し</w:t>
      </w:r>
      <w:r w:rsidR="007513F6">
        <w:rPr>
          <w:rFonts w:hint="eastAsia"/>
        </w:rPr>
        <w:t>，</w:t>
      </w:r>
      <w:r>
        <w:rPr>
          <w:rFonts w:hint="eastAsia"/>
        </w:rPr>
        <w:t>データ項目の重複を無くし</w:t>
      </w:r>
      <w:r w:rsidR="007513F6">
        <w:rPr>
          <w:rFonts w:hint="eastAsia"/>
        </w:rPr>
        <w:t>，</w:t>
      </w:r>
      <w:r>
        <w:rPr>
          <w:rFonts w:hint="eastAsia"/>
        </w:rPr>
        <w:t>より運用・管理のしやすいデータベースにする．</w:t>
      </w:r>
    </w:p>
    <w:p w14:paraId="6B664883" w14:textId="77777777" w:rsidR="003D21B3" w:rsidRDefault="003D21B3" w:rsidP="003D21B3">
      <w:pPr>
        <w:widowControl/>
        <w:spacing w:line="240" w:lineRule="auto"/>
        <w:ind w:firstLineChars="0" w:firstLine="0"/>
        <w:jc w:val="left"/>
      </w:pPr>
      <w:r>
        <w:br w:type="page"/>
      </w:r>
    </w:p>
    <w:p w14:paraId="4DF8AE71" w14:textId="77777777" w:rsidR="003D21B3" w:rsidRDefault="003D21B3" w:rsidP="003D21B3">
      <w:pPr>
        <w:pStyle w:val="3"/>
        <w:numPr>
          <w:ilvl w:val="2"/>
          <w:numId w:val="12"/>
        </w:numPr>
        <w:ind w:hanging="992"/>
      </w:pPr>
      <w:bookmarkStart w:id="183" w:name="_Toc160800069"/>
      <w:bookmarkStart w:id="184" w:name="_Toc161049438"/>
      <w:r>
        <w:rPr>
          <w:rFonts w:hint="eastAsia"/>
        </w:rPr>
        <w:lastRenderedPageBreak/>
        <w:t>システム設計方針</w:t>
      </w:r>
      <w:bookmarkEnd w:id="183"/>
      <w:bookmarkEnd w:id="184"/>
    </w:p>
    <w:p w14:paraId="584911C5" w14:textId="77777777" w:rsidR="003D21B3" w:rsidRDefault="003D21B3" w:rsidP="003D21B3">
      <w:pPr>
        <w:ind w:firstLine="188"/>
      </w:pPr>
      <w:r>
        <w:rPr>
          <w:rFonts w:hint="eastAsia"/>
        </w:rPr>
        <w:t>2.3.4で提案した改善案をもとにシステム設計をモデル化したものが図2.3.5である．</w:t>
      </w:r>
    </w:p>
    <w:p w14:paraId="063BA1EA" w14:textId="49C09B21" w:rsidR="003D21B3" w:rsidRDefault="003D21B3" w:rsidP="003D21B3">
      <w:pPr>
        <w:ind w:firstLine="188"/>
      </w:pPr>
      <w:r>
        <w:rPr>
          <w:rFonts w:hint="eastAsia"/>
        </w:rPr>
        <w:t>現行のシステムモデル（図2.2.4）と比較すると</w:t>
      </w:r>
      <w:r w:rsidR="007513F6">
        <w:rPr>
          <w:rFonts w:hint="eastAsia"/>
        </w:rPr>
        <w:t>，</w:t>
      </w:r>
      <w:r>
        <w:rPr>
          <w:rFonts w:hint="eastAsia"/>
        </w:rPr>
        <w:t>データベースが統一され、システム全体の流れがシンプルなものとなっている．</w:t>
      </w:r>
    </w:p>
    <w:p w14:paraId="38BF3E56" w14:textId="2A38F0E1" w:rsidR="003D21B3" w:rsidRDefault="003D21B3" w:rsidP="003D21B3">
      <w:pPr>
        <w:ind w:firstLine="188"/>
      </w:pPr>
      <w:r>
        <w:rPr>
          <w:rFonts w:hint="eastAsia"/>
        </w:rPr>
        <w:t>機能面の改善案をもとにした構想は、第4章、第5章で後述する．</w:t>
      </w:r>
    </w:p>
    <w:p w14:paraId="1BC74927" w14:textId="77777777" w:rsidR="003D21B3" w:rsidRDefault="003D21B3" w:rsidP="003D21B3">
      <w:pPr>
        <w:ind w:firstLine="188"/>
      </w:pPr>
      <w:r w:rsidRPr="00A64013">
        <w:rPr>
          <w:noProof/>
        </w:rPr>
        <w:drawing>
          <wp:anchor distT="0" distB="0" distL="114300" distR="114300" simplePos="0" relativeHeight="251772928" behindDoc="1" locked="0" layoutInCell="1" allowOverlap="1" wp14:anchorId="28B70132" wp14:editId="0FB5AECA">
            <wp:simplePos x="0" y="0"/>
            <wp:positionH relativeFrom="margin">
              <wp:align>center</wp:align>
            </wp:positionH>
            <wp:positionV relativeFrom="paragraph">
              <wp:posOffset>6350</wp:posOffset>
            </wp:positionV>
            <wp:extent cx="3609975" cy="2556109"/>
            <wp:effectExtent l="0" t="0" r="0" b="0"/>
            <wp:wrapNone/>
            <wp:docPr id="1038" name="Picture 14" descr="https://documents.lucid.app/documents/05382fe3-b01d-4a57-81fd-c21349114ba0/pages/0_0?a=1926&amp;x=-57&amp;y=293&amp;w=754&amp;h=534&amp;store=1&amp;accept=image%2F*&amp;auth=LCA%20d32edbe1bb36d98ae3dd353e521a9f7c40cca76792c9416da1d9387d4e59a322-ts%3D170787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descr="https://documents.lucid.app/documents/05382fe3-b01d-4a57-81fd-c21349114ba0/pages/0_0?a=1926&amp;x=-57&amp;y=293&amp;w=754&amp;h=534&amp;store=1&amp;accept=image%2F*&amp;auth=LCA%20d32edbe1bb36d98ae3dd353e521a9f7c40cca76792c9416da1d9387d4e59a322-ts%3D17078713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9975" cy="2556109"/>
                    </a:xfrm>
                    <a:prstGeom prst="rect">
                      <a:avLst/>
                    </a:prstGeom>
                    <a:noFill/>
                  </pic:spPr>
                </pic:pic>
              </a:graphicData>
            </a:graphic>
            <wp14:sizeRelH relativeFrom="margin">
              <wp14:pctWidth>0</wp14:pctWidth>
            </wp14:sizeRelH>
            <wp14:sizeRelV relativeFrom="margin">
              <wp14:pctHeight>0</wp14:pctHeight>
            </wp14:sizeRelV>
          </wp:anchor>
        </w:drawing>
      </w:r>
    </w:p>
    <w:p w14:paraId="474E23D3" w14:textId="77777777" w:rsidR="003D21B3" w:rsidRDefault="003D21B3" w:rsidP="003D21B3">
      <w:pPr>
        <w:ind w:firstLine="188"/>
      </w:pPr>
    </w:p>
    <w:p w14:paraId="1BC13A82" w14:textId="77777777" w:rsidR="003D21B3" w:rsidRDefault="003D21B3" w:rsidP="003D21B3">
      <w:pPr>
        <w:ind w:firstLine="188"/>
      </w:pPr>
    </w:p>
    <w:p w14:paraId="5EEE536F" w14:textId="77777777" w:rsidR="003D21B3" w:rsidRDefault="003D21B3" w:rsidP="003D21B3">
      <w:pPr>
        <w:ind w:firstLine="188"/>
      </w:pPr>
    </w:p>
    <w:p w14:paraId="7803AABA" w14:textId="77777777" w:rsidR="003D21B3" w:rsidRDefault="003D21B3" w:rsidP="003D21B3">
      <w:pPr>
        <w:ind w:firstLine="188"/>
      </w:pPr>
    </w:p>
    <w:p w14:paraId="3FB9A6DE" w14:textId="77777777" w:rsidR="003D21B3" w:rsidRDefault="003D21B3" w:rsidP="003D21B3">
      <w:pPr>
        <w:ind w:firstLine="188"/>
      </w:pPr>
    </w:p>
    <w:p w14:paraId="504371E2" w14:textId="77777777" w:rsidR="003D21B3" w:rsidRDefault="003D21B3" w:rsidP="003D21B3">
      <w:pPr>
        <w:ind w:firstLineChars="0" w:firstLine="0"/>
      </w:pPr>
    </w:p>
    <w:p w14:paraId="4674BFC5" w14:textId="77777777" w:rsidR="003D21B3" w:rsidRDefault="003D21B3" w:rsidP="003D21B3">
      <w:pPr>
        <w:ind w:firstLine="188"/>
        <w:jc w:val="center"/>
      </w:pPr>
      <w:r>
        <w:rPr>
          <w:rFonts w:hint="eastAsia"/>
        </w:rPr>
        <w:t>図2.3.1　今回のシステムモデル</w:t>
      </w:r>
    </w:p>
    <w:p w14:paraId="07EDCC26" w14:textId="77777777" w:rsidR="003D21B3" w:rsidRDefault="003D21B3" w:rsidP="003D21B3">
      <w:pPr>
        <w:ind w:firstLine="188"/>
      </w:pPr>
      <w:r w:rsidRPr="001D0B11">
        <w:rPr>
          <w:noProof/>
        </w:rPr>
        <w:drawing>
          <wp:anchor distT="0" distB="0" distL="114300" distR="114300" simplePos="0" relativeHeight="251773952" behindDoc="1" locked="0" layoutInCell="1" allowOverlap="1" wp14:anchorId="47FF23C5" wp14:editId="220C12BC">
            <wp:simplePos x="0" y="0"/>
            <wp:positionH relativeFrom="margin">
              <wp:align>center</wp:align>
            </wp:positionH>
            <wp:positionV relativeFrom="paragraph">
              <wp:posOffset>6350</wp:posOffset>
            </wp:positionV>
            <wp:extent cx="3438525" cy="2939484"/>
            <wp:effectExtent l="0" t="0" r="0" b="0"/>
            <wp:wrapNone/>
            <wp:docPr id="2081" name="Picture 8" descr="https://documents.lucid.app/documents/05382fe3-b01d-4a57-81fd-c21349114ba0/pages/0_0?a=1866&amp;x=-3337&amp;y=-912&amp;w=754&amp;h=644&amp;store=1&amp;accept=image%2F*&amp;auth=LCA%2039dbb84562f74473ed16425d08e9cc3f95ee3ee510c448ddae96472568291466-ts%3D170787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https://documents.lucid.app/documents/05382fe3-b01d-4a57-81fd-c21349114ba0/pages/0_0?a=1866&amp;x=-3337&amp;y=-912&amp;w=754&amp;h=644&amp;store=1&amp;accept=image%2F*&amp;auth=LCA%2039dbb84562f74473ed16425d08e9cc3f95ee3ee510c448ddae96472568291466-ts%3D17078713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8525" cy="2939484"/>
                    </a:xfrm>
                    <a:prstGeom prst="rect">
                      <a:avLst/>
                    </a:prstGeom>
                    <a:noFill/>
                  </pic:spPr>
                </pic:pic>
              </a:graphicData>
            </a:graphic>
            <wp14:sizeRelH relativeFrom="margin">
              <wp14:pctWidth>0</wp14:pctWidth>
            </wp14:sizeRelH>
            <wp14:sizeRelV relativeFrom="margin">
              <wp14:pctHeight>0</wp14:pctHeight>
            </wp14:sizeRelV>
          </wp:anchor>
        </w:drawing>
      </w:r>
    </w:p>
    <w:p w14:paraId="48BD90A4" w14:textId="77777777" w:rsidR="003D21B3" w:rsidRDefault="003D21B3" w:rsidP="003D21B3">
      <w:pPr>
        <w:ind w:firstLine="188"/>
      </w:pPr>
    </w:p>
    <w:p w14:paraId="2B62BE51" w14:textId="77777777" w:rsidR="003D21B3" w:rsidRDefault="003D21B3" w:rsidP="003D21B3">
      <w:pPr>
        <w:ind w:firstLine="188"/>
      </w:pPr>
    </w:p>
    <w:p w14:paraId="062C01FF" w14:textId="77777777" w:rsidR="003D21B3" w:rsidRDefault="003D21B3" w:rsidP="003D21B3">
      <w:pPr>
        <w:ind w:firstLine="188"/>
      </w:pPr>
    </w:p>
    <w:p w14:paraId="61553B92" w14:textId="77777777" w:rsidR="003D21B3" w:rsidRDefault="003D21B3" w:rsidP="003D21B3">
      <w:pPr>
        <w:ind w:firstLine="188"/>
      </w:pPr>
    </w:p>
    <w:p w14:paraId="1DDB4920" w14:textId="77777777" w:rsidR="003D21B3" w:rsidRDefault="003D21B3" w:rsidP="003D21B3">
      <w:pPr>
        <w:ind w:firstLine="188"/>
      </w:pPr>
    </w:p>
    <w:p w14:paraId="0091187C" w14:textId="77777777" w:rsidR="003D21B3" w:rsidRDefault="003D21B3" w:rsidP="003D21B3">
      <w:pPr>
        <w:ind w:firstLine="188"/>
      </w:pPr>
    </w:p>
    <w:p w14:paraId="596507F0" w14:textId="77777777" w:rsidR="003D21B3" w:rsidRDefault="003D21B3" w:rsidP="003D21B3">
      <w:pPr>
        <w:ind w:firstLine="188"/>
      </w:pPr>
    </w:p>
    <w:p w14:paraId="13EE798D" w14:textId="77777777" w:rsidR="003D21B3" w:rsidRDefault="003D21B3" w:rsidP="003D21B3">
      <w:pPr>
        <w:ind w:firstLine="188"/>
        <w:jc w:val="center"/>
      </w:pPr>
      <w:r>
        <w:rPr>
          <w:rFonts w:hint="eastAsia"/>
        </w:rPr>
        <w:t>図2.2.4　現行のシステムモデル（再掲）</w:t>
      </w:r>
    </w:p>
    <w:p w14:paraId="3EB9E2BA" w14:textId="77777777" w:rsidR="003D21B3" w:rsidRDefault="003D21B3" w:rsidP="003D21B3">
      <w:pPr>
        <w:widowControl/>
        <w:spacing w:line="240" w:lineRule="auto"/>
        <w:ind w:firstLineChars="0" w:firstLine="0"/>
        <w:jc w:val="left"/>
      </w:pPr>
      <w:r>
        <w:br w:type="page"/>
      </w:r>
    </w:p>
    <w:p w14:paraId="7C3BBE80" w14:textId="77777777" w:rsidR="003D21B3" w:rsidRDefault="003D21B3" w:rsidP="003D21B3">
      <w:pPr>
        <w:pStyle w:val="2"/>
        <w:numPr>
          <w:ilvl w:val="1"/>
          <w:numId w:val="12"/>
        </w:numPr>
        <w:ind w:left="567"/>
      </w:pPr>
      <w:r>
        <w:rPr>
          <w:rFonts w:hint="eastAsia"/>
        </w:rPr>
        <w:lastRenderedPageBreak/>
        <w:t xml:space="preserve">　</w:t>
      </w:r>
      <w:bookmarkStart w:id="185" w:name="_Toc160800070"/>
      <w:bookmarkStart w:id="186" w:name="_Toc161049439"/>
      <w:r>
        <w:rPr>
          <w:rFonts w:hint="eastAsia"/>
        </w:rPr>
        <w:t>開発環境</w:t>
      </w:r>
      <w:bookmarkEnd w:id="185"/>
      <w:bookmarkEnd w:id="186"/>
    </w:p>
    <w:p w14:paraId="4F23DF98" w14:textId="579B8416" w:rsidR="00CF165A" w:rsidRDefault="00CF165A" w:rsidP="00CF165A">
      <w:pPr>
        <w:ind w:firstLine="188"/>
        <w:jc w:val="left"/>
      </w:pPr>
      <w:r>
        <w:rPr>
          <w:rFonts w:hint="eastAsia"/>
        </w:rPr>
        <w:t>システムの開発環境及び動作環境を表2.4.1に示す．本研究では</w:t>
      </w:r>
      <w:r w:rsidR="007513F6">
        <w:rPr>
          <w:rFonts w:hint="eastAsia"/>
        </w:rPr>
        <w:t>，</w:t>
      </w:r>
      <w:r>
        <w:rPr>
          <w:rFonts w:hint="eastAsia"/>
        </w:rPr>
        <w:t>本番用サーバで開発を進めた．</w:t>
      </w:r>
    </w:p>
    <w:p w14:paraId="2E45A482" w14:textId="6E7AEAFE" w:rsidR="00CF165A" w:rsidRDefault="00CF165A" w:rsidP="00CF165A">
      <w:pPr>
        <w:ind w:firstLine="188"/>
        <w:jc w:val="left"/>
      </w:pPr>
      <w:r>
        <w:rPr>
          <w:rFonts w:hint="eastAsia"/>
        </w:rPr>
        <w:t>過去の研究との相違点は</w:t>
      </w:r>
      <w:r w:rsidR="007513F6">
        <w:rPr>
          <w:rFonts w:hint="eastAsia"/>
        </w:rPr>
        <w:t>，</w:t>
      </w:r>
    </w:p>
    <w:p w14:paraId="40C4E458" w14:textId="673982B3" w:rsidR="00CF165A" w:rsidRDefault="00CF165A" w:rsidP="00CF165A">
      <w:pPr>
        <w:ind w:firstLine="188"/>
        <w:jc w:val="left"/>
      </w:pPr>
      <w:r>
        <w:rPr>
          <w:rFonts w:hint="eastAsia"/>
        </w:rPr>
        <w:t>P</w:t>
      </w:r>
      <w:r>
        <w:t>HP</w:t>
      </w:r>
      <w:r>
        <w:rPr>
          <w:rFonts w:hint="eastAsia"/>
        </w:rPr>
        <w:t>ではなく</w:t>
      </w:r>
      <w:r w:rsidR="007513F6">
        <w:rPr>
          <w:rFonts w:hint="eastAsia"/>
        </w:rPr>
        <w:t>，</w:t>
      </w:r>
      <w:r>
        <w:rPr>
          <w:rFonts w:hint="eastAsia"/>
        </w:rPr>
        <w:t>Java（Tomcat）を使っていること</w:t>
      </w:r>
      <w:r w:rsidR="007513F6">
        <w:rPr>
          <w:rFonts w:hint="eastAsia"/>
        </w:rPr>
        <w:t>，</w:t>
      </w:r>
    </w:p>
    <w:p w14:paraId="5C78EAFE" w14:textId="77777777" w:rsidR="00CF165A" w:rsidRDefault="00CF165A" w:rsidP="00CF165A">
      <w:pPr>
        <w:ind w:firstLine="188"/>
        <w:jc w:val="left"/>
      </w:pPr>
      <w:r>
        <w:rPr>
          <w:rFonts w:hint="eastAsia"/>
        </w:rPr>
        <w:t>開発環境と動作環境で同様のサーバを使っていることの２点である．</w:t>
      </w:r>
    </w:p>
    <w:p w14:paraId="25DC091D" w14:textId="60092D3A" w:rsidR="00CF165A" w:rsidRDefault="00CF165A" w:rsidP="00CF165A">
      <w:pPr>
        <w:ind w:firstLine="188"/>
        <w:jc w:val="left"/>
      </w:pPr>
      <w:r>
        <w:rPr>
          <w:rFonts w:hint="eastAsia"/>
        </w:rPr>
        <w:t>上記の理由は</w:t>
      </w:r>
      <w:r w:rsidR="007513F6">
        <w:rPr>
          <w:rFonts w:hint="eastAsia"/>
        </w:rPr>
        <w:t>，</w:t>
      </w:r>
    </w:p>
    <w:p w14:paraId="05565429" w14:textId="53570EAC" w:rsidR="00CF165A" w:rsidRDefault="00CF165A" w:rsidP="00CF165A">
      <w:pPr>
        <w:ind w:firstLine="188"/>
        <w:jc w:val="left"/>
      </w:pPr>
      <w:r>
        <w:rPr>
          <w:rFonts w:hint="eastAsia"/>
        </w:rPr>
        <w:t>Java（Tomcat）は授業で使用したことがあり</w:t>
      </w:r>
      <w:r w:rsidR="007513F6">
        <w:rPr>
          <w:rFonts w:hint="eastAsia"/>
        </w:rPr>
        <w:t>，</w:t>
      </w:r>
      <w:r>
        <w:rPr>
          <w:rFonts w:hint="eastAsia"/>
        </w:rPr>
        <w:t>なじみがあることと</w:t>
      </w:r>
      <w:r w:rsidR="007513F6">
        <w:rPr>
          <w:rFonts w:hint="eastAsia"/>
        </w:rPr>
        <w:t>，</w:t>
      </w:r>
    </w:p>
    <w:p w14:paraId="5BE76C54" w14:textId="77777777" w:rsidR="00CF165A" w:rsidRDefault="00CF165A" w:rsidP="00CF165A">
      <w:pPr>
        <w:ind w:firstLine="188"/>
        <w:jc w:val="left"/>
      </w:pPr>
      <w:r>
        <w:rPr>
          <w:rFonts w:hint="eastAsia"/>
        </w:rPr>
        <w:t>同一のサーバを使用することで作業工程を少なくするためである．</w:t>
      </w:r>
    </w:p>
    <w:p w14:paraId="5833BEA3" w14:textId="77777777" w:rsidR="00CF165A" w:rsidRPr="00FF69D8" w:rsidRDefault="00CF165A" w:rsidP="00CF165A">
      <w:pPr>
        <w:ind w:firstLine="188"/>
      </w:pPr>
    </w:p>
    <w:p w14:paraId="5425512D" w14:textId="77777777" w:rsidR="00CF165A" w:rsidRDefault="00CF165A" w:rsidP="00CF165A">
      <w:pPr>
        <w:ind w:firstLine="188"/>
        <w:jc w:val="center"/>
      </w:pPr>
      <w:r>
        <w:rPr>
          <w:rFonts w:hint="eastAsia"/>
        </w:rPr>
        <w:t>表2.4.1　開発環境及び動作環境</w:t>
      </w:r>
    </w:p>
    <w:tbl>
      <w:tblPr>
        <w:tblStyle w:val="ae"/>
        <w:tblW w:w="0" w:type="auto"/>
        <w:jc w:val="center"/>
        <w:tblLook w:val="04A0" w:firstRow="1" w:lastRow="0" w:firstColumn="1" w:lastColumn="0" w:noHBand="0" w:noVBand="1"/>
      </w:tblPr>
      <w:tblGrid>
        <w:gridCol w:w="4247"/>
        <w:gridCol w:w="4247"/>
      </w:tblGrid>
      <w:tr w:rsidR="00CF165A" w14:paraId="7F09E806" w14:textId="77777777" w:rsidTr="00CF165A">
        <w:trPr>
          <w:trHeight w:val="305"/>
          <w:jc w:val="center"/>
        </w:trPr>
        <w:tc>
          <w:tcPr>
            <w:tcW w:w="4247" w:type="dxa"/>
          </w:tcPr>
          <w:p w14:paraId="36A7FCA5" w14:textId="77777777" w:rsidR="00CF165A" w:rsidRDefault="00CF165A" w:rsidP="00CF165A">
            <w:pPr>
              <w:spacing w:line="240" w:lineRule="auto"/>
              <w:ind w:firstLineChars="0" w:firstLine="0"/>
            </w:pPr>
            <w:r>
              <w:rPr>
                <w:rFonts w:hint="eastAsia"/>
              </w:rPr>
              <w:t>OS</w:t>
            </w:r>
          </w:p>
        </w:tc>
        <w:tc>
          <w:tcPr>
            <w:tcW w:w="4247" w:type="dxa"/>
          </w:tcPr>
          <w:p w14:paraId="659422DA" w14:textId="5A7A60DC" w:rsidR="00CF165A" w:rsidRDefault="00CF165A" w:rsidP="00CF165A">
            <w:pPr>
              <w:spacing w:line="240" w:lineRule="auto"/>
              <w:ind w:firstLineChars="0" w:firstLine="0"/>
            </w:pPr>
            <w:r>
              <w:t>Linux</w:t>
            </w:r>
            <w:r w:rsidR="007513F6">
              <w:t>，</w:t>
            </w:r>
            <w:r>
              <w:t xml:space="preserve"> Windows10</w:t>
            </w:r>
          </w:p>
        </w:tc>
      </w:tr>
      <w:tr w:rsidR="00CF165A" w14:paraId="53D3F6D9" w14:textId="77777777" w:rsidTr="00CF165A">
        <w:trPr>
          <w:jc w:val="center"/>
        </w:trPr>
        <w:tc>
          <w:tcPr>
            <w:tcW w:w="4247" w:type="dxa"/>
          </w:tcPr>
          <w:p w14:paraId="3A171E6C" w14:textId="77777777" w:rsidR="00CF165A" w:rsidRDefault="00CF165A" w:rsidP="00CF165A">
            <w:pPr>
              <w:spacing w:line="240" w:lineRule="auto"/>
              <w:ind w:firstLineChars="0" w:firstLine="0"/>
            </w:pPr>
            <w:r>
              <w:rPr>
                <w:rFonts w:hint="eastAsia"/>
              </w:rPr>
              <w:t>使用言語</w:t>
            </w:r>
          </w:p>
        </w:tc>
        <w:tc>
          <w:tcPr>
            <w:tcW w:w="4247" w:type="dxa"/>
          </w:tcPr>
          <w:p w14:paraId="23F6F2F9" w14:textId="7E1D3F65" w:rsidR="00CF165A" w:rsidRDefault="00CF165A" w:rsidP="00CF165A">
            <w:pPr>
              <w:spacing w:line="240" w:lineRule="auto"/>
              <w:ind w:firstLineChars="0" w:firstLine="0"/>
            </w:pPr>
            <w:r>
              <w:rPr>
                <w:rFonts w:hint="eastAsia"/>
              </w:rPr>
              <w:t>HTML</w:t>
            </w:r>
            <w:r w:rsidR="007513F6">
              <w:rPr>
                <w:rFonts w:hint="eastAsia"/>
              </w:rPr>
              <w:t>，</w:t>
            </w:r>
            <w:r>
              <w:t xml:space="preserve"> </w:t>
            </w:r>
            <w:r>
              <w:rPr>
                <w:rFonts w:hint="eastAsia"/>
              </w:rPr>
              <w:t>CSS</w:t>
            </w:r>
            <w:r w:rsidR="007513F6">
              <w:t>，</w:t>
            </w:r>
            <w:r>
              <w:t xml:space="preserve"> Java(Tomcat)</w:t>
            </w:r>
            <w:r w:rsidR="007513F6">
              <w:t>，</w:t>
            </w:r>
            <w:r>
              <w:t>JavaScript</w:t>
            </w:r>
            <w:r w:rsidR="007513F6">
              <w:t>，</w:t>
            </w:r>
          </w:p>
        </w:tc>
      </w:tr>
      <w:tr w:rsidR="00CF165A" w14:paraId="63A9E165" w14:textId="77777777" w:rsidTr="00CF165A">
        <w:trPr>
          <w:jc w:val="center"/>
        </w:trPr>
        <w:tc>
          <w:tcPr>
            <w:tcW w:w="4247" w:type="dxa"/>
          </w:tcPr>
          <w:p w14:paraId="05B1CC1C" w14:textId="77777777" w:rsidR="00CF165A" w:rsidRDefault="00CF165A" w:rsidP="00CF165A">
            <w:pPr>
              <w:spacing w:line="240" w:lineRule="auto"/>
              <w:ind w:firstLineChars="0" w:firstLine="0"/>
            </w:pPr>
            <w:r>
              <w:rPr>
                <w:rFonts w:hint="eastAsia"/>
              </w:rPr>
              <w:t>データベース</w:t>
            </w:r>
          </w:p>
        </w:tc>
        <w:tc>
          <w:tcPr>
            <w:tcW w:w="4247" w:type="dxa"/>
          </w:tcPr>
          <w:p w14:paraId="10F00985" w14:textId="77777777" w:rsidR="00CF165A" w:rsidRDefault="00CF165A" w:rsidP="00CF165A">
            <w:pPr>
              <w:spacing w:line="240" w:lineRule="auto"/>
              <w:ind w:firstLineChars="0" w:firstLine="0"/>
            </w:pPr>
            <w:r>
              <w:rPr>
                <w:rFonts w:hint="eastAsia"/>
              </w:rPr>
              <w:t>MySQL</w:t>
            </w:r>
          </w:p>
        </w:tc>
      </w:tr>
      <w:tr w:rsidR="00CF165A" w14:paraId="54A7C6F7" w14:textId="77777777" w:rsidTr="00CF165A">
        <w:trPr>
          <w:jc w:val="center"/>
        </w:trPr>
        <w:tc>
          <w:tcPr>
            <w:tcW w:w="4247" w:type="dxa"/>
          </w:tcPr>
          <w:p w14:paraId="0738D4BC" w14:textId="77777777" w:rsidR="00CF165A" w:rsidRDefault="00CF165A" w:rsidP="00CF165A">
            <w:pPr>
              <w:spacing w:line="240" w:lineRule="auto"/>
              <w:ind w:firstLineChars="0" w:firstLine="0"/>
            </w:pPr>
            <w:r>
              <w:rPr>
                <w:rFonts w:hint="eastAsia"/>
              </w:rPr>
              <w:t>開発ソフトウェア</w:t>
            </w:r>
          </w:p>
        </w:tc>
        <w:tc>
          <w:tcPr>
            <w:tcW w:w="4247" w:type="dxa"/>
          </w:tcPr>
          <w:p w14:paraId="2A45D922" w14:textId="77777777" w:rsidR="00CF165A" w:rsidRDefault="00CF165A" w:rsidP="00CF165A">
            <w:pPr>
              <w:spacing w:line="240" w:lineRule="auto"/>
              <w:ind w:firstLineChars="0" w:firstLine="0"/>
            </w:pPr>
            <w:r>
              <w:t>Eclipse</w:t>
            </w:r>
          </w:p>
        </w:tc>
      </w:tr>
      <w:tr w:rsidR="00CF165A" w14:paraId="41301EAB" w14:textId="77777777" w:rsidTr="00CF165A">
        <w:trPr>
          <w:jc w:val="center"/>
        </w:trPr>
        <w:tc>
          <w:tcPr>
            <w:tcW w:w="4247" w:type="dxa"/>
          </w:tcPr>
          <w:p w14:paraId="4388D4DC" w14:textId="77777777" w:rsidR="00CF165A" w:rsidRDefault="00CF165A" w:rsidP="00CF165A">
            <w:pPr>
              <w:spacing w:line="240" w:lineRule="auto"/>
              <w:ind w:firstLineChars="0" w:firstLine="0"/>
            </w:pPr>
            <w:r>
              <w:t>Web</w:t>
            </w:r>
            <w:r>
              <w:rPr>
                <w:rFonts w:hint="eastAsia"/>
              </w:rPr>
              <w:t>サーバ</w:t>
            </w:r>
          </w:p>
        </w:tc>
        <w:tc>
          <w:tcPr>
            <w:tcW w:w="4247" w:type="dxa"/>
          </w:tcPr>
          <w:p w14:paraId="735AE1AC" w14:textId="77777777" w:rsidR="00CF165A" w:rsidRDefault="00CF165A" w:rsidP="00CF165A">
            <w:pPr>
              <w:spacing w:line="240" w:lineRule="auto"/>
              <w:ind w:firstLineChars="0" w:firstLine="0"/>
            </w:pPr>
            <w:r>
              <w:rPr>
                <w:rFonts w:hint="eastAsia"/>
              </w:rPr>
              <w:t>情報技術科内部サーバ</w:t>
            </w:r>
          </w:p>
          <w:p w14:paraId="009076F4" w14:textId="77777777" w:rsidR="00CF165A" w:rsidRDefault="00CF165A" w:rsidP="00CF165A">
            <w:pPr>
              <w:spacing w:line="240" w:lineRule="auto"/>
              <w:ind w:firstLineChars="0" w:firstLine="0"/>
            </w:pPr>
            <w:r>
              <w:rPr>
                <w:rFonts w:hint="eastAsia"/>
              </w:rPr>
              <w:t>（</w:t>
            </w:r>
            <w:r w:rsidRPr="007E68A5">
              <w:t>ht</w:t>
            </w:r>
            <w:r>
              <w:t>tp://reciente．</w:t>
            </w:r>
            <w:proofErr w:type="spellStart"/>
            <w:r>
              <w:t>iwate</w:t>
            </w:r>
            <w:proofErr w:type="spellEnd"/>
            <w:r>
              <w:t>-it．ac．</w:t>
            </w:r>
            <w:proofErr w:type="spellStart"/>
            <w:r>
              <w:t>jp</w:t>
            </w:r>
            <w:proofErr w:type="spellEnd"/>
            <w:r>
              <w:t>/</w:t>
            </w:r>
            <w:proofErr w:type="spellStart"/>
            <w:r>
              <w:t>iitadm</w:t>
            </w:r>
            <w:proofErr w:type="spellEnd"/>
            <w:r>
              <w:rPr>
                <w:rFonts w:hint="eastAsia"/>
              </w:rPr>
              <w:t>）</w:t>
            </w:r>
          </w:p>
        </w:tc>
      </w:tr>
    </w:tbl>
    <w:p w14:paraId="6E157085" w14:textId="77777777" w:rsidR="00CF165A" w:rsidRDefault="00CF165A" w:rsidP="00CF165A">
      <w:pPr>
        <w:ind w:firstLine="188"/>
        <w:jc w:val="left"/>
      </w:pPr>
    </w:p>
    <w:p w14:paraId="478A80EC" w14:textId="77777777" w:rsidR="00CF165A" w:rsidRDefault="00CF165A" w:rsidP="00CF165A">
      <w:pPr>
        <w:widowControl/>
        <w:spacing w:line="240" w:lineRule="auto"/>
        <w:ind w:firstLineChars="0" w:firstLine="0"/>
        <w:jc w:val="left"/>
      </w:pPr>
      <w:r>
        <w:br w:type="page"/>
      </w:r>
    </w:p>
    <w:p w14:paraId="14C5E581" w14:textId="6E693282" w:rsidR="00386FF3" w:rsidRDefault="00386FF3">
      <w:pPr>
        <w:widowControl/>
        <w:spacing w:line="240" w:lineRule="auto"/>
        <w:ind w:firstLineChars="0" w:firstLine="0"/>
        <w:jc w:val="left"/>
        <w:rPr>
          <w:rFonts w:ascii="Times New Roman" w:eastAsia="ＭＳ 明朝" w:hAnsi="Times New Roman"/>
          <w:b/>
          <w:bCs/>
          <w:sz w:val="40"/>
        </w:rPr>
      </w:pPr>
    </w:p>
    <w:p w14:paraId="6631644B" w14:textId="77777777" w:rsidR="00386FF3" w:rsidRPr="00F02694" w:rsidRDefault="00386FF3" w:rsidP="00BC466D">
      <w:pPr>
        <w:pStyle w:val="1"/>
        <w:rPr>
          <w:rFonts w:asciiTheme="minorHAnsi" w:eastAsiaTheme="minorHAnsi" w:hAnsiTheme="minorHAnsi" w:cs="Times New Roman"/>
          <w:sz w:val="32"/>
          <w:szCs w:val="32"/>
        </w:rPr>
      </w:pPr>
      <w:bookmarkStart w:id="187" w:name="_Toc161049440"/>
      <w:r w:rsidRPr="00F02694">
        <w:rPr>
          <w:rFonts w:asciiTheme="minorHAnsi" w:eastAsiaTheme="minorHAnsi" w:hAnsiTheme="minorHAnsi" w:cs="Times New Roman" w:hint="eastAsia"/>
          <w:sz w:val="32"/>
          <w:szCs w:val="32"/>
        </w:rPr>
        <w:t>システム設計（全体）</w:t>
      </w:r>
      <w:bookmarkEnd w:id="187"/>
    </w:p>
    <w:p w14:paraId="0FE17FEB" w14:textId="77777777" w:rsidR="00386FF3" w:rsidRDefault="00386FF3" w:rsidP="00386FF3">
      <w:pPr>
        <w:pStyle w:val="2"/>
        <w:numPr>
          <w:ilvl w:val="0"/>
          <w:numId w:val="0"/>
        </w:numPr>
        <w:ind w:left="567" w:hanging="567"/>
        <w:rPr>
          <w:rFonts w:cs="Times New Roman"/>
        </w:rPr>
      </w:pPr>
      <w:bookmarkStart w:id="188" w:name="_Toc161049441"/>
      <w:r w:rsidRPr="001E7ACD">
        <w:rPr>
          <w:rFonts w:cs="Times New Roman"/>
        </w:rPr>
        <w:t>3.1</w:t>
      </w:r>
      <w:r>
        <w:rPr>
          <w:rFonts w:cs="Times New Roman" w:hint="eastAsia"/>
        </w:rPr>
        <w:t xml:space="preserve">　サーバ構成</w:t>
      </w:r>
      <w:bookmarkEnd w:id="188"/>
    </w:p>
    <w:p w14:paraId="402C782E" w14:textId="77777777" w:rsidR="00CF165A" w:rsidRDefault="00CF165A" w:rsidP="00CF165A">
      <w:pPr>
        <w:widowControl/>
        <w:spacing w:line="240" w:lineRule="auto"/>
        <w:ind w:firstLine="188"/>
        <w:jc w:val="left"/>
        <w:rPr>
          <w:rFonts w:eastAsiaTheme="minorHAnsi"/>
        </w:rPr>
      </w:pPr>
      <w:r>
        <w:rPr>
          <w:rFonts w:eastAsiaTheme="minorHAnsi" w:hint="eastAsia"/>
        </w:rPr>
        <w:t>本研究で使用している内部サーバと外部サーバの構成について説明する．</w:t>
      </w:r>
    </w:p>
    <w:p w14:paraId="050B5714" w14:textId="6CA709F9" w:rsidR="00CF165A" w:rsidRDefault="00CF165A" w:rsidP="00CF165A">
      <w:pPr>
        <w:widowControl/>
        <w:spacing w:line="240" w:lineRule="auto"/>
        <w:ind w:firstLine="188"/>
        <w:jc w:val="left"/>
        <w:rPr>
          <w:rFonts w:eastAsiaTheme="minorHAnsi"/>
        </w:rPr>
      </w:pPr>
      <w:r>
        <w:rPr>
          <w:rFonts w:eastAsiaTheme="minorHAnsi" w:hint="eastAsia"/>
        </w:rPr>
        <w:t>内部サーバは</w:t>
      </w:r>
      <w:r w:rsidR="007513F6">
        <w:rPr>
          <w:rFonts w:eastAsiaTheme="minorHAnsi" w:hint="eastAsia"/>
        </w:rPr>
        <w:t>，</w:t>
      </w:r>
      <w:r>
        <w:rPr>
          <w:rFonts w:eastAsiaTheme="minorHAnsi" w:hint="eastAsia"/>
        </w:rPr>
        <w:t>校内サーバであるr</w:t>
      </w:r>
      <w:r>
        <w:rPr>
          <w:rFonts w:eastAsiaTheme="minorHAnsi"/>
        </w:rPr>
        <w:t>eciente.iwate-it.ac.jp</w:t>
      </w:r>
      <w:r>
        <w:rPr>
          <w:rFonts w:eastAsiaTheme="minorHAnsi" w:hint="eastAsia"/>
        </w:rPr>
        <w:t>を使用し</w:t>
      </w:r>
      <w:r w:rsidR="007513F6">
        <w:rPr>
          <w:rFonts w:eastAsiaTheme="minorHAnsi" w:hint="eastAsia"/>
        </w:rPr>
        <w:t>，</w:t>
      </w:r>
      <w:r>
        <w:rPr>
          <w:rFonts w:eastAsiaTheme="minorHAnsi" w:hint="eastAsia"/>
        </w:rPr>
        <w:t>外部サーバはv</w:t>
      </w:r>
      <w:r>
        <w:rPr>
          <w:rFonts w:eastAsiaTheme="minorHAnsi"/>
        </w:rPr>
        <w:t>7.iwate-it.ac.jp</w:t>
      </w:r>
      <w:r>
        <w:rPr>
          <w:rFonts w:eastAsiaTheme="minorHAnsi" w:hint="eastAsia"/>
        </w:rPr>
        <w:t>を使用する．これは</w:t>
      </w:r>
      <w:r w:rsidR="007513F6">
        <w:rPr>
          <w:rFonts w:eastAsiaTheme="minorHAnsi" w:hint="eastAsia"/>
        </w:rPr>
        <w:t>，</w:t>
      </w:r>
      <w:r>
        <w:rPr>
          <w:rFonts w:eastAsiaTheme="minorHAnsi" w:hint="eastAsia"/>
        </w:rPr>
        <w:t>現行の３システムの方式を踏襲することにしている．</w:t>
      </w:r>
    </w:p>
    <w:p w14:paraId="1F184FFE" w14:textId="5305A3B7" w:rsidR="00CF165A" w:rsidRDefault="00CF165A" w:rsidP="00CF165A">
      <w:pPr>
        <w:widowControl/>
        <w:spacing w:line="240" w:lineRule="auto"/>
        <w:ind w:firstLine="188"/>
        <w:jc w:val="left"/>
        <w:rPr>
          <w:rFonts w:eastAsiaTheme="minorHAnsi"/>
        </w:rPr>
      </w:pPr>
      <w:r>
        <w:rPr>
          <w:rFonts w:eastAsiaTheme="minorHAnsi" w:hint="eastAsia"/>
        </w:rPr>
        <w:t>サーバを2つに分けている理由は</w:t>
      </w:r>
      <w:r w:rsidR="007513F6">
        <w:rPr>
          <w:rFonts w:eastAsiaTheme="minorHAnsi" w:hint="eastAsia"/>
        </w:rPr>
        <w:t>，</w:t>
      </w:r>
      <w:r>
        <w:rPr>
          <w:rFonts w:eastAsiaTheme="minorHAnsi" w:hint="eastAsia"/>
        </w:rPr>
        <w:t>校内サーバは校内ネットワークに接続していないと使用することができないため</w:t>
      </w:r>
      <w:r w:rsidR="007513F6">
        <w:rPr>
          <w:rFonts w:eastAsiaTheme="minorHAnsi" w:hint="eastAsia"/>
        </w:rPr>
        <w:t>，</w:t>
      </w:r>
      <w:r>
        <w:rPr>
          <w:rFonts w:eastAsiaTheme="minorHAnsi" w:hint="eastAsia"/>
        </w:rPr>
        <w:t>時間割システムや欠席連絡システムといった学外からの使用も想定されるシステムについては学外からでもアクセスすることができる外部サーバが必要となるからである．</w:t>
      </w:r>
    </w:p>
    <w:p w14:paraId="02C17FD2" w14:textId="0E2D4C5A" w:rsidR="00CF165A" w:rsidRDefault="00CF165A" w:rsidP="00CF165A">
      <w:pPr>
        <w:widowControl/>
        <w:spacing w:line="240" w:lineRule="auto"/>
        <w:ind w:firstLine="188"/>
        <w:jc w:val="left"/>
        <w:rPr>
          <w:rFonts w:eastAsiaTheme="minorHAnsi"/>
        </w:rPr>
      </w:pPr>
      <w:r>
        <w:rPr>
          <w:rFonts w:eastAsiaTheme="minorHAnsi" w:hint="eastAsia"/>
        </w:rPr>
        <w:t>しかし</w:t>
      </w:r>
      <w:r w:rsidR="007513F6">
        <w:rPr>
          <w:rFonts w:eastAsiaTheme="minorHAnsi" w:hint="eastAsia"/>
        </w:rPr>
        <w:t>，</w:t>
      </w:r>
      <w:r>
        <w:rPr>
          <w:rFonts w:eastAsiaTheme="minorHAnsi" w:hint="eastAsia"/>
        </w:rPr>
        <w:t>外部サーバに個人情報を含むデータを保存しておくのは</w:t>
      </w:r>
      <w:r w:rsidR="007513F6">
        <w:rPr>
          <w:rFonts w:eastAsiaTheme="minorHAnsi" w:hint="eastAsia"/>
        </w:rPr>
        <w:t>，</w:t>
      </w:r>
      <w:r>
        <w:rPr>
          <w:rFonts w:eastAsiaTheme="minorHAnsi" w:hint="eastAsia"/>
        </w:rPr>
        <w:t>個人情報の漏洩につながってしまうため</w:t>
      </w:r>
      <w:r w:rsidR="007513F6">
        <w:rPr>
          <w:rFonts w:eastAsiaTheme="minorHAnsi" w:hint="eastAsia"/>
        </w:rPr>
        <w:t>，</w:t>
      </w:r>
      <w:r>
        <w:rPr>
          <w:rFonts w:eastAsiaTheme="minorHAnsi" w:hint="eastAsia"/>
        </w:rPr>
        <w:t>一時的にデータの保存はされるが</w:t>
      </w:r>
      <w:r w:rsidR="007513F6">
        <w:rPr>
          <w:rFonts w:eastAsiaTheme="minorHAnsi" w:hint="eastAsia"/>
        </w:rPr>
        <w:t>，</w:t>
      </w:r>
      <w:r>
        <w:rPr>
          <w:rFonts w:eastAsiaTheme="minorHAnsi" w:hint="eastAsia"/>
        </w:rPr>
        <w:t>内部側から定期的に外部サーバへアクセスし</w:t>
      </w:r>
      <w:r w:rsidR="007513F6">
        <w:rPr>
          <w:rFonts w:eastAsiaTheme="minorHAnsi" w:hint="eastAsia"/>
        </w:rPr>
        <w:t>，</w:t>
      </w:r>
      <w:r>
        <w:rPr>
          <w:rFonts w:eastAsiaTheme="minorHAnsi" w:hint="eastAsia"/>
        </w:rPr>
        <w:t>個人情報を含むデータがある場合</w:t>
      </w:r>
      <w:r w:rsidR="007513F6">
        <w:rPr>
          <w:rFonts w:eastAsiaTheme="minorHAnsi" w:hint="eastAsia"/>
        </w:rPr>
        <w:t>，</w:t>
      </w:r>
      <w:r>
        <w:rPr>
          <w:rFonts w:eastAsiaTheme="minorHAnsi" w:hint="eastAsia"/>
        </w:rPr>
        <w:t>そのデータを内部側に移動し</w:t>
      </w:r>
      <w:r w:rsidR="007513F6">
        <w:rPr>
          <w:rFonts w:eastAsiaTheme="minorHAnsi" w:hint="eastAsia"/>
        </w:rPr>
        <w:t>，</w:t>
      </w:r>
      <w:r>
        <w:rPr>
          <w:rFonts w:eastAsiaTheme="minorHAnsi" w:hint="eastAsia"/>
        </w:rPr>
        <w:t>外部にあるデータを削除するという仕組みとしている．</w:t>
      </w:r>
    </w:p>
    <w:p w14:paraId="19B0E85D" w14:textId="77777777" w:rsidR="00386FF3" w:rsidRPr="00F02694" w:rsidRDefault="00386FF3" w:rsidP="00386FF3">
      <w:pPr>
        <w:widowControl/>
        <w:spacing w:line="240" w:lineRule="auto"/>
        <w:ind w:firstLineChars="0" w:firstLine="0"/>
        <w:jc w:val="center"/>
        <w:rPr>
          <w:rFonts w:eastAsiaTheme="minorHAnsi"/>
          <w:sz w:val="32"/>
          <w:szCs w:val="32"/>
        </w:rPr>
      </w:pPr>
      <w:r w:rsidRPr="00F02694">
        <w:rPr>
          <w:rFonts w:eastAsiaTheme="minorHAnsi" w:hint="eastAsia"/>
          <w:szCs w:val="32"/>
        </w:rPr>
        <w:t>図</w:t>
      </w:r>
      <w:r>
        <w:rPr>
          <w:rFonts w:eastAsiaTheme="minorHAnsi" w:hint="eastAsia"/>
          <w:szCs w:val="32"/>
        </w:rPr>
        <w:t>3.1.1　サーバ構成図</w:t>
      </w:r>
      <w:r w:rsidRPr="00F02694">
        <w:rPr>
          <w:rFonts w:eastAsiaTheme="minorHAnsi"/>
          <w:noProof/>
          <w:sz w:val="32"/>
          <w:szCs w:val="32"/>
        </w:rPr>
        <w:drawing>
          <wp:anchor distT="0" distB="0" distL="114300" distR="114300" simplePos="0" relativeHeight="251795456" behindDoc="0" locked="0" layoutInCell="1" allowOverlap="1" wp14:anchorId="27A333CD" wp14:editId="3B07059B">
            <wp:simplePos x="0" y="0"/>
            <wp:positionH relativeFrom="column">
              <wp:posOffset>4386</wp:posOffset>
            </wp:positionH>
            <wp:positionV relativeFrom="paragraph">
              <wp:posOffset>20748</wp:posOffset>
            </wp:positionV>
            <wp:extent cx="5400040" cy="3390265"/>
            <wp:effectExtent l="0" t="0" r="0" b="635"/>
            <wp:wrapSquare wrapText="bothSides"/>
            <wp:docPr id="2052" name="Picture 4" descr="https://documents.lucid.app/documents/d2cd3db2-3db6-493d-9153-3991cb3c6c8d/pages/0_0?a=5367&amp;x=5862&amp;y=-3485&amp;w=2548&amp;h=1600&amp;store=1&amp;accept=image%2F*&amp;auth=LCA%2029190523cc895faa1fed7da85551009fbac8970b6a1b9dccd5d29d40df1f4092-ts%3D170787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https://documents.lucid.app/documents/d2cd3db2-3db6-493d-9153-3991cb3c6c8d/pages/0_0?a=5367&amp;x=5862&amp;y=-3485&amp;w=2548&amp;h=1600&amp;store=1&amp;accept=image%2F*&amp;auth=LCA%2029190523cc895faa1fed7da85551009fbac8970b6a1b9dccd5d29d40df1f4092-ts%3D17078721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390265"/>
                    </a:xfrm>
                    <a:prstGeom prst="rect">
                      <a:avLst/>
                    </a:prstGeom>
                    <a:noFill/>
                  </pic:spPr>
                </pic:pic>
              </a:graphicData>
            </a:graphic>
          </wp:anchor>
        </w:drawing>
      </w:r>
    </w:p>
    <w:p w14:paraId="32CF0856" w14:textId="77777777" w:rsidR="00386FF3" w:rsidRDefault="00386FF3" w:rsidP="00386FF3">
      <w:pPr>
        <w:widowControl/>
        <w:spacing w:line="240" w:lineRule="auto"/>
        <w:ind w:firstLineChars="0" w:firstLine="0"/>
        <w:jc w:val="left"/>
        <w:rPr>
          <w:rFonts w:eastAsiaTheme="minorHAnsi"/>
        </w:rPr>
      </w:pPr>
    </w:p>
    <w:p w14:paraId="4B7F88D5" w14:textId="77777777" w:rsidR="00386FF3" w:rsidRDefault="00386FF3" w:rsidP="00386FF3">
      <w:pPr>
        <w:widowControl/>
        <w:spacing w:line="240" w:lineRule="auto"/>
        <w:ind w:firstLineChars="0" w:firstLine="0"/>
        <w:jc w:val="left"/>
        <w:rPr>
          <w:rFonts w:eastAsiaTheme="minorHAnsi"/>
        </w:rPr>
      </w:pPr>
    </w:p>
    <w:p w14:paraId="76B1390E" w14:textId="77777777" w:rsidR="00386FF3" w:rsidRDefault="00386FF3" w:rsidP="00386FF3">
      <w:pPr>
        <w:widowControl/>
        <w:spacing w:line="240" w:lineRule="auto"/>
        <w:ind w:firstLineChars="0" w:firstLine="0"/>
        <w:jc w:val="left"/>
        <w:rPr>
          <w:rFonts w:eastAsiaTheme="minorHAnsi"/>
        </w:rPr>
      </w:pPr>
    </w:p>
    <w:p w14:paraId="07E6BA96" w14:textId="77777777" w:rsidR="00386FF3" w:rsidRDefault="00386FF3" w:rsidP="00386FF3">
      <w:pPr>
        <w:widowControl/>
        <w:spacing w:line="240" w:lineRule="auto"/>
        <w:ind w:firstLineChars="0" w:firstLine="0"/>
        <w:jc w:val="left"/>
        <w:rPr>
          <w:rFonts w:eastAsiaTheme="minorHAnsi"/>
        </w:rPr>
      </w:pPr>
    </w:p>
    <w:p w14:paraId="13E1C24C" w14:textId="1D71E503" w:rsidR="00CF165A" w:rsidRDefault="00CF165A" w:rsidP="00CF165A">
      <w:pPr>
        <w:widowControl/>
        <w:spacing w:line="240" w:lineRule="auto"/>
        <w:ind w:firstLineChars="0" w:firstLine="0"/>
        <w:jc w:val="left"/>
        <w:rPr>
          <w:rFonts w:eastAsiaTheme="minorHAnsi"/>
        </w:rPr>
      </w:pPr>
      <w:r>
        <w:rPr>
          <w:rFonts w:eastAsiaTheme="minorHAnsi" w:hint="eastAsia"/>
        </w:rPr>
        <w:t>本研究では</w:t>
      </w:r>
      <w:r w:rsidR="007513F6">
        <w:rPr>
          <w:rFonts w:eastAsiaTheme="minorHAnsi" w:hint="eastAsia"/>
        </w:rPr>
        <w:t>，</w:t>
      </w:r>
      <w:r>
        <w:rPr>
          <w:rFonts w:eastAsiaTheme="minorHAnsi" w:hint="eastAsia"/>
        </w:rPr>
        <w:t>内部サーバのみで外部サーバに関しては作成できていない．</w:t>
      </w:r>
    </w:p>
    <w:p w14:paraId="56E78A91" w14:textId="77777777" w:rsidR="00CF165A" w:rsidRDefault="00CF165A" w:rsidP="00CF165A">
      <w:pPr>
        <w:widowControl/>
        <w:spacing w:line="240" w:lineRule="auto"/>
        <w:ind w:firstLineChars="0" w:firstLine="0"/>
        <w:jc w:val="left"/>
        <w:rPr>
          <w:rFonts w:eastAsiaTheme="minorHAnsi"/>
        </w:rPr>
      </w:pPr>
    </w:p>
    <w:p w14:paraId="1AA95636" w14:textId="1B8DF29C" w:rsidR="00462D5D" w:rsidRPr="00CF165A" w:rsidRDefault="00CF165A" w:rsidP="00386FF3">
      <w:pPr>
        <w:widowControl/>
        <w:spacing w:line="240" w:lineRule="auto"/>
        <w:ind w:firstLineChars="0" w:firstLine="0"/>
        <w:jc w:val="left"/>
        <w:rPr>
          <w:rFonts w:eastAsiaTheme="minorHAnsi"/>
        </w:rPr>
      </w:pPr>
      <w:r>
        <w:rPr>
          <w:rFonts w:eastAsiaTheme="minorHAnsi" w:hint="eastAsia"/>
        </w:rPr>
        <w:t>ユーザ及びデータベースは表3.1.1のとおりである．</w:t>
      </w:r>
    </w:p>
    <w:p w14:paraId="7FC53D10" w14:textId="77777777" w:rsidR="00386FF3" w:rsidRDefault="00386FF3" w:rsidP="00386FF3">
      <w:pPr>
        <w:widowControl/>
        <w:spacing w:line="240" w:lineRule="auto"/>
        <w:ind w:firstLineChars="0" w:firstLine="0"/>
        <w:jc w:val="center"/>
        <w:rPr>
          <w:rFonts w:eastAsiaTheme="minorHAnsi"/>
        </w:rPr>
      </w:pPr>
      <w:r>
        <w:rPr>
          <w:rFonts w:eastAsiaTheme="minorHAnsi" w:hint="eastAsia"/>
        </w:rPr>
        <w:t>表3.1.1　ユーザ及びデータベースの設定項目</w:t>
      </w:r>
    </w:p>
    <w:tbl>
      <w:tblPr>
        <w:tblStyle w:val="ae"/>
        <w:tblW w:w="0" w:type="auto"/>
        <w:jc w:val="center"/>
        <w:tblLook w:val="04A0" w:firstRow="1" w:lastRow="0" w:firstColumn="1" w:lastColumn="0" w:noHBand="0" w:noVBand="1"/>
      </w:tblPr>
      <w:tblGrid>
        <w:gridCol w:w="2891"/>
        <w:gridCol w:w="2891"/>
      </w:tblGrid>
      <w:tr w:rsidR="00386FF3" w14:paraId="038291FA" w14:textId="77777777" w:rsidTr="00745DD7">
        <w:trPr>
          <w:trHeight w:val="476"/>
          <w:jc w:val="center"/>
        </w:trPr>
        <w:tc>
          <w:tcPr>
            <w:tcW w:w="2891" w:type="dxa"/>
          </w:tcPr>
          <w:p w14:paraId="4CC49695" w14:textId="77777777" w:rsidR="00386FF3" w:rsidRDefault="00386FF3" w:rsidP="00745DD7">
            <w:pPr>
              <w:widowControl/>
              <w:spacing w:line="240" w:lineRule="auto"/>
              <w:ind w:firstLineChars="0" w:firstLine="0"/>
              <w:jc w:val="left"/>
              <w:rPr>
                <w:rFonts w:eastAsiaTheme="minorHAnsi"/>
              </w:rPr>
            </w:pPr>
            <w:r>
              <w:rPr>
                <w:rFonts w:eastAsiaTheme="minorHAnsi" w:hint="eastAsia"/>
              </w:rPr>
              <w:t>設定項目</w:t>
            </w:r>
          </w:p>
        </w:tc>
        <w:tc>
          <w:tcPr>
            <w:tcW w:w="2891" w:type="dxa"/>
          </w:tcPr>
          <w:p w14:paraId="2CD1B111" w14:textId="77777777" w:rsidR="00386FF3" w:rsidRDefault="00386FF3" w:rsidP="00745DD7">
            <w:pPr>
              <w:widowControl/>
              <w:spacing w:line="240" w:lineRule="auto"/>
              <w:ind w:firstLineChars="0" w:firstLine="0"/>
              <w:jc w:val="left"/>
              <w:rPr>
                <w:rFonts w:eastAsiaTheme="minorHAnsi"/>
              </w:rPr>
            </w:pPr>
            <w:r>
              <w:rPr>
                <w:rFonts w:eastAsiaTheme="minorHAnsi" w:hint="eastAsia"/>
              </w:rPr>
              <w:t>内容</w:t>
            </w:r>
          </w:p>
        </w:tc>
      </w:tr>
      <w:tr w:rsidR="00386FF3" w14:paraId="116BB143" w14:textId="77777777" w:rsidTr="00745DD7">
        <w:trPr>
          <w:trHeight w:val="476"/>
          <w:jc w:val="center"/>
        </w:trPr>
        <w:tc>
          <w:tcPr>
            <w:tcW w:w="2891" w:type="dxa"/>
          </w:tcPr>
          <w:p w14:paraId="4326CB28" w14:textId="77777777" w:rsidR="00386FF3" w:rsidRDefault="00386FF3" w:rsidP="00745DD7">
            <w:pPr>
              <w:widowControl/>
              <w:spacing w:line="240" w:lineRule="auto"/>
              <w:ind w:firstLineChars="0" w:firstLine="0"/>
              <w:jc w:val="left"/>
              <w:rPr>
                <w:rFonts w:eastAsiaTheme="minorHAnsi"/>
              </w:rPr>
            </w:pPr>
            <w:r>
              <w:rPr>
                <w:rFonts w:eastAsiaTheme="minorHAnsi" w:hint="eastAsia"/>
              </w:rPr>
              <w:t>L</w:t>
            </w:r>
            <w:r>
              <w:rPr>
                <w:rFonts w:eastAsiaTheme="minorHAnsi"/>
              </w:rPr>
              <w:t>inux</w:t>
            </w:r>
            <w:r>
              <w:rPr>
                <w:rFonts w:eastAsiaTheme="minorHAnsi" w:hint="eastAsia"/>
              </w:rPr>
              <w:t>ユーザ名</w:t>
            </w:r>
          </w:p>
        </w:tc>
        <w:tc>
          <w:tcPr>
            <w:tcW w:w="2891" w:type="dxa"/>
          </w:tcPr>
          <w:p w14:paraId="424CA53B" w14:textId="77777777" w:rsidR="00386FF3" w:rsidRDefault="00386FF3" w:rsidP="00745DD7">
            <w:pPr>
              <w:widowControl/>
              <w:spacing w:line="240" w:lineRule="auto"/>
              <w:ind w:firstLineChars="0" w:firstLine="0"/>
              <w:jc w:val="left"/>
              <w:rPr>
                <w:rFonts w:eastAsiaTheme="minorHAnsi"/>
              </w:rPr>
            </w:pPr>
            <w:proofErr w:type="spellStart"/>
            <w:r>
              <w:rPr>
                <w:rFonts w:eastAsiaTheme="minorHAnsi"/>
              </w:rPr>
              <w:t>iitacadm</w:t>
            </w:r>
            <w:proofErr w:type="spellEnd"/>
          </w:p>
        </w:tc>
      </w:tr>
      <w:tr w:rsidR="00386FF3" w14:paraId="5F5EBF98" w14:textId="77777777" w:rsidTr="00745DD7">
        <w:trPr>
          <w:trHeight w:val="476"/>
          <w:jc w:val="center"/>
        </w:trPr>
        <w:tc>
          <w:tcPr>
            <w:tcW w:w="2891" w:type="dxa"/>
          </w:tcPr>
          <w:p w14:paraId="6B7C0F3C" w14:textId="77777777" w:rsidR="00386FF3" w:rsidRDefault="00386FF3" w:rsidP="00745DD7">
            <w:pPr>
              <w:widowControl/>
              <w:spacing w:line="240" w:lineRule="auto"/>
              <w:ind w:firstLineChars="0" w:firstLine="0"/>
              <w:jc w:val="left"/>
              <w:rPr>
                <w:rFonts w:eastAsiaTheme="minorHAnsi"/>
              </w:rPr>
            </w:pPr>
            <w:r>
              <w:rPr>
                <w:rFonts w:eastAsiaTheme="minorHAnsi" w:hint="eastAsia"/>
              </w:rPr>
              <w:t>L</w:t>
            </w:r>
            <w:r>
              <w:rPr>
                <w:rFonts w:eastAsiaTheme="minorHAnsi"/>
              </w:rPr>
              <w:t>inux</w:t>
            </w:r>
            <w:r>
              <w:rPr>
                <w:rFonts w:eastAsiaTheme="minorHAnsi" w:hint="eastAsia"/>
              </w:rPr>
              <w:t>ユーザパスワード</w:t>
            </w:r>
          </w:p>
        </w:tc>
        <w:tc>
          <w:tcPr>
            <w:tcW w:w="2891" w:type="dxa"/>
          </w:tcPr>
          <w:p w14:paraId="11615DF8" w14:textId="77777777" w:rsidR="00386FF3" w:rsidRDefault="00386FF3" w:rsidP="00745DD7">
            <w:pPr>
              <w:widowControl/>
              <w:spacing w:line="240" w:lineRule="auto"/>
              <w:ind w:firstLineChars="0" w:firstLine="0"/>
              <w:jc w:val="left"/>
              <w:rPr>
                <w:rFonts w:eastAsiaTheme="minorHAnsi"/>
              </w:rPr>
            </w:pPr>
            <w:proofErr w:type="spellStart"/>
            <w:r>
              <w:rPr>
                <w:rFonts w:eastAsiaTheme="minorHAnsi"/>
              </w:rPr>
              <w:t>takataroyoukota</w:t>
            </w:r>
            <w:proofErr w:type="spellEnd"/>
          </w:p>
        </w:tc>
      </w:tr>
      <w:tr w:rsidR="00386FF3" w14:paraId="150F302E" w14:textId="77777777" w:rsidTr="00745DD7">
        <w:trPr>
          <w:trHeight w:val="476"/>
          <w:jc w:val="center"/>
        </w:trPr>
        <w:tc>
          <w:tcPr>
            <w:tcW w:w="2891" w:type="dxa"/>
          </w:tcPr>
          <w:p w14:paraId="50E91584" w14:textId="77777777" w:rsidR="00386FF3" w:rsidRDefault="00386FF3" w:rsidP="00745DD7">
            <w:pPr>
              <w:widowControl/>
              <w:spacing w:line="240" w:lineRule="auto"/>
              <w:ind w:firstLineChars="0" w:firstLine="0"/>
              <w:jc w:val="left"/>
              <w:rPr>
                <w:rFonts w:eastAsiaTheme="minorHAnsi"/>
              </w:rPr>
            </w:pPr>
            <w:r>
              <w:rPr>
                <w:rFonts w:eastAsiaTheme="minorHAnsi" w:hint="eastAsia"/>
              </w:rPr>
              <w:t>M</w:t>
            </w:r>
            <w:r>
              <w:rPr>
                <w:rFonts w:eastAsiaTheme="minorHAnsi"/>
              </w:rPr>
              <w:t>ySQL</w:t>
            </w:r>
            <w:r>
              <w:rPr>
                <w:rFonts w:eastAsiaTheme="minorHAnsi" w:hint="eastAsia"/>
              </w:rPr>
              <w:t>ユーザ名</w:t>
            </w:r>
          </w:p>
        </w:tc>
        <w:tc>
          <w:tcPr>
            <w:tcW w:w="2891" w:type="dxa"/>
          </w:tcPr>
          <w:p w14:paraId="18EB46FE" w14:textId="77777777" w:rsidR="00386FF3" w:rsidRDefault="00386FF3" w:rsidP="00745DD7">
            <w:pPr>
              <w:widowControl/>
              <w:spacing w:line="240" w:lineRule="auto"/>
              <w:ind w:firstLineChars="0" w:firstLine="0"/>
              <w:jc w:val="left"/>
              <w:rPr>
                <w:rFonts w:eastAsiaTheme="minorHAnsi"/>
              </w:rPr>
            </w:pPr>
            <w:proofErr w:type="spellStart"/>
            <w:r>
              <w:rPr>
                <w:rFonts w:eastAsiaTheme="minorHAnsi"/>
              </w:rPr>
              <w:t>iitacadm</w:t>
            </w:r>
            <w:proofErr w:type="spellEnd"/>
          </w:p>
        </w:tc>
      </w:tr>
      <w:tr w:rsidR="00386FF3" w14:paraId="5A54A018" w14:textId="77777777" w:rsidTr="00745DD7">
        <w:trPr>
          <w:trHeight w:val="456"/>
          <w:jc w:val="center"/>
        </w:trPr>
        <w:tc>
          <w:tcPr>
            <w:tcW w:w="2891" w:type="dxa"/>
          </w:tcPr>
          <w:p w14:paraId="02B80724" w14:textId="77777777" w:rsidR="00386FF3" w:rsidRDefault="00386FF3" w:rsidP="00745DD7">
            <w:pPr>
              <w:widowControl/>
              <w:spacing w:line="240" w:lineRule="auto"/>
              <w:ind w:firstLineChars="0" w:firstLine="0"/>
              <w:jc w:val="left"/>
              <w:rPr>
                <w:rFonts w:eastAsiaTheme="minorHAnsi"/>
              </w:rPr>
            </w:pPr>
            <w:r>
              <w:rPr>
                <w:rFonts w:eastAsiaTheme="minorHAnsi" w:hint="eastAsia"/>
              </w:rPr>
              <w:t>M</w:t>
            </w:r>
            <w:r>
              <w:rPr>
                <w:rFonts w:eastAsiaTheme="minorHAnsi"/>
              </w:rPr>
              <w:t>ySQL</w:t>
            </w:r>
            <w:r>
              <w:rPr>
                <w:rFonts w:eastAsiaTheme="minorHAnsi" w:hint="eastAsia"/>
              </w:rPr>
              <w:t>パスワード</w:t>
            </w:r>
          </w:p>
        </w:tc>
        <w:tc>
          <w:tcPr>
            <w:tcW w:w="2891" w:type="dxa"/>
          </w:tcPr>
          <w:p w14:paraId="68F6ACEB" w14:textId="77777777" w:rsidR="00386FF3" w:rsidRDefault="00386FF3" w:rsidP="00745DD7">
            <w:pPr>
              <w:widowControl/>
              <w:spacing w:line="240" w:lineRule="auto"/>
              <w:ind w:firstLineChars="0" w:firstLine="0"/>
              <w:jc w:val="left"/>
              <w:rPr>
                <w:rFonts w:eastAsiaTheme="minorHAnsi"/>
              </w:rPr>
            </w:pPr>
            <w:proofErr w:type="spellStart"/>
            <w:r>
              <w:rPr>
                <w:rFonts w:eastAsiaTheme="minorHAnsi"/>
              </w:rPr>
              <w:t>takataroyoukota</w:t>
            </w:r>
            <w:proofErr w:type="spellEnd"/>
          </w:p>
        </w:tc>
      </w:tr>
      <w:tr w:rsidR="00386FF3" w14:paraId="11381D30" w14:textId="77777777" w:rsidTr="00745DD7">
        <w:trPr>
          <w:trHeight w:val="476"/>
          <w:jc w:val="center"/>
        </w:trPr>
        <w:tc>
          <w:tcPr>
            <w:tcW w:w="2891" w:type="dxa"/>
          </w:tcPr>
          <w:p w14:paraId="7B8E98B3" w14:textId="77777777" w:rsidR="00386FF3" w:rsidRDefault="00386FF3" w:rsidP="00745DD7">
            <w:pPr>
              <w:widowControl/>
              <w:spacing w:line="240" w:lineRule="auto"/>
              <w:ind w:firstLineChars="0" w:firstLine="0"/>
              <w:jc w:val="left"/>
              <w:rPr>
                <w:rFonts w:eastAsiaTheme="minorHAnsi"/>
              </w:rPr>
            </w:pPr>
            <w:r>
              <w:rPr>
                <w:rFonts w:eastAsiaTheme="minorHAnsi" w:hint="eastAsia"/>
              </w:rPr>
              <w:t>M</w:t>
            </w:r>
            <w:r>
              <w:rPr>
                <w:rFonts w:eastAsiaTheme="minorHAnsi"/>
              </w:rPr>
              <w:t>y</w:t>
            </w:r>
            <w:r>
              <w:rPr>
                <w:rFonts w:eastAsiaTheme="minorHAnsi" w:hint="eastAsia"/>
              </w:rPr>
              <w:t>SQLデータベース名</w:t>
            </w:r>
          </w:p>
        </w:tc>
        <w:tc>
          <w:tcPr>
            <w:tcW w:w="2891" w:type="dxa"/>
          </w:tcPr>
          <w:p w14:paraId="2884FF05" w14:textId="77777777" w:rsidR="00386FF3" w:rsidRDefault="00386FF3" w:rsidP="00745DD7">
            <w:pPr>
              <w:widowControl/>
              <w:spacing w:line="240" w:lineRule="auto"/>
              <w:ind w:firstLineChars="0" w:firstLine="0"/>
              <w:jc w:val="left"/>
              <w:rPr>
                <w:rFonts w:eastAsiaTheme="minorHAnsi"/>
              </w:rPr>
            </w:pPr>
            <w:proofErr w:type="spellStart"/>
            <w:r>
              <w:rPr>
                <w:rFonts w:eastAsiaTheme="minorHAnsi" w:hint="eastAsia"/>
              </w:rPr>
              <w:t>i</w:t>
            </w:r>
            <w:r>
              <w:rPr>
                <w:rFonts w:eastAsiaTheme="minorHAnsi"/>
              </w:rPr>
              <w:t>itacadm</w:t>
            </w:r>
            <w:proofErr w:type="spellEnd"/>
          </w:p>
        </w:tc>
      </w:tr>
    </w:tbl>
    <w:p w14:paraId="30C48105" w14:textId="77777777" w:rsidR="00386FF3" w:rsidRPr="0012433C" w:rsidRDefault="00386FF3" w:rsidP="00386FF3">
      <w:pPr>
        <w:widowControl/>
        <w:spacing w:line="240" w:lineRule="auto"/>
        <w:ind w:firstLineChars="0" w:firstLine="0"/>
        <w:jc w:val="left"/>
        <w:rPr>
          <w:rFonts w:eastAsiaTheme="minorHAnsi"/>
        </w:rPr>
      </w:pPr>
    </w:p>
    <w:p w14:paraId="7D967AB3" w14:textId="1B25EF7E" w:rsidR="00386FF3" w:rsidRDefault="00986D29" w:rsidP="00386FF3">
      <w:pPr>
        <w:pStyle w:val="2"/>
        <w:numPr>
          <w:ilvl w:val="0"/>
          <w:numId w:val="0"/>
        </w:numPr>
        <w:rPr>
          <w:rFonts w:asciiTheme="minorHAnsi" w:eastAsiaTheme="minorHAnsi" w:hAnsiTheme="minorHAnsi"/>
        </w:rPr>
      </w:pPr>
      <w:bookmarkStart w:id="189" w:name="_Toc161049442"/>
      <w:r>
        <w:rPr>
          <w:rFonts w:hint="eastAsia"/>
        </w:rPr>
        <w:t>3.2</w:t>
      </w:r>
      <w:r>
        <w:rPr>
          <w:rFonts w:hint="eastAsia"/>
        </w:rPr>
        <w:t xml:space="preserve">　</w:t>
      </w:r>
      <w:r w:rsidR="00386FF3" w:rsidRPr="00522CF7">
        <w:rPr>
          <w:rFonts w:asciiTheme="minorHAnsi" w:eastAsiaTheme="minorHAnsi" w:hAnsiTheme="minorHAnsi" w:hint="eastAsia"/>
        </w:rPr>
        <w:t>データベース設計</w:t>
      </w:r>
      <w:bookmarkEnd w:id="189"/>
    </w:p>
    <w:p w14:paraId="32F20055" w14:textId="77777777" w:rsidR="00CF165A" w:rsidRPr="001A17E4" w:rsidRDefault="00CF165A" w:rsidP="00CF165A">
      <w:pPr>
        <w:ind w:left="188" w:firstLineChars="0" w:firstLine="0"/>
        <w:rPr>
          <w:rFonts w:eastAsiaTheme="minorHAnsi"/>
        </w:rPr>
      </w:pPr>
      <w:r w:rsidRPr="001A17E4">
        <w:rPr>
          <w:rFonts w:eastAsiaTheme="minorHAnsi" w:hint="eastAsia"/>
        </w:rPr>
        <w:t>図3.2.1はデータベース内のテーブルの関係を表したERDである</w:t>
      </w:r>
      <w:r>
        <w:rPr>
          <w:rFonts w:eastAsiaTheme="minorHAnsi" w:hint="eastAsia"/>
        </w:rPr>
        <w:t>．</w:t>
      </w:r>
    </w:p>
    <w:p w14:paraId="18C414E1" w14:textId="77777777" w:rsidR="00386FF3" w:rsidRDefault="00386FF3" w:rsidP="00386FF3">
      <w:pPr>
        <w:ind w:firstLineChars="0" w:firstLine="0"/>
      </w:pPr>
      <w:r>
        <w:rPr>
          <w:noProof/>
        </w:rPr>
        <w:drawing>
          <wp:inline distT="0" distB="0" distL="0" distR="0" wp14:anchorId="176EE5C0" wp14:editId="1E85D69F">
            <wp:extent cx="5400040" cy="311023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新ER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110230"/>
                    </a:xfrm>
                    <a:prstGeom prst="rect">
                      <a:avLst/>
                    </a:prstGeom>
                  </pic:spPr>
                </pic:pic>
              </a:graphicData>
            </a:graphic>
          </wp:inline>
        </w:drawing>
      </w:r>
    </w:p>
    <w:p w14:paraId="3561B7D5" w14:textId="77777777" w:rsidR="00386FF3" w:rsidRDefault="00386FF3" w:rsidP="00386FF3">
      <w:pPr>
        <w:ind w:firstLineChars="0" w:firstLine="0"/>
        <w:jc w:val="center"/>
      </w:pPr>
      <w:r>
        <w:rPr>
          <w:rFonts w:hint="eastAsia"/>
        </w:rPr>
        <w:t>図3.2.1　ERD</w:t>
      </w:r>
    </w:p>
    <w:p w14:paraId="00A38470" w14:textId="6A19A8D4" w:rsidR="00CF165A" w:rsidRDefault="00CF165A" w:rsidP="00CF165A">
      <w:pPr>
        <w:ind w:firstLineChars="0" w:firstLine="0"/>
      </w:pPr>
      <w:r>
        <w:rPr>
          <w:rFonts w:hint="eastAsia"/>
        </w:rPr>
        <w:lastRenderedPageBreak/>
        <w:t>各テーブルの目的は次のとおりである．なお</w:t>
      </w:r>
      <w:r w:rsidR="007513F6">
        <w:rPr>
          <w:rFonts w:hint="eastAsia"/>
        </w:rPr>
        <w:t>，</w:t>
      </w:r>
      <w:r>
        <w:rPr>
          <w:rFonts w:hint="eastAsia"/>
        </w:rPr>
        <w:t>追加日時</w:t>
      </w:r>
      <w:r w:rsidR="007513F6">
        <w:rPr>
          <w:rFonts w:hint="eastAsia"/>
        </w:rPr>
        <w:t>，</w:t>
      </w:r>
      <w:r>
        <w:rPr>
          <w:rFonts w:hint="eastAsia"/>
        </w:rPr>
        <w:t>更新日時は</w:t>
      </w:r>
      <w:r w:rsidR="007513F6">
        <w:rPr>
          <w:rFonts w:hint="eastAsia"/>
        </w:rPr>
        <w:t>，</w:t>
      </w:r>
      <w:r>
        <w:rPr>
          <w:rFonts w:hint="eastAsia"/>
        </w:rPr>
        <w:t>処理のタイミングが後から検証できるように</w:t>
      </w:r>
      <w:r w:rsidR="007513F6">
        <w:rPr>
          <w:rFonts w:hint="eastAsia"/>
        </w:rPr>
        <w:t>，</w:t>
      </w:r>
      <w:r>
        <w:rPr>
          <w:rFonts w:hint="eastAsia"/>
        </w:rPr>
        <w:t>ほとんどのテーブルに設けている．</w:t>
      </w:r>
    </w:p>
    <w:p w14:paraId="0E3C4428" w14:textId="77777777" w:rsidR="00CF165A" w:rsidRDefault="00CF165A" w:rsidP="00CF165A">
      <w:pPr>
        <w:pStyle w:val="a7"/>
        <w:numPr>
          <w:ilvl w:val="0"/>
          <w:numId w:val="30"/>
        </w:numPr>
        <w:ind w:leftChars="0" w:firstLineChars="0"/>
      </w:pPr>
      <w:r>
        <w:rPr>
          <w:rFonts w:hint="eastAsia"/>
        </w:rPr>
        <w:t>学生</w:t>
      </w:r>
    </w:p>
    <w:p w14:paraId="390F70A6" w14:textId="32C73CED" w:rsidR="00CF165A" w:rsidRDefault="00CF165A" w:rsidP="00CF165A">
      <w:pPr>
        <w:ind w:firstLineChars="0"/>
      </w:pPr>
      <w:r>
        <w:rPr>
          <w:rFonts w:hint="eastAsia"/>
        </w:rPr>
        <w:t>欠席連絡システム</w:t>
      </w:r>
      <w:r w:rsidR="007513F6">
        <w:rPr>
          <w:rFonts w:hint="eastAsia"/>
        </w:rPr>
        <w:t>，</w:t>
      </w:r>
      <w:r>
        <w:rPr>
          <w:rFonts w:hint="eastAsia"/>
        </w:rPr>
        <w:t>電子出席簿システムの機能で使用する学生のマスタデータである</w:t>
      </w:r>
      <w:r>
        <w:t>．</w:t>
      </w:r>
    </w:p>
    <w:p w14:paraId="20615A09" w14:textId="77777777" w:rsidR="00CF165A" w:rsidRDefault="00CF165A" w:rsidP="00CF165A">
      <w:pPr>
        <w:pStyle w:val="a7"/>
        <w:numPr>
          <w:ilvl w:val="0"/>
          <w:numId w:val="30"/>
        </w:numPr>
        <w:ind w:leftChars="0" w:firstLineChars="0"/>
      </w:pPr>
      <w:r>
        <w:rPr>
          <w:rFonts w:hint="eastAsia"/>
        </w:rPr>
        <w:t>シラバス</w:t>
      </w:r>
    </w:p>
    <w:p w14:paraId="51C7DAEB" w14:textId="77777777" w:rsidR="00CF165A" w:rsidRDefault="00CF165A" w:rsidP="00CF165A">
      <w:pPr>
        <w:ind w:firstLineChars="0"/>
      </w:pPr>
      <w:r>
        <w:rPr>
          <w:rFonts w:hint="eastAsia"/>
        </w:rPr>
        <w:t>時間割システムの機能で使用するシラバスのマスタデータである．</w:t>
      </w:r>
    </w:p>
    <w:p w14:paraId="7B26466E" w14:textId="77777777" w:rsidR="00CF165A" w:rsidRDefault="00CF165A" w:rsidP="00CF165A">
      <w:pPr>
        <w:pStyle w:val="a7"/>
        <w:numPr>
          <w:ilvl w:val="0"/>
          <w:numId w:val="30"/>
        </w:numPr>
        <w:ind w:leftChars="0" w:firstLineChars="0"/>
      </w:pPr>
      <w:r>
        <w:rPr>
          <w:rFonts w:hint="eastAsia"/>
        </w:rPr>
        <w:t>教室</w:t>
      </w:r>
    </w:p>
    <w:p w14:paraId="0668DABB" w14:textId="77777777" w:rsidR="00CF165A" w:rsidRPr="00EE0816" w:rsidRDefault="00CF165A" w:rsidP="00CF165A">
      <w:pPr>
        <w:ind w:firstLine="188"/>
      </w:pPr>
      <w:r>
        <w:rPr>
          <w:rFonts w:hint="eastAsia"/>
        </w:rPr>
        <w:t>時間割システムの機能で使用する教室のマスタデータである．</w:t>
      </w:r>
    </w:p>
    <w:p w14:paraId="7F9BF9A4" w14:textId="77777777" w:rsidR="00CF165A" w:rsidRDefault="00CF165A" w:rsidP="00CF165A">
      <w:pPr>
        <w:pStyle w:val="a7"/>
        <w:numPr>
          <w:ilvl w:val="0"/>
          <w:numId w:val="30"/>
        </w:numPr>
        <w:ind w:leftChars="0" w:firstLineChars="0"/>
      </w:pPr>
      <w:r>
        <w:rPr>
          <w:rFonts w:hint="eastAsia"/>
        </w:rPr>
        <w:t>教員</w:t>
      </w:r>
    </w:p>
    <w:p w14:paraId="1DC5143F" w14:textId="77777777" w:rsidR="00CF165A" w:rsidRPr="00EE0816" w:rsidRDefault="00CF165A" w:rsidP="00CF165A">
      <w:pPr>
        <w:ind w:firstLine="188"/>
      </w:pPr>
      <w:r>
        <w:rPr>
          <w:rFonts w:hint="eastAsia"/>
        </w:rPr>
        <w:t>時間割システムの機能で使用する教室のマスタデータである．</w:t>
      </w:r>
    </w:p>
    <w:p w14:paraId="2CA67E8B" w14:textId="77777777" w:rsidR="00CF165A" w:rsidRDefault="00CF165A" w:rsidP="00CF165A">
      <w:pPr>
        <w:pStyle w:val="a7"/>
        <w:numPr>
          <w:ilvl w:val="0"/>
          <w:numId w:val="30"/>
        </w:numPr>
        <w:ind w:leftChars="0" w:firstLineChars="0"/>
      </w:pPr>
      <w:r>
        <w:rPr>
          <w:rFonts w:hint="eastAsia"/>
        </w:rPr>
        <w:t>コマ</w:t>
      </w:r>
    </w:p>
    <w:p w14:paraId="0A51632E" w14:textId="45329A44" w:rsidR="00CF165A" w:rsidRDefault="00CF165A" w:rsidP="00CF165A">
      <w:pPr>
        <w:ind w:firstLineChars="0"/>
      </w:pPr>
      <w:r>
        <w:rPr>
          <w:rFonts w:hint="eastAsia"/>
        </w:rPr>
        <w:t>時間割システムの機能で使用するコマ情報の格納するテーブルである．シラバスの科目I</w:t>
      </w:r>
      <w:r>
        <w:t>D</w:t>
      </w:r>
      <w:r w:rsidR="007513F6">
        <w:rPr>
          <w:rFonts w:hint="eastAsia"/>
        </w:rPr>
        <w:t>，</w:t>
      </w:r>
      <w:r>
        <w:rPr>
          <w:rFonts w:hint="eastAsia"/>
        </w:rPr>
        <w:t>教室の教室I</w:t>
      </w:r>
      <w:r>
        <w:t>D</w:t>
      </w:r>
      <w:r w:rsidR="007513F6">
        <w:rPr>
          <w:rFonts w:hint="eastAsia"/>
        </w:rPr>
        <w:t>，</w:t>
      </w:r>
      <w:r>
        <w:rPr>
          <w:rFonts w:hint="eastAsia"/>
        </w:rPr>
        <w:t>教員の教員I</w:t>
      </w:r>
      <w:r>
        <w:t>D</w:t>
      </w:r>
      <w:r>
        <w:rPr>
          <w:rFonts w:hint="eastAsia"/>
        </w:rPr>
        <w:t>の組で表される．</w:t>
      </w:r>
    </w:p>
    <w:p w14:paraId="6F569687" w14:textId="77777777" w:rsidR="00CF165A" w:rsidRDefault="00CF165A" w:rsidP="00CF165A">
      <w:pPr>
        <w:pStyle w:val="a7"/>
        <w:numPr>
          <w:ilvl w:val="0"/>
          <w:numId w:val="30"/>
        </w:numPr>
        <w:ind w:leftChars="0" w:firstLineChars="0"/>
      </w:pPr>
      <w:r>
        <w:rPr>
          <w:rFonts w:hint="eastAsia"/>
        </w:rPr>
        <w:t>時間割</w:t>
      </w:r>
    </w:p>
    <w:p w14:paraId="67D9A96F" w14:textId="0AB5C71A" w:rsidR="00CF165A" w:rsidRDefault="00CF165A" w:rsidP="00CF165A">
      <w:pPr>
        <w:ind w:firstLineChars="0" w:firstLine="0"/>
      </w:pPr>
      <w:r>
        <w:rPr>
          <w:rFonts w:hint="eastAsia"/>
        </w:rPr>
        <w:t xml:space="preserve">　教員が作成した時間割が格納される．時間割システム</w:t>
      </w:r>
      <w:r w:rsidR="007513F6">
        <w:rPr>
          <w:rFonts w:hint="eastAsia"/>
        </w:rPr>
        <w:t>，</w:t>
      </w:r>
      <w:r>
        <w:rPr>
          <w:rFonts w:hint="eastAsia"/>
        </w:rPr>
        <w:t>電子出席簿で使用される．コマと同じ</w:t>
      </w:r>
      <w:r w:rsidR="007513F6">
        <w:rPr>
          <w:rFonts w:hint="eastAsia"/>
        </w:rPr>
        <w:t>，</w:t>
      </w:r>
      <w:r>
        <w:rPr>
          <w:rFonts w:hint="eastAsia"/>
        </w:rPr>
        <w:t>シラバスの科目I</w:t>
      </w:r>
      <w:r>
        <w:t>D</w:t>
      </w:r>
      <w:r w:rsidR="007513F6">
        <w:rPr>
          <w:rFonts w:hint="eastAsia"/>
        </w:rPr>
        <w:t>，</w:t>
      </w:r>
      <w:r>
        <w:rPr>
          <w:rFonts w:hint="eastAsia"/>
        </w:rPr>
        <w:t>教室の教室I</w:t>
      </w:r>
      <w:r>
        <w:t>D</w:t>
      </w:r>
      <w:r w:rsidR="007513F6">
        <w:rPr>
          <w:rFonts w:hint="eastAsia"/>
        </w:rPr>
        <w:t>，</w:t>
      </w:r>
      <w:r>
        <w:rPr>
          <w:rFonts w:hint="eastAsia"/>
        </w:rPr>
        <w:t>教員の教員I</w:t>
      </w:r>
      <w:r>
        <w:t>D</w:t>
      </w:r>
      <w:r>
        <w:rPr>
          <w:rFonts w:hint="eastAsia"/>
        </w:rPr>
        <w:t>の組に加えて</w:t>
      </w:r>
      <w:r w:rsidR="007513F6">
        <w:rPr>
          <w:rFonts w:hint="eastAsia"/>
        </w:rPr>
        <w:t>，</w:t>
      </w:r>
      <w:r>
        <w:rPr>
          <w:rFonts w:hint="eastAsia"/>
        </w:rPr>
        <w:t>実施月日と時限</w:t>
      </w:r>
      <w:r w:rsidR="007513F6">
        <w:rPr>
          <w:rFonts w:hint="eastAsia"/>
        </w:rPr>
        <w:t>，</w:t>
      </w:r>
      <w:r>
        <w:rPr>
          <w:rFonts w:hint="eastAsia"/>
        </w:rPr>
        <w:t>記事を持つ．</w:t>
      </w:r>
    </w:p>
    <w:p w14:paraId="2445F2D9" w14:textId="77777777" w:rsidR="00CF165A" w:rsidRDefault="00CF165A" w:rsidP="00CF165A">
      <w:pPr>
        <w:pStyle w:val="a7"/>
        <w:numPr>
          <w:ilvl w:val="0"/>
          <w:numId w:val="30"/>
        </w:numPr>
        <w:ind w:leftChars="0" w:firstLineChars="0"/>
      </w:pPr>
      <w:r>
        <w:rPr>
          <w:rFonts w:hint="eastAsia"/>
        </w:rPr>
        <w:t>届け出情報</w:t>
      </w:r>
    </w:p>
    <w:p w14:paraId="2A823B69" w14:textId="77777777" w:rsidR="00CF165A" w:rsidRDefault="00CF165A" w:rsidP="00CF165A">
      <w:pPr>
        <w:ind w:firstLineChars="0" w:firstLine="0"/>
      </w:pPr>
      <w:r>
        <w:rPr>
          <w:rFonts w:hint="eastAsia"/>
        </w:rPr>
        <w:t xml:space="preserve">　学生からの欠席連絡の情報を格納する．電子出席簿で使用される．</w:t>
      </w:r>
    </w:p>
    <w:p w14:paraId="612DF70C" w14:textId="77777777" w:rsidR="00CF165A" w:rsidRDefault="00CF165A" w:rsidP="00CF165A">
      <w:pPr>
        <w:pStyle w:val="a7"/>
        <w:numPr>
          <w:ilvl w:val="0"/>
          <w:numId w:val="30"/>
        </w:numPr>
        <w:ind w:leftChars="0" w:firstLineChars="0"/>
      </w:pPr>
      <w:r>
        <w:rPr>
          <w:rFonts w:hint="eastAsia"/>
        </w:rPr>
        <w:t>出席情報</w:t>
      </w:r>
    </w:p>
    <w:p w14:paraId="3B6B6146" w14:textId="49E373FF" w:rsidR="00CF165A" w:rsidRDefault="00CF165A" w:rsidP="00CF165A">
      <w:pPr>
        <w:ind w:firstLineChars="0" w:firstLine="0"/>
      </w:pPr>
      <w:r>
        <w:rPr>
          <w:rFonts w:hint="eastAsia"/>
        </w:rPr>
        <w:t xml:space="preserve">　各時間割毎の学生の出席状況を表す．産技短は</w:t>
      </w:r>
      <w:r w:rsidR="007513F6">
        <w:rPr>
          <w:rFonts w:hint="eastAsia"/>
        </w:rPr>
        <w:t>，</w:t>
      </w:r>
      <w:r>
        <w:rPr>
          <w:rFonts w:hint="eastAsia"/>
        </w:rPr>
        <w:t>ひとコマ9</w:t>
      </w:r>
      <w:r>
        <w:t>0</w:t>
      </w:r>
      <w:r>
        <w:rPr>
          <w:rFonts w:hint="eastAsia"/>
        </w:rPr>
        <w:t>分で</w:t>
      </w:r>
      <w:r w:rsidR="007513F6">
        <w:rPr>
          <w:rFonts w:hint="eastAsia"/>
        </w:rPr>
        <w:t>，</w:t>
      </w:r>
      <w:r>
        <w:rPr>
          <w:rFonts w:hint="eastAsia"/>
        </w:rPr>
        <w:t>前半4</w:t>
      </w:r>
      <w:r>
        <w:t>5</w:t>
      </w:r>
      <w:r>
        <w:rPr>
          <w:rFonts w:hint="eastAsia"/>
        </w:rPr>
        <w:t>分</w:t>
      </w:r>
      <w:r w:rsidR="007513F6">
        <w:rPr>
          <w:rFonts w:hint="eastAsia"/>
        </w:rPr>
        <w:t>，</w:t>
      </w:r>
      <w:r>
        <w:rPr>
          <w:rFonts w:hint="eastAsia"/>
        </w:rPr>
        <w:t>後半4</w:t>
      </w:r>
      <w:r>
        <w:t>5</w:t>
      </w:r>
      <w:r>
        <w:rPr>
          <w:rFonts w:hint="eastAsia"/>
        </w:rPr>
        <w:t>分が出欠席の最小単位となる．前半欠席フラグ</w:t>
      </w:r>
      <w:r w:rsidR="007513F6">
        <w:rPr>
          <w:rFonts w:hint="eastAsia"/>
        </w:rPr>
        <w:t>，</w:t>
      </w:r>
      <w:r>
        <w:rPr>
          <w:rFonts w:hint="eastAsia"/>
        </w:rPr>
        <w:t>後半欠席フラグそれぞれ</w:t>
      </w:r>
      <w:r w:rsidR="007513F6">
        <w:t>，</w:t>
      </w:r>
      <w:r>
        <w:rPr>
          <w:rFonts w:hint="eastAsia"/>
        </w:rPr>
        <w:t>0の場合は出席</w:t>
      </w:r>
      <w:r w:rsidR="007513F6">
        <w:rPr>
          <w:rFonts w:hint="eastAsia"/>
        </w:rPr>
        <w:t>，</w:t>
      </w:r>
      <w:r>
        <w:rPr>
          <w:rFonts w:hint="eastAsia"/>
        </w:rPr>
        <w:t>1の場合は欠席として表す．</w:t>
      </w:r>
    </w:p>
    <w:p w14:paraId="09CCAF76" w14:textId="77777777" w:rsidR="00386FF3" w:rsidRPr="00CF165A" w:rsidRDefault="00386FF3" w:rsidP="00386FF3">
      <w:pPr>
        <w:ind w:firstLineChars="0" w:firstLine="0"/>
      </w:pPr>
    </w:p>
    <w:p w14:paraId="0C73F38C" w14:textId="77777777" w:rsidR="00386FF3" w:rsidRDefault="00386FF3" w:rsidP="00386FF3">
      <w:pPr>
        <w:ind w:firstLineChars="0" w:firstLine="0"/>
      </w:pPr>
    </w:p>
    <w:p w14:paraId="575305BE" w14:textId="77777777" w:rsidR="00386FF3" w:rsidRDefault="00386FF3" w:rsidP="00386FF3">
      <w:pPr>
        <w:ind w:firstLineChars="0" w:firstLine="0"/>
      </w:pPr>
    </w:p>
    <w:p w14:paraId="27103998" w14:textId="146F1F08" w:rsidR="00386FF3" w:rsidDel="00934A58" w:rsidRDefault="00386FF3" w:rsidP="00386FF3">
      <w:pPr>
        <w:ind w:firstLineChars="0" w:firstLine="0"/>
        <w:rPr>
          <w:del w:id="190" w:author="ishidatek244" w:date="2024-03-10T22:33:00Z"/>
        </w:rPr>
      </w:pPr>
    </w:p>
    <w:p w14:paraId="347E4174" w14:textId="3A955C25" w:rsidR="00386FF3" w:rsidDel="00934A58" w:rsidRDefault="00386FF3" w:rsidP="00386FF3">
      <w:pPr>
        <w:ind w:firstLineChars="0" w:firstLine="0"/>
        <w:rPr>
          <w:del w:id="191" w:author="ishidatek244" w:date="2024-03-10T22:33:00Z"/>
        </w:rPr>
      </w:pPr>
    </w:p>
    <w:p w14:paraId="6AA1D2AF" w14:textId="4BE7A795" w:rsidR="00386FF3" w:rsidRPr="00FC1592" w:rsidDel="00934A58" w:rsidRDefault="00386FF3" w:rsidP="00386FF3">
      <w:pPr>
        <w:ind w:firstLineChars="0" w:firstLine="0"/>
        <w:rPr>
          <w:del w:id="192" w:author="ishidatek244" w:date="2024-03-10T22:33:00Z"/>
        </w:rPr>
      </w:pPr>
    </w:p>
    <w:p w14:paraId="5D1C71B8" w14:textId="3CA021D4" w:rsidR="00386FF3" w:rsidRDefault="00386FF3" w:rsidP="00386FF3">
      <w:pPr>
        <w:pStyle w:val="3"/>
        <w:numPr>
          <w:ilvl w:val="0"/>
          <w:numId w:val="0"/>
        </w:numPr>
        <w:ind w:leftChars="100" w:left="1180" w:hanging="992"/>
        <w:jc w:val="both"/>
      </w:pPr>
      <w:bookmarkStart w:id="193" w:name="_Toc161049443"/>
      <w:r>
        <w:rPr>
          <w:rFonts w:hint="eastAsia"/>
        </w:rPr>
        <w:t>3</w:t>
      </w:r>
      <w:r>
        <w:t>.2</w:t>
      </w:r>
      <w:r>
        <w:rPr>
          <w:rFonts w:hint="eastAsia"/>
        </w:rPr>
        <w:t>.1</w:t>
      </w:r>
      <w:r w:rsidRPr="008D55BB">
        <w:rPr>
          <w:rFonts w:asciiTheme="minorHAnsi" w:eastAsiaTheme="minorHAnsi" w:hAnsiTheme="minorHAnsi" w:hint="eastAsia"/>
        </w:rPr>
        <w:t>各テーブルの構造</w:t>
      </w:r>
      <w:bookmarkEnd w:id="193"/>
    </w:p>
    <w:p w14:paraId="27437A22" w14:textId="77777777" w:rsidR="00386FF3" w:rsidRDefault="00386FF3" w:rsidP="00386FF3">
      <w:pPr>
        <w:ind w:firstLine="188"/>
      </w:pPr>
      <w:r>
        <w:rPr>
          <w:rFonts w:hint="eastAsia"/>
        </w:rPr>
        <w:t>（１）　学生テーブル</w:t>
      </w:r>
    </w:p>
    <w:p w14:paraId="62B13F78" w14:textId="77777777" w:rsidR="00386FF3" w:rsidRPr="001A17E4" w:rsidRDefault="00386FF3" w:rsidP="00386FF3">
      <w:pPr>
        <w:ind w:firstLine="188"/>
        <w:jc w:val="center"/>
      </w:pPr>
      <w:r>
        <w:rPr>
          <w:rFonts w:hint="eastAsia"/>
        </w:rPr>
        <w:t>リスト3.2.1　学生テーブル作成S</w:t>
      </w:r>
      <w:r>
        <w:t>QL</w:t>
      </w:r>
    </w:p>
    <w:p w14:paraId="44DCC59F" w14:textId="77777777" w:rsidR="00386FF3" w:rsidRDefault="00386FF3" w:rsidP="00386FF3">
      <w:pPr>
        <w:ind w:firstLine="188"/>
      </w:pPr>
      <w:r>
        <w:rPr>
          <w:rFonts w:hint="eastAsia"/>
          <w:noProof/>
        </w:rPr>
        <mc:AlternateContent>
          <mc:Choice Requires="wps">
            <w:drawing>
              <wp:anchor distT="0" distB="0" distL="114300" distR="114300" simplePos="0" relativeHeight="251776000" behindDoc="0" locked="0" layoutInCell="1" allowOverlap="1" wp14:anchorId="42A0D4D6" wp14:editId="2F11E6F7">
                <wp:simplePos x="0" y="0"/>
                <wp:positionH relativeFrom="margin">
                  <wp:align>left</wp:align>
                </wp:positionH>
                <wp:positionV relativeFrom="paragraph">
                  <wp:posOffset>6351</wp:posOffset>
                </wp:positionV>
                <wp:extent cx="5381625" cy="4495800"/>
                <wp:effectExtent l="0" t="0" r="28575" b="19050"/>
                <wp:wrapNone/>
                <wp:docPr id="10" name="テキスト ボックス 10"/>
                <wp:cNvGraphicFramePr/>
                <a:graphic xmlns:a="http://schemas.openxmlformats.org/drawingml/2006/main">
                  <a:graphicData uri="http://schemas.microsoft.com/office/word/2010/wordprocessingShape">
                    <wps:wsp>
                      <wps:cNvSpPr txBox="1"/>
                      <wps:spPr>
                        <a:xfrm>
                          <a:off x="0" y="0"/>
                          <a:ext cx="5381625" cy="4495800"/>
                        </a:xfrm>
                        <a:prstGeom prst="rect">
                          <a:avLst/>
                        </a:prstGeom>
                        <a:solidFill>
                          <a:schemeClr val="lt1"/>
                        </a:solidFill>
                        <a:ln w="6350">
                          <a:solidFill>
                            <a:prstClr val="black"/>
                          </a:solidFill>
                        </a:ln>
                      </wps:spPr>
                      <wps:txbx>
                        <w:txbxContent>
                          <w:p w14:paraId="5E195B45" w14:textId="77777777" w:rsidR="001D6546" w:rsidRPr="001A17E4" w:rsidRDefault="001D6546" w:rsidP="00386FF3">
                            <w:pPr>
                              <w:ind w:firstLine="188"/>
                              <w:rPr>
                                <w:rFonts w:ascii="Consolas" w:hAnsi="Consolas"/>
                              </w:rPr>
                            </w:pPr>
                            <w:r w:rsidRPr="001A17E4">
                              <w:rPr>
                                <w:rFonts w:ascii="Consolas" w:hAnsi="Consolas"/>
                              </w:rPr>
                              <w:t>CREATE TABLE `student` (</w:t>
                            </w:r>
                          </w:p>
                          <w:p w14:paraId="0DCF5ABC" w14:textId="63302A5D"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student_number</w:t>
                            </w:r>
                            <w:proofErr w:type="spellEnd"/>
                            <w:r w:rsidRPr="001A17E4">
                              <w:rPr>
                                <w:rFonts w:ascii="Consolas" w:hAnsi="Consolas"/>
                              </w:rPr>
                              <w:t>` varchar(6) NOT NULL COMMENT '</w:t>
                            </w:r>
                            <w:r w:rsidRPr="001A17E4">
                              <w:rPr>
                                <w:rFonts w:ascii="Consolas" w:hAnsi="Consolas"/>
                              </w:rPr>
                              <w:t>学籍番号</w:t>
                            </w:r>
                            <w:r w:rsidRPr="001A17E4">
                              <w:rPr>
                                <w:rFonts w:ascii="Consolas" w:hAnsi="Consolas"/>
                              </w:rPr>
                              <w:t>'</w:t>
                            </w:r>
                            <w:r>
                              <w:rPr>
                                <w:rFonts w:ascii="Consolas" w:hAnsi="Consolas"/>
                              </w:rPr>
                              <w:t>，</w:t>
                            </w:r>
                          </w:p>
                          <w:p w14:paraId="66D88AA7" w14:textId="3859F351" w:rsidR="001D6546" w:rsidRPr="001A17E4" w:rsidRDefault="001D6546" w:rsidP="00386FF3">
                            <w:pPr>
                              <w:ind w:firstLine="188"/>
                              <w:rPr>
                                <w:rFonts w:ascii="Consolas" w:hAnsi="Consolas"/>
                              </w:rPr>
                            </w:pPr>
                            <w:r w:rsidRPr="001A17E4">
                              <w:rPr>
                                <w:rFonts w:ascii="Consolas" w:hAnsi="Consolas"/>
                              </w:rPr>
                              <w:t xml:space="preserve">  `number`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出席番号</w:t>
                            </w:r>
                            <w:r w:rsidRPr="001A17E4">
                              <w:rPr>
                                <w:rFonts w:ascii="Consolas" w:hAnsi="Consolas"/>
                              </w:rPr>
                              <w:t>'</w:t>
                            </w:r>
                            <w:r>
                              <w:rPr>
                                <w:rFonts w:ascii="Consolas" w:hAnsi="Consolas"/>
                              </w:rPr>
                              <w:t>，</w:t>
                            </w:r>
                          </w:p>
                          <w:p w14:paraId="1C4C16E4" w14:textId="1C32DCB7"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first_name</w:t>
                            </w:r>
                            <w:proofErr w:type="spellEnd"/>
                            <w:r w:rsidRPr="001A17E4">
                              <w:rPr>
                                <w:rFonts w:ascii="Consolas" w:hAnsi="Consolas"/>
                              </w:rPr>
                              <w:t>` text NOT NULL COMMENT '</w:t>
                            </w:r>
                            <w:r w:rsidRPr="001A17E4">
                              <w:rPr>
                                <w:rFonts w:ascii="Consolas" w:hAnsi="Consolas"/>
                              </w:rPr>
                              <w:t>性</w:t>
                            </w:r>
                            <w:r w:rsidRPr="001A17E4">
                              <w:rPr>
                                <w:rFonts w:ascii="Consolas" w:hAnsi="Consolas"/>
                              </w:rPr>
                              <w:t>'</w:t>
                            </w:r>
                            <w:r>
                              <w:rPr>
                                <w:rFonts w:ascii="Consolas" w:hAnsi="Consolas"/>
                              </w:rPr>
                              <w:t>，</w:t>
                            </w:r>
                          </w:p>
                          <w:p w14:paraId="2E16E3B9" w14:textId="432F36DD"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last_name</w:t>
                            </w:r>
                            <w:proofErr w:type="spellEnd"/>
                            <w:r w:rsidRPr="001A17E4">
                              <w:rPr>
                                <w:rFonts w:ascii="Consolas" w:hAnsi="Consolas"/>
                              </w:rPr>
                              <w:t>` text NOT NULL COMMENT '</w:t>
                            </w:r>
                            <w:r w:rsidRPr="001A17E4">
                              <w:rPr>
                                <w:rFonts w:ascii="Consolas" w:hAnsi="Consolas"/>
                              </w:rPr>
                              <w:t>名</w:t>
                            </w:r>
                            <w:r w:rsidRPr="001A17E4">
                              <w:rPr>
                                <w:rFonts w:ascii="Consolas" w:hAnsi="Consolas"/>
                              </w:rPr>
                              <w:t>'</w:t>
                            </w:r>
                            <w:r>
                              <w:rPr>
                                <w:rFonts w:ascii="Consolas" w:hAnsi="Consolas"/>
                              </w:rPr>
                              <w:t>，</w:t>
                            </w:r>
                          </w:p>
                          <w:p w14:paraId="3F2B0134" w14:textId="32A699BF"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mail_address</w:t>
                            </w:r>
                            <w:proofErr w:type="spellEnd"/>
                            <w:r w:rsidRPr="001A17E4">
                              <w:rPr>
                                <w:rFonts w:ascii="Consolas" w:hAnsi="Consolas"/>
                              </w:rPr>
                              <w:t>` varchar(30) NOT NULL COMMENT '</w:t>
                            </w:r>
                            <w:r w:rsidRPr="001A17E4">
                              <w:rPr>
                                <w:rFonts w:ascii="Consolas" w:hAnsi="Consolas"/>
                              </w:rPr>
                              <w:t>メールアドレス</w:t>
                            </w:r>
                            <w:r w:rsidRPr="001A17E4">
                              <w:rPr>
                                <w:rFonts w:ascii="Consolas" w:hAnsi="Consolas"/>
                              </w:rPr>
                              <w:t>'</w:t>
                            </w:r>
                            <w:r>
                              <w:rPr>
                                <w:rFonts w:ascii="Consolas" w:hAnsi="Consolas"/>
                              </w:rPr>
                              <w:t>，</w:t>
                            </w:r>
                          </w:p>
                          <w:p w14:paraId="6FDA0F4A" w14:textId="0A24ECA9" w:rsidR="001D6546" w:rsidRPr="001A17E4" w:rsidRDefault="001D6546" w:rsidP="00386FF3">
                            <w:pPr>
                              <w:ind w:firstLineChars="200" w:firstLine="376"/>
                              <w:rPr>
                                <w:rFonts w:ascii="Consolas" w:hAnsi="Consolas"/>
                              </w:rPr>
                            </w:pPr>
                            <w:r w:rsidRPr="001A17E4">
                              <w:rPr>
                                <w:rFonts w:ascii="Consolas" w:hAnsi="Consolas"/>
                              </w:rPr>
                              <w:t>`</w:t>
                            </w:r>
                            <w:proofErr w:type="spellStart"/>
                            <w:r w:rsidRPr="001A17E4">
                              <w:rPr>
                                <w:rFonts w:ascii="Consolas" w:hAnsi="Consolas"/>
                              </w:rPr>
                              <w:t>expiration_date</w:t>
                            </w:r>
                            <w:proofErr w:type="spellEnd"/>
                            <w:r w:rsidRPr="001A17E4">
                              <w:rPr>
                                <w:rFonts w:ascii="Consolas" w:hAnsi="Consolas"/>
                              </w:rPr>
                              <w:t>` date NOT NULL COMMENT '</w:t>
                            </w:r>
                            <w:r w:rsidRPr="001A17E4">
                              <w:rPr>
                                <w:rFonts w:ascii="Consolas" w:hAnsi="Consolas"/>
                              </w:rPr>
                              <w:t>有効期限</w:t>
                            </w:r>
                            <w:r w:rsidRPr="001A17E4">
                              <w:rPr>
                                <w:rFonts w:ascii="Consolas" w:hAnsi="Consolas"/>
                              </w:rPr>
                              <w:t>'</w:t>
                            </w:r>
                            <w:r>
                              <w:rPr>
                                <w:rFonts w:ascii="Consolas" w:hAnsi="Consolas"/>
                              </w:rPr>
                              <w:t>，</w:t>
                            </w:r>
                          </w:p>
                          <w:p w14:paraId="1B897D33" w14:textId="6D299381" w:rsidR="001D6546" w:rsidRPr="001A17E4" w:rsidRDefault="001D6546" w:rsidP="00386FF3">
                            <w:pPr>
                              <w:ind w:firstLine="188"/>
                              <w:rPr>
                                <w:rFonts w:ascii="Consolas" w:hAnsi="Consolas"/>
                              </w:rPr>
                            </w:pPr>
                            <w:r w:rsidRPr="001A17E4">
                              <w:rPr>
                                <w:rFonts w:ascii="Consolas" w:hAnsi="Consolas"/>
                              </w:rPr>
                              <w:t xml:space="preserve"> `username` varchar(6) NOT NULL COMMENT '</w:t>
                            </w:r>
                            <w:r w:rsidRPr="001A17E4">
                              <w:rPr>
                                <w:rFonts w:ascii="Consolas" w:hAnsi="Consolas"/>
                              </w:rPr>
                              <w:t>ユーザーネーム</w:t>
                            </w:r>
                            <w:r w:rsidRPr="001A17E4">
                              <w:rPr>
                                <w:rFonts w:ascii="Consolas" w:hAnsi="Consolas"/>
                              </w:rPr>
                              <w:t>'</w:t>
                            </w:r>
                            <w:r>
                              <w:rPr>
                                <w:rFonts w:ascii="Consolas" w:hAnsi="Consolas"/>
                              </w:rPr>
                              <w:t>，</w:t>
                            </w:r>
                          </w:p>
                          <w:p w14:paraId="0494D5FD" w14:textId="5544792F" w:rsidR="001D6546" w:rsidRPr="001A17E4" w:rsidRDefault="001D6546" w:rsidP="00386FF3">
                            <w:pPr>
                              <w:ind w:firstLine="188"/>
                              <w:rPr>
                                <w:rFonts w:ascii="Consolas" w:hAnsi="Consolas"/>
                              </w:rPr>
                            </w:pPr>
                            <w:r w:rsidRPr="001A17E4">
                              <w:rPr>
                                <w:rFonts w:ascii="Consolas" w:hAnsi="Consolas"/>
                              </w:rPr>
                              <w:t xml:space="preserve"> `password` varchar(64) NOT NULL COMMENT '</w:t>
                            </w:r>
                            <w:r w:rsidRPr="001A17E4">
                              <w:rPr>
                                <w:rFonts w:ascii="Consolas" w:hAnsi="Consolas"/>
                              </w:rPr>
                              <w:t>パスワード</w:t>
                            </w:r>
                            <w:r w:rsidRPr="001A17E4">
                              <w:rPr>
                                <w:rFonts w:ascii="Consolas" w:hAnsi="Consolas"/>
                              </w:rPr>
                              <w:t>'</w:t>
                            </w:r>
                            <w:r>
                              <w:rPr>
                                <w:rFonts w:ascii="Consolas" w:hAnsi="Consolas"/>
                              </w:rPr>
                              <w:t>，</w:t>
                            </w:r>
                          </w:p>
                          <w:p w14:paraId="5CE1F0D3" w14:textId="2B7981C5" w:rsidR="001D6546" w:rsidRPr="001A17E4" w:rsidRDefault="001D6546" w:rsidP="00386FF3">
                            <w:pPr>
                              <w:ind w:leftChars="100" w:left="376" w:hangingChars="100" w:hanging="188"/>
                              <w:rPr>
                                <w:rFonts w:ascii="Consolas" w:hAnsi="Consolas"/>
                              </w:rPr>
                            </w:pPr>
                            <w:r w:rsidRPr="001A17E4">
                              <w:rPr>
                                <w:rFonts w:ascii="Consolas" w:hAnsi="Consolas"/>
                              </w:rPr>
                              <w:t xml:space="preserve">  `</w:t>
                            </w:r>
                            <w:proofErr w:type="spellStart"/>
                            <w:r w:rsidRPr="001A17E4">
                              <w:rPr>
                                <w:rFonts w:ascii="Consolas" w:hAnsi="Consolas"/>
                              </w:rPr>
                              <w:t>update_date_and_time</w:t>
                            </w:r>
                            <w:proofErr w:type="spellEnd"/>
                            <w:r w:rsidRPr="001A17E4">
                              <w:rPr>
                                <w:rFonts w:ascii="Consolas" w:hAnsi="Consolas"/>
                              </w:rPr>
                              <w:t>`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p w14:paraId="62E0A50B" w14:textId="77777777" w:rsidR="001D6546" w:rsidRPr="001A17E4" w:rsidRDefault="001D6546" w:rsidP="00386FF3">
                            <w:pPr>
                              <w:ind w:firstLineChars="200" w:firstLine="376"/>
                              <w:rPr>
                                <w:rFonts w:ascii="Consolas" w:hAnsi="Consolas"/>
                              </w:rPr>
                            </w:pPr>
                            <w:r w:rsidRPr="001A17E4">
                              <w:rPr>
                                <w:rFonts w:ascii="Consolas" w:hAnsi="Consolas"/>
                              </w:rPr>
                              <w:t>PRIMARY KEY(</w:t>
                            </w:r>
                            <w:proofErr w:type="spellStart"/>
                            <w:r w:rsidRPr="001A17E4">
                              <w:rPr>
                                <w:rFonts w:ascii="Consolas" w:hAnsi="Consolas"/>
                              </w:rPr>
                              <w:t>student_number</w:t>
                            </w:r>
                            <w:proofErr w:type="spellEnd"/>
                            <w:r w:rsidRPr="001A17E4">
                              <w:rPr>
                                <w:rFonts w:ascii="Consolas" w:hAnsi="Consolas"/>
                              </w:rPr>
                              <w:t>)</w:t>
                            </w:r>
                          </w:p>
                          <w:p w14:paraId="5F288165" w14:textId="77777777" w:rsidR="001D6546" w:rsidRPr="001A17E4" w:rsidRDefault="001D6546" w:rsidP="00386FF3">
                            <w:pPr>
                              <w:ind w:firstLine="188"/>
                              <w:rPr>
                                <w:rFonts w:ascii="Consolas" w:hAnsi="Consolas"/>
                              </w:rPr>
                            </w:pPr>
                            <w:r w:rsidRPr="001A17E4">
                              <w:rPr>
                                <w:rFonts w:ascii="Consolas" w:hAnsi="Consolas"/>
                              </w:rPr>
                              <w:t xml:space="preserve">) </w:t>
                            </w:r>
                          </w:p>
                          <w:p w14:paraId="2FF8D6D6" w14:textId="77777777" w:rsidR="001D6546" w:rsidRDefault="001D6546" w:rsidP="00386FF3">
                            <w:pPr>
                              <w:ind w:firstLine="188"/>
                            </w:pPr>
                          </w:p>
                          <w:p w14:paraId="78568CBB" w14:textId="77777777" w:rsidR="001D6546" w:rsidRDefault="001D6546" w:rsidP="00386FF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A0D4D6" id="_x0000_t202" coordsize="21600,21600" o:spt="202" path="m,l,21600r21600,l21600,xe">
                <v:stroke joinstyle="miter"/>
                <v:path gradientshapeok="t" o:connecttype="rect"/>
              </v:shapetype>
              <v:shape id="テキスト ボックス 10" o:spid="_x0000_s1026" type="#_x0000_t202" style="position:absolute;left:0;text-align:left;margin-left:0;margin-top:.5pt;width:423.75pt;height:354pt;z-index:25177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" fillcolor="white [3201]" strokeweight=".5pt">
                <v:textbox>
                  <w:txbxContent>
                    <w:p w14:paraId="5E195B45" w14:textId="77777777" w:rsidR="001D6546" w:rsidRPr="001A17E4" w:rsidRDefault="001D6546" w:rsidP="00386FF3">
                      <w:pPr>
                        <w:ind w:firstLine="188"/>
                        <w:rPr>
                          <w:rFonts w:ascii="Consolas" w:hAnsi="Consolas"/>
                        </w:rPr>
                      </w:pPr>
                      <w:r w:rsidRPr="001A17E4">
                        <w:rPr>
                          <w:rFonts w:ascii="Consolas" w:hAnsi="Consolas"/>
                        </w:rPr>
                        <w:t>CREATE TABLE `student` (</w:t>
                      </w:r>
                    </w:p>
                    <w:p w14:paraId="0DCF5ABC" w14:textId="63302A5D" w:rsidR="001D6546" w:rsidRPr="001A17E4" w:rsidRDefault="001D6546" w:rsidP="00386FF3">
                      <w:pPr>
                        <w:ind w:firstLine="188"/>
                        <w:rPr>
                          <w:rFonts w:ascii="Consolas" w:hAnsi="Consolas"/>
                        </w:rPr>
                      </w:pPr>
                      <w:r w:rsidRPr="001A17E4">
                        <w:rPr>
                          <w:rFonts w:ascii="Consolas" w:hAnsi="Consolas"/>
                        </w:rPr>
                        <w:t xml:space="preserve">  `student_number` varchar(6) NOT NULL COMMENT '</w:t>
                      </w:r>
                      <w:r w:rsidRPr="001A17E4">
                        <w:rPr>
                          <w:rFonts w:ascii="Consolas" w:hAnsi="Consolas"/>
                        </w:rPr>
                        <w:t>学籍番号</w:t>
                      </w:r>
                      <w:r w:rsidRPr="001A17E4">
                        <w:rPr>
                          <w:rFonts w:ascii="Consolas" w:hAnsi="Consolas"/>
                        </w:rPr>
                        <w:t>'</w:t>
                      </w:r>
                      <w:r>
                        <w:rPr>
                          <w:rFonts w:ascii="Consolas" w:hAnsi="Consolas"/>
                        </w:rPr>
                        <w:t>，</w:t>
                      </w:r>
                    </w:p>
                    <w:p w14:paraId="66D88AA7" w14:textId="3859F351" w:rsidR="001D6546" w:rsidRPr="001A17E4" w:rsidRDefault="001D6546" w:rsidP="00386FF3">
                      <w:pPr>
                        <w:ind w:firstLine="188"/>
                        <w:rPr>
                          <w:rFonts w:ascii="Consolas" w:hAnsi="Consolas"/>
                        </w:rPr>
                      </w:pPr>
                      <w:r w:rsidRPr="001A17E4">
                        <w:rPr>
                          <w:rFonts w:ascii="Consolas" w:hAnsi="Consolas"/>
                        </w:rPr>
                        <w:t xml:space="preserve">  `number` int NOT NULL COMMENT '</w:t>
                      </w:r>
                      <w:r w:rsidRPr="001A17E4">
                        <w:rPr>
                          <w:rFonts w:ascii="Consolas" w:hAnsi="Consolas"/>
                        </w:rPr>
                        <w:t>出席番号</w:t>
                      </w:r>
                      <w:r w:rsidRPr="001A17E4">
                        <w:rPr>
                          <w:rFonts w:ascii="Consolas" w:hAnsi="Consolas"/>
                        </w:rPr>
                        <w:t>'</w:t>
                      </w:r>
                      <w:r>
                        <w:rPr>
                          <w:rFonts w:ascii="Consolas" w:hAnsi="Consolas"/>
                        </w:rPr>
                        <w:t>，</w:t>
                      </w:r>
                    </w:p>
                    <w:p w14:paraId="1C4C16E4" w14:textId="1C32DCB7" w:rsidR="001D6546" w:rsidRPr="001A17E4" w:rsidRDefault="001D6546" w:rsidP="00386FF3">
                      <w:pPr>
                        <w:ind w:firstLine="188"/>
                        <w:rPr>
                          <w:rFonts w:ascii="Consolas" w:hAnsi="Consolas"/>
                        </w:rPr>
                      </w:pPr>
                      <w:r w:rsidRPr="001A17E4">
                        <w:rPr>
                          <w:rFonts w:ascii="Consolas" w:hAnsi="Consolas"/>
                        </w:rPr>
                        <w:t xml:space="preserve">  `first_name` text NOT NULL COMMENT '</w:t>
                      </w:r>
                      <w:r w:rsidRPr="001A17E4">
                        <w:rPr>
                          <w:rFonts w:ascii="Consolas" w:hAnsi="Consolas"/>
                        </w:rPr>
                        <w:t>性</w:t>
                      </w:r>
                      <w:r w:rsidRPr="001A17E4">
                        <w:rPr>
                          <w:rFonts w:ascii="Consolas" w:hAnsi="Consolas"/>
                        </w:rPr>
                        <w:t>'</w:t>
                      </w:r>
                      <w:r>
                        <w:rPr>
                          <w:rFonts w:ascii="Consolas" w:hAnsi="Consolas"/>
                        </w:rPr>
                        <w:t>，</w:t>
                      </w:r>
                    </w:p>
                    <w:p w14:paraId="2E16E3B9" w14:textId="432F36DD" w:rsidR="001D6546" w:rsidRPr="001A17E4" w:rsidRDefault="001D6546" w:rsidP="00386FF3">
                      <w:pPr>
                        <w:ind w:firstLine="188"/>
                        <w:rPr>
                          <w:rFonts w:ascii="Consolas" w:hAnsi="Consolas"/>
                        </w:rPr>
                      </w:pPr>
                      <w:r w:rsidRPr="001A17E4">
                        <w:rPr>
                          <w:rFonts w:ascii="Consolas" w:hAnsi="Consolas"/>
                        </w:rPr>
                        <w:t xml:space="preserve">  `last_name` text NOT NULL COMMENT '</w:t>
                      </w:r>
                      <w:r w:rsidRPr="001A17E4">
                        <w:rPr>
                          <w:rFonts w:ascii="Consolas" w:hAnsi="Consolas"/>
                        </w:rPr>
                        <w:t>名</w:t>
                      </w:r>
                      <w:r w:rsidRPr="001A17E4">
                        <w:rPr>
                          <w:rFonts w:ascii="Consolas" w:hAnsi="Consolas"/>
                        </w:rPr>
                        <w:t>'</w:t>
                      </w:r>
                      <w:r>
                        <w:rPr>
                          <w:rFonts w:ascii="Consolas" w:hAnsi="Consolas"/>
                        </w:rPr>
                        <w:t>，</w:t>
                      </w:r>
                    </w:p>
                    <w:p w14:paraId="3F2B0134" w14:textId="32A699BF" w:rsidR="001D6546" w:rsidRPr="001A17E4" w:rsidRDefault="001D6546" w:rsidP="00386FF3">
                      <w:pPr>
                        <w:ind w:firstLine="188"/>
                        <w:rPr>
                          <w:rFonts w:ascii="Consolas" w:hAnsi="Consolas"/>
                        </w:rPr>
                      </w:pPr>
                      <w:r w:rsidRPr="001A17E4">
                        <w:rPr>
                          <w:rFonts w:ascii="Consolas" w:hAnsi="Consolas"/>
                        </w:rPr>
                        <w:t xml:space="preserve">  `mail_address` varchar(30) NOT NULL COMMENT '</w:t>
                      </w:r>
                      <w:r w:rsidRPr="001A17E4">
                        <w:rPr>
                          <w:rFonts w:ascii="Consolas" w:hAnsi="Consolas"/>
                        </w:rPr>
                        <w:t>メールアドレス</w:t>
                      </w:r>
                      <w:r w:rsidRPr="001A17E4">
                        <w:rPr>
                          <w:rFonts w:ascii="Consolas" w:hAnsi="Consolas"/>
                        </w:rPr>
                        <w:t>'</w:t>
                      </w:r>
                      <w:r>
                        <w:rPr>
                          <w:rFonts w:ascii="Consolas" w:hAnsi="Consolas"/>
                        </w:rPr>
                        <w:t>，</w:t>
                      </w:r>
                    </w:p>
                    <w:p w14:paraId="6FDA0F4A" w14:textId="0A24ECA9" w:rsidR="001D6546" w:rsidRPr="001A17E4" w:rsidRDefault="001D6546" w:rsidP="00386FF3">
                      <w:pPr>
                        <w:ind w:firstLineChars="200" w:firstLine="376"/>
                        <w:rPr>
                          <w:rFonts w:ascii="Consolas" w:hAnsi="Consolas"/>
                        </w:rPr>
                      </w:pPr>
                      <w:r w:rsidRPr="001A17E4">
                        <w:rPr>
                          <w:rFonts w:ascii="Consolas" w:hAnsi="Consolas"/>
                        </w:rPr>
                        <w:t>`expiration_date` date NOT NULL COMMENT '</w:t>
                      </w:r>
                      <w:r w:rsidRPr="001A17E4">
                        <w:rPr>
                          <w:rFonts w:ascii="Consolas" w:hAnsi="Consolas"/>
                        </w:rPr>
                        <w:t>有効期限</w:t>
                      </w:r>
                      <w:r w:rsidRPr="001A17E4">
                        <w:rPr>
                          <w:rFonts w:ascii="Consolas" w:hAnsi="Consolas"/>
                        </w:rPr>
                        <w:t>'</w:t>
                      </w:r>
                      <w:r>
                        <w:rPr>
                          <w:rFonts w:ascii="Consolas" w:hAnsi="Consolas"/>
                        </w:rPr>
                        <w:t>，</w:t>
                      </w:r>
                    </w:p>
                    <w:p w14:paraId="1B897D33" w14:textId="6D299381" w:rsidR="001D6546" w:rsidRPr="001A17E4" w:rsidRDefault="001D6546" w:rsidP="00386FF3">
                      <w:pPr>
                        <w:ind w:firstLine="188"/>
                        <w:rPr>
                          <w:rFonts w:ascii="Consolas" w:hAnsi="Consolas"/>
                        </w:rPr>
                      </w:pPr>
                      <w:r w:rsidRPr="001A17E4">
                        <w:rPr>
                          <w:rFonts w:ascii="Consolas" w:hAnsi="Consolas"/>
                        </w:rPr>
                        <w:t xml:space="preserve"> `username` varchar(6) NOT NULL COMMENT '</w:t>
                      </w:r>
                      <w:r w:rsidRPr="001A17E4">
                        <w:rPr>
                          <w:rFonts w:ascii="Consolas" w:hAnsi="Consolas"/>
                        </w:rPr>
                        <w:t>ユーザーネーム</w:t>
                      </w:r>
                      <w:r w:rsidRPr="001A17E4">
                        <w:rPr>
                          <w:rFonts w:ascii="Consolas" w:hAnsi="Consolas"/>
                        </w:rPr>
                        <w:t>'</w:t>
                      </w:r>
                      <w:r>
                        <w:rPr>
                          <w:rFonts w:ascii="Consolas" w:hAnsi="Consolas"/>
                        </w:rPr>
                        <w:t>，</w:t>
                      </w:r>
                    </w:p>
                    <w:p w14:paraId="0494D5FD" w14:textId="5544792F" w:rsidR="001D6546" w:rsidRPr="001A17E4" w:rsidRDefault="001D6546" w:rsidP="00386FF3">
                      <w:pPr>
                        <w:ind w:firstLine="188"/>
                        <w:rPr>
                          <w:rFonts w:ascii="Consolas" w:hAnsi="Consolas"/>
                        </w:rPr>
                      </w:pPr>
                      <w:r w:rsidRPr="001A17E4">
                        <w:rPr>
                          <w:rFonts w:ascii="Consolas" w:hAnsi="Consolas"/>
                        </w:rPr>
                        <w:t xml:space="preserve"> `password` varchar(64) NOT NULL COMMENT '</w:t>
                      </w:r>
                      <w:r w:rsidRPr="001A17E4">
                        <w:rPr>
                          <w:rFonts w:ascii="Consolas" w:hAnsi="Consolas"/>
                        </w:rPr>
                        <w:t>パスワード</w:t>
                      </w:r>
                      <w:r w:rsidRPr="001A17E4">
                        <w:rPr>
                          <w:rFonts w:ascii="Consolas" w:hAnsi="Consolas"/>
                        </w:rPr>
                        <w:t>'</w:t>
                      </w:r>
                      <w:r>
                        <w:rPr>
                          <w:rFonts w:ascii="Consolas" w:hAnsi="Consolas"/>
                        </w:rPr>
                        <w:t>，</w:t>
                      </w:r>
                    </w:p>
                    <w:p w14:paraId="5CE1F0D3" w14:textId="2B7981C5" w:rsidR="001D6546" w:rsidRPr="001A17E4" w:rsidRDefault="001D6546" w:rsidP="00386FF3">
                      <w:pPr>
                        <w:ind w:leftChars="100" w:left="376" w:hangingChars="100" w:hanging="188"/>
                        <w:rPr>
                          <w:rFonts w:ascii="Consolas" w:hAnsi="Consolas"/>
                        </w:rPr>
                      </w:pPr>
                      <w:r w:rsidRPr="001A17E4">
                        <w:rPr>
                          <w:rFonts w:ascii="Consolas" w:hAnsi="Consolas"/>
                        </w:rPr>
                        <w:t xml:space="preserve">  `update_date_and_time`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p w14:paraId="62E0A50B" w14:textId="77777777" w:rsidR="001D6546" w:rsidRPr="001A17E4" w:rsidRDefault="001D6546" w:rsidP="00386FF3">
                      <w:pPr>
                        <w:ind w:firstLineChars="200" w:firstLine="376"/>
                        <w:rPr>
                          <w:rFonts w:ascii="Consolas" w:hAnsi="Consolas"/>
                        </w:rPr>
                      </w:pPr>
                      <w:r w:rsidRPr="001A17E4">
                        <w:rPr>
                          <w:rFonts w:ascii="Consolas" w:hAnsi="Consolas"/>
                        </w:rPr>
                        <w:t>PRIMARY KEY(student_number)</w:t>
                      </w:r>
                    </w:p>
                    <w:p w14:paraId="5F288165" w14:textId="77777777" w:rsidR="001D6546" w:rsidRPr="001A17E4" w:rsidRDefault="001D6546" w:rsidP="00386FF3">
                      <w:pPr>
                        <w:ind w:firstLine="188"/>
                        <w:rPr>
                          <w:rFonts w:ascii="Consolas" w:hAnsi="Consolas"/>
                        </w:rPr>
                      </w:pPr>
                      <w:r w:rsidRPr="001A17E4">
                        <w:rPr>
                          <w:rFonts w:ascii="Consolas" w:hAnsi="Consolas"/>
                        </w:rPr>
                        <w:t xml:space="preserve">) </w:t>
                      </w:r>
                    </w:p>
                    <w:p w14:paraId="2FF8D6D6" w14:textId="77777777" w:rsidR="001D6546" w:rsidRDefault="001D6546" w:rsidP="00386FF3">
                      <w:pPr>
                        <w:ind w:firstLine="188"/>
                      </w:pPr>
                    </w:p>
                    <w:p w14:paraId="78568CBB" w14:textId="77777777" w:rsidR="001D6546" w:rsidRDefault="001D6546" w:rsidP="00386FF3">
                      <w:pPr>
                        <w:ind w:firstLine="188"/>
                      </w:pPr>
                    </w:p>
                  </w:txbxContent>
                </v:textbox>
                <w10:wrap anchorx="margin"/>
              </v:shape>
            </w:pict>
          </mc:Fallback>
        </mc:AlternateContent>
      </w:r>
    </w:p>
    <w:p w14:paraId="6496353C" w14:textId="77777777" w:rsidR="00386FF3" w:rsidRDefault="00386FF3" w:rsidP="00386FF3">
      <w:pPr>
        <w:ind w:firstLine="188"/>
      </w:pPr>
    </w:p>
    <w:p w14:paraId="71851BC8" w14:textId="77777777" w:rsidR="00386FF3" w:rsidRDefault="00386FF3" w:rsidP="00386FF3">
      <w:pPr>
        <w:ind w:firstLine="188"/>
      </w:pPr>
    </w:p>
    <w:p w14:paraId="1A87B175" w14:textId="77777777" w:rsidR="00386FF3" w:rsidRDefault="00386FF3" w:rsidP="00386FF3">
      <w:pPr>
        <w:ind w:firstLine="188"/>
      </w:pPr>
    </w:p>
    <w:p w14:paraId="62AF9B43" w14:textId="77777777" w:rsidR="00386FF3" w:rsidRDefault="00386FF3" w:rsidP="00386FF3">
      <w:pPr>
        <w:ind w:firstLine="188"/>
      </w:pPr>
    </w:p>
    <w:p w14:paraId="05E4374E" w14:textId="77777777" w:rsidR="00386FF3" w:rsidRDefault="00386FF3" w:rsidP="00386FF3">
      <w:pPr>
        <w:ind w:firstLine="188"/>
      </w:pPr>
    </w:p>
    <w:p w14:paraId="1F2A5646" w14:textId="77777777" w:rsidR="00386FF3" w:rsidRDefault="00386FF3" w:rsidP="00386FF3">
      <w:pPr>
        <w:ind w:firstLine="188"/>
      </w:pPr>
    </w:p>
    <w:p w14:paraId="363C71FA" w14:textId="77777777" w:rsidR="00386FF3" w:rsidRDefault="00386FF3" w:rsidP="00386FF3">
      <w:pPr>
        <w:ind w:firstLine="188"/>
      </w:pPr>
    </w:p>
    <w:p w14:paraId="47ED66A7" w14:textId="77777777" w:rsidR="00386FF3" w:rsidRDefault="00386FF3" w:rsidP="00386FF3">
      <w:pPr>
        <w:ind w:firstLine="188"/>
      </w:pPr>
    </w:p>
    <w:p w14:paraId="7987DE8B" w14:textId="77777777" w:rsidR="00386FF3" w:rsidRPr="00BF3575" w:rsidRDefault="00386FF3" w:rsidP="00386FF3">
      <w:pPr>
        <w:ind w:firstLine="188"/>
      </w:pPr>
    </w:p>
    <w:p w14:paraId="6C717E71" w14:textId="77777777" w:rsidR="00386FF3" w:rsidRDefault="00386FF3" w:rsidP="00386FF3">
      <w:pPr>
        <w:ind w:firstLine="188"/>
        <w:jc w:val="center"/>
      </w:pPr>
    </w:p>
    <w:p w14:paraId="590CB04E" w14:textId="77777777" w:rsidR="00386FF3" w:rsidRDefault="00386FF3" w:rsidP="00386FF3">
      <w:pPr>
        <w:ind w:firstLine="188"/>
        <w:jc w:val="center"/>
      </w:pPr>
    </w:p>
    <w:p w14:paraId="56D498E5" w14:textId="77777777" w:rsidR="00386FF3" w:rsidRDefault="00386FF3" w:rsidP="00386FF3">
      <w:pPr>
        <w:ind w:firstLine="188"/>
        <w:jc w:val="center"/>
      </w:pPr>
      <w:r>
        <w:rPr>
          <w:noProof/>
        </w:rPr>
        <w:drawing>
          <wp:anchor distT="0" distB="0" distL="114300" distR="114300" simplePos="0" relativeHeight="251780096" behindDoc="0" locked="0" layoutInCell="1" allowOverlap="1" wp14:anchorId="5CD667AC" wp14:editId="28541870">
            <wp:simplePos x="0" y="0"/>
            <wp:positionH relativeFrom="margin">
              <wp:align>right</wp:align>
            </wp:positionH>
            <wp:positionV relativeFrom="paragraph">
              <wp:posOffset>454025</wp:posOffset>
            </wp:positionV>
            <wp:extent cx="5400040" cy="1863725"/>
            <wp:effectExtent l="0" t="0" r="0" b="3175"/>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学生tbl.PNG"/>
                    <pic:cNvPicPr/>
                  </pic:nvPicPr>
                  <pic:blipFill>
                    <a:blip r:embed="rId15">
                      <a:extLst>
                        <a:ext uri="{28A0092B-C50C-407E-A947-70E740481C1C}">
                          <a14:useLocalDpi xmlns:a14="http://schemas.microsoft.com/office/drawing/2010/main" val="0"/>
                        </a:ext>
                      </a:extLst>
                    </a:blip>
                    <a:stretch>
                      <a:fillRect/>
                    </a:stretch>
                  </pic:blipFill>
                  <pic:spPr>
                    <a:xfrm>
                      <a:off x="0" y="0"/>
                      <a:ext cx="5400040" cy="1863725"/>
                    </a:xfrm>
                    <a:prstGeom prst="rect">
                      <a:avLst/>
                    </a:prstGeom>
                  </pic:spPr>
                </pic:pic>
              </a:graphicData>
            </a:graphic>
          </wp:anchor>
        </w:drawing>
      </w:r>
    </w:p>
    <w:p w14:paraId="34FA6CFF" w14:textId="77777777" w:rsidR="00386FF3" w:rsidRDefault="00386FF3" w:rsidP="00386FF3">
      <w:pPr>
        <w:ind w:firstLine="188"/>
        <w:jc w:val="center"/>
      </w:pPr>
      <w:r>
        <w:rPr>
          <w:rFonts w:hint="eastAsia"/>
        </w:rPr>
        <w:lastRenderedPageBreak/>
        <w:t>図3.2.2　学生テーブル</w:t>
      </w:r>
    </w:p>
    <w:p w14:paraId="06344A62" w14:textId="77777777" w:rsidR="00386FF3" w:rsidRDefault="00386FF3" w:rsidP="00386FF3">
      <w:pPr>
        <w:ind w:firstLine="188"/>
      </w:pPr>
      <w:r>
        <w:rPr>
          <w:rFonts w:hint="eastAsia"/>
        </w:rPr>
        <w:t>（２）　シラバステーブル</w:t>
      </w:r>
    </w:p>
    <w:p w14:paraId="1F16399E" w14:textId="77777777" w:rsidR="00386FF3" w:rsidRDefault="00386FF3" w:rsidP="00386FF3">
      <w:pPr>
        <w:ind w:firstLine="188"/>
        <w:jc w:val="center"/>
      </w:pPr>
      <w:r>
        <w:rPr>
          <w:rFonts w:hint="eastAsia"/>
        </w:rPr>
        <w:t>リスト3.2.2　シラバステーブル作成</w:t>
      </w:r>
      <w:r>
        <w:t>SQL</w:t>
      </w:r>
    </w:p>
    <w:p w14:paraId="32AD15BA" w14:textId="77777777" w:rsidR="00386FF3" w:rsidRDefault="00386FF3" w:rsidP="00386FF3">
      <w:pPr>
        <w:ind w:firstLine="188"/>
      </w:pPr>
      <w:r>
        <w:rPr>
          <w:rFonts w:hint="eastAsia"/>
          <w:noProof/>
        </w:rPr>
        <mc:AlternateContent>
          <mc:Choice Requires="wps">
            <w:drawing>
              <wp:anchor distT="0" distB="0" distL="114300" distR="114300" simplePos="0" relativeHeight="251777024" behindDoc="0" locked="0" layoutInCell="1" allowOverlap="1" wp14:anchorId="3D3A4A31" wp14:editId="003D1AE9">
                <wp:simplePos x="0" y="0"/>
                <wp:positionH relativeFrom="margin">
                  <wp:align>right</wp:align>
                </wp:positionH>
                <wp:positionV relativeFrom="paragraph">
                  <wp:posOffset>6350</wp:posOffset>
                </wp:positionV>
                <wp:extent cx="5372100" cy="3095625"/>
                <wp:effectExtent l="0" t="0" r="19050" b="28575"/>
                <wp:wrapNone/>
                <wp:docPr id="12" name="テキスト ボックス 12"/>
                <wp:cNvGraphicFramePr/>
                <a:graphic xmlns:a="http://schemas.openxmlformats.org/drawingml/2006/main">
                  <a:graphicData uri="http://schemas.microsoft.com/office/word/2010/wordprocessingShape">
                    <wps:wsp>
                      <wps:cNvSpPr txBox="1"/>
                      <wps:spPr>
                        <a:xfrm>
                          <a:off x="0" y="0"/>
                          <a:ext cx="5372100" cy="3095625"/>
                        </a:xfrm>
                        <a:prstGeom prst="rect">
                          <a:avLst/>
                        </a:prstGeom>
                        <a:solidFill>
                          <a:schemeClr val="lt1"/>
                        </a:solidFill>
                        <a:ln w="6350">
                          <a:solidFill>
                            <a:prstClr val="black"/>
                          </a:solidFill>
                        </a:ln>
                      </wps:spPr>
                      <wps:txbx>
                        <w:txbxContent>
                          <w:p w14:paraId="2B61DC98" w14:textId="77777777" w:rsidR="001D6546" w:rsidRPr="001A17E4" w:rsidRDefault="001D6546" w:rsidP="00386FF3">
                            <w:pPr>
                              <w:ind w:firstLine="188"/>
                              <w:rPr>
                                <w:rFonts w:ascii="Consolas" w:eastAsiaTheme="minorHAnsi" w:hAnsi="Consolas"/>
                              </w:rPr>
                            </w:pPr>
                            <w:r w:rsidRPr="001A17E4">
                              <w:rPr>
                                <w:rFonts w:ascii="Consolas" w:eastAsiaTheme="minorHAnsi" w:hAnsi="Consolas"/>
                              </w:rPr>
                              <w:t>CREATE TABLE `syllabus` (</w:t>
                            </w:r>
                          </w:p>
                          <w:p w14:paraId="64587408" w14:textId="559ADD5B"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w:t>
                            </w:r>
                            <w:proofErr w:type="spellStart"/>
                            <w:r w:rsidRPr="001A17E4">
                              <w:rPr>
                                <w:rFonts w:ascii="Consolas" w:eastAsiaTheme="minorHAnsi" w:hAnsi="Consolas"/>
                              </w:rPr>
                              <w:t>subject_id</w:t>
                            </w:r>
                            <w:proofErr w:type="spellEnd"/>
                            <w:r w:rsidRPr="001A17E4">
                              <w:rPr>
                                <w:rFonts w:ascii="Consolas" w:eastAsiaTheme="minorHAnsi" w:hAnsi="Consolas"/>
                              </w:rPr>
                              <w:t>` varchar(5) NOT NULL COMMENT '</w:t>
                            </w:r>
                            <w:r w:rsidRPr="001A17E4">
                              <w:rPr>
                                <w:rFonts w:ascii="Consolas" w:eastAsiaTheme="minorHAnsi" w:hAnsi="Consolas"/>
                              </w:rPr>
                              <w:t>科目</w:t>
                            </w:r>
                            <w:r w:rsidRPr="001A17E4">
                              <w:rPr>
                                <w:rFonts w:ascii="Consolas" w:eastAsiaTheme="minorHAnsi" w:hAnsi="Consolas"/>
                              </w:rPr>
                              <w:t>ID'</w:t>
                            </w:r>
                            <w:r>
                              <w:rPr>
                                <w:rFonts w:ascii="Consolas" w:eastAsiaTheme="minorHAnsi" w:hAnsi="Consolas"/>
                              </w:rPr>
                              <w:t>，</w:t>
                            </w:r>
                          </w:p>
                          <w:p w14:paraId="30683551" w14:textId="4FCBE7AD"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w:t>
                            </w:r>
                            <w:proofErr w:type="spellStart"/>
                            <w:r w:rsidRPr="001A17E4">
                              <w:rPr>
                                <w:rFonts w:ascii="Consolas" w:eastAsiaTheme="minorHAnsi" w:hAnsi="Consolas"/>
                              </w:rPr>
                              <w:t>subject_name</w:t>
                            </w:r>
                            <w:proofErr w:type="spellEnd"/>
                            <w:r w:rsidRPr="001A17E4">
                              <w:rPr>
                                <w:rFonts w:ascii="Consolas" w:eastAsiaTheme="minorHAnsi" w:hAnsi="Consolas"/>
                              </w:rPr>
                              <w:t>` varchar(20) NOT NULL COMMENT '</w:t>
                            </w:r>
                            <w:r w:rsidRPr="001A17E4">
                              <w:rPr>
                                <w:rFonts w:ascii="Consolas" w:eastAsiaTheme="minorHAnsi" w:hAnsi="Consolas"/>
                              </w:rPr>
                              <w:t>科目名</w:t>
                            </w:r>
                            <w:r w:rsidRPr="001A17E4">
                              <w:rPr>
                                <w:rFonts w:ascii="Consolas" w:eastAsiaTheme="minorHAnsi" w:hAnsi="Consolas"/>
                              </w:rPr>
                              <w:t>'</w:t>
                            </w:r>
                            <w:r>
                              <w:rPr>
                                <w:rFonts w:ascii="Consolas" w:eastAsiaTheme="minorHAnsi" w:hAnsi="Consolas"/>
                              </w:rPr>
                              <w:t>，</w:t>
                            </w:r>
                          </w:p>
                          <w:p w14:paraId="28D2392C" w14:textId="44303401"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`flag` </w:t>
                            </w:r>
                            <w:proofErr w:type="spellStart"/>
                            <w:r w:rsidRPr="001A17E4">
                              <w:rPr>
                                <w:rFonts w:ascii="Consolas" w:eastAsiaTheme="minorHAnsi" w:hAnsi="Consolas"/>
                              </w:rPr>
                              <w:t>tinyint</w:t>
                            </w:r>
                            <w:proofErr w:type="spellEnd"/>
                            <w:r w:rsidRPr="001A17E4">
                              <w:rPr>
                                <w:rFonts w:ascii="Consolas" w:eastAsiaTheme="minorHAnsi" w:hAnsi="Consolas"/>
                              </w:rPr>
                              <w:t>(1) NOT NULL COMMENT '</w:t>
                            </w:r>
                            <w:r w:rsidRPr="001A17E4">
                              <w:rPr>
                                <w:rFonts w:ascii="Consolas" w:eastAsiaTheme="minorHAnsi" w:hAnsi="Consolas"/>
                              </w:rPr>
                              <w:t>必取得の有無</w:t>
                            </w:r>
                            <w:r w:rsidRPr="001A17E4">
                              <w:rPr>
                                <w:rFonts w:ascii="Consolas" w:eastAsiaTheme="minorHAnsi" w:hAnsi="Consolas"/>
                              </w:rPr>
                              <w:t>'</w:t>
                            </w:r>
                            <w:r>
                              <w:rPr>
                                <w:rFonts w:ascii="Consolas" w:eastAsiaTheme="minorHAnsi" w:hAnsi="Consolas"/>
                              </w:rPr>
                              <w:t>，</w:t>
                            </w:r>
                          </w:p>
                          <w:p w14:paraId="23E8112C" w14:textId="4A12E4AA"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`semester` text NOT NULL COMMENT '</w:t>
                            </w:r>
                            <w:r w:rsidRPr="001A17E4">
                              <w:rPr>
                                <w:rFonts w:ascii="Consolas" w:eastAsiaTheme="minorHAnsi" w:hAnsi="Consolas"/>
                              </w:rPr>
                              <w:t>学期</w:t>
                            </w:r>
                            <w:r w:rsidRPr="001A17E4">
                              <w:rPr>
                                <w:rFonts w:ascii="Consolas" w:eastAsiaTheme="minorHAnsi" w:hAnsi="Consolas"/>
                              </w:rPr>
                              <w:t>'</w:t>
                            </w:r>
                            <w:r>
                              <w:rPr>
                                <w:rFonts w:ascii="Consolas" w:eastAsiaTheme="minorHAnsi" w:hAnsi="Consolas"/>
                              </w:rPr>
                              <w:t>，</w:t>
                            </w:r>
                          </w:p>
                          <w:p w14:paraId="18E783B4" w14:textId="60262345" w:rsidR="001D6546" w:rsidRPr="001A17E4" w:rsidRDefault="001D6546" w:rsidP="00386FF3">
                            <w:pPr>
                              <w:ind w:leftChars="100" w:left="376" w:hangingChars="100" w:hanging="188"/>
                              <w:rPr>
                                <w:rFonts w:ascii="Consolas" w:eastAsiaTheme="minorHAnsi" w:hAnsi="Consolas"/>
                              </w:rPr>
                            </w:pPr>
                            <w:r w:rsidRPr="001A17E4">
                              <w:rPr>
                                <w:rFonts w:ascii="Consolas" w:eastAsiaTheme="minorHAnsi" w:hAnsi="Consolas"/>
                              </w:rPr>
                              <w:t xml:space="preserve">  `</w:t>
                            </w:r>
                            <w:proofErr w:type="spellStart"/>
                            <w:r w:rsidRPr="001A17E4">
                              <w:rPr>
                                <w:rFonts w:ascii="Consolas" w:eastAsiaTheme="minorHAnsi" w:hAnsi="Consolas"/>
                              </w:rPr>
                              <w:t>update_date_and_time</w:t>
                            </w:r>
                            <w:proofErr w:type="spellEnd"/>
                            <w:r w:rsidRPr="001A17E4">
                              <w:rPr>
                                <w:rFonts w:ascii="Consolas" w:eastAsiaTheme="minorHAnsi" w:hAnsi="Consolas"/>
                              </w:rPr>
                              <w:t>` timestamp NOT NULL DEFAULT CURRENT_TIMESTAMP COMMENT '</w:t>
                            </w:r>
                            <w:r w:rsidRPr="001A17E4">
                              <w:rPr>
                                <w:rFonts w:ascii="Consolas" w:eastAsiaTheme="minorHAnsi" w:hAnsi="Consolas"/>
                              </w:rPr>
                              <w:t>更新日時</w:t>
                            </w:r>
                            <w:r w:rsidRPr="001A17E4">
                              <w:rPr>
                                <w:rFonts w:ascii="Consolas" w:eastAsiaTheme="minorHAnsi" w:hAnsi="Consolas"/>
                              </w:rPr>
                              <w:t>'</w:t>
                            </w:r>
                            <w:r>
                              <w:rPr>
                                <w:rFonts w:ascii="Consolas" w:eastAsiaTheme="minorHAnsi" w:hAnsi="Consolas"/>
                              </w:rPr>
                              <w:t>，</w:t>
                            </w:r>
                          </w:p>
                          <w:p w14:paraId="04B44525" w14:textId="77777777" w:rsidR="001D6546" w:rsidRPr="001A17E4" w:rsidRDefault="001D6546" w:rsidP="00386FF3">
                            <w:pPr>
                              <w:ind w:firstLineChars="200" w:firstLine="376"/>
                              <w:rPr>
                                <w:rFonts w:ascii="Consolas" w:eastAsiaTheme="minorHAnsi" w:hAnsi="Consolas"/>
                              </w:rPr>
                            </w:pPr>
                            <w:r w:rsidRPr="001A17E4">
                              <w:rPr>
                                <w:rFonts w:ascii="Consolas" w:eastAsiaTheme="minorHAnsi" w:hAnsi="Consolas"/>
                              </w:rPr>
                              <w:t>PRIMARY KEY(</w:t>
                            </w:r>
                            <w:proofErr w:type="spellStart"/>
                            <w:r w:rsidRPr="001A17E4">
                              <w:rPr>
                                <w:rFonts w:ascii="Consolas" w:eastAsiaTheme="minorHAnsi" w:hAnsi="Consolas"/>
                              </w:rPr>
                              <w:t>subject_id</w:t>
                            </w:r>
                            <w:proofErr w:type="spellEnd"/>
                            <w:r w:rsidRPr="001A17E4">
                              <w:rPr>
                                <w:rFonts w:ascii="Consolas" w:eastAsiaTheme="minorHAnsi" w:hAnsi="Consolas"/>
                              </w:rPr>
                              <w:t>)</w:t>
                            </w:r>
                          </w:p>
                          <w:p w14:paraId="12CD4B20" w14:textId="77777777" w:rsidR="001D6546" w:rsidRPr="001A17E4" w:rsidRDefault="001D6546" w:rsidP="00386FF3">
                            <w:pPr>
                              <w:ind w:firstLine="188"/>
                              <w:rPr>
                                <w:rFonts w:ascii="Consolas" w:eastAsiaTheme="minorHAnsi" w:hAnsi="Consolas"/>
                              </w:rPr>
                            </w:pPr>
                            <w:r w:rsidRPr="001A17E4">
                              <w:rPr>
                                <w:rFonts w:ascii="Consolas" w:eastAsiaTheme="minorHAnsi" w:hAnsi="Consolas"/>
                              </w:rPr>
                              <w:t>)</w:t>
                            </w:r>
                            <w:r w:rsidRPr="001A17E4">
                              <w:rPr>
                                <w:rFonts w:ascii="Consolas" w:hAnsi="Consolas"/>
                              </w:rPr>
                              <w:t xml:space="preserve"> </w:t>
                            </w:r>
                          </w:p>
                          <w:p w14:paraId="68C7C451" w14:textId="77777777" w:rsidR="001D6546" w:rsidRDefault="001D6546" w:rsidP="00386FF3">
                            <w:pPr>
                              <w:ind w:leftChars="100" w:left="376" w:hangingChars="100" w:hanging="188"/>
                              <w:rPr>
                                <w:rFonts w:eastAsia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A4A31" id="テキスト ボックス 12" o:spid="_x0000_s1027" type="#_x0000_t202" style="position:absolute;left:0;text-align:left;margin-left:371.8pt;margin-top:.5pt;width:423pt;height:243.75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" fillcolor="white [3201]" strokeweight=".5pt">
                <v:textbox>
                  <w:txbxContent>
                    <w:p w14:paraId="2B61DC98" w14:textId="77777777" w:rsidR="001D6546" w:rsidRPr="001A17E4" w:rsidRDefault="001D6546" w:rsidP="00386FF3">
                      <w:pPr>
                        <w:ind w:firstLine="188"/>
                        <w:rPr>
                          <w:rFonts w:ascii="Consolas" w:eastAsiaTheme="minorHAnsi" w:hAnsi="Consolas"/>
                        </w:rPr>
                      </w:pPr>
                      <w:r w:rsidRPr="001A17E4">
                        <w:rPr>
                          <w:rFonts w:ascii="Consolas" w:eastAsiaTheme="minorHAnsi" w:hAnsi="Consolas"/>
                        </w:rPr>
                        <w:t>CREATE TABLE `syllabus` (</w:t>
                      </w:r>
                    </w:p>
                    <w:p w14:paraId="64587408" w14:textId="559ADD5B"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`subject_id` varchar(5) NOT NULL COMMENT '</w:t>
                      </w:r>
                      <w:r w:rsidRPr="001A17E4">
                        <w:rPr>
                          <w:rFonts w:ascii="Consolas" w:eastAsiaTheme="minorHAnsi" w:hAnsi="Consolas"/>
                        </w:rPr>
                        <w:t>科目</w:t>
                      </w:r>
                      <w:r w:rsidRPr="001A17E4">
                        <w:rPr>
                          <w:rFonts w:ascii="Consolas" w:eastAsiaTheme="minorHAnsi" w:hAnsi="Consolas"/>
                        </w:rPr>
                        <w:t>ID'</w:t>
                      </w:r>
                      <w:r>
                        <w:rPr>
                          <w:rFonts w:ascii="Consolas" w:eastAsiaTheme="minorHAnsi" w:hAnsi="Consolas"/>
                        </w:rPr>
                        <w:t>，</w:t>
                      </w:r>
                    </w:p>
                    <w:p w14:paraId="30683551" w14:textId="4FCBE7AD"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`subject_name` varchar(20) NOT NULL COMMENT '</w:t>
                      </w:r>
                      <w:r w:rsidRPr="001A17E4">
                        <w:rPr>
                          <w:rFonts w:ascii="Consolas" w:eastAsiaTheme="minorHAnsi" w:hAnsi="Consolas"/>
                        </w:rPr>
                        <w:t>科目名</w:t>
                      </w:r>
                      <w:r w:rsidRPr="001A17E4">
                        <w:rPr>
                          <w:rFonts w:ascii="Consolas" w:eastAsiaTheme="minorHAnsi" w:hAnsi="Consolas"/>
                        </w:rPr>
                        <w:t>'</w:t>
                      </w:r>
                      <w:r>
                        <w:rPr>
                          <w:rFonts w:ascii="Consolas" w:eastAsiaTheme="minorHAnsi" w:hAnsi="Consolas"/>
                        </w:rPr>
                        <w:t>，</w:t>
                      </w:r>
                    </w:p>
                    <w:p w14:paraId="28D2392C" w14:textId="44303401"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`flag` tinyint(1) NOT NULL COMMENT '</w:t>
                      </w:r>
                      <w:r w:rsidRPr="001A17E4">
                        <w:rPr>
                          <w:rFonts w:ascii="Consolas" w:eastAsiaTheme="minorHAnsi" w:hAnsi="Consolas"/>
                        </w:rPr>
                        <w:t>必取得の有無</w:t>
                      </w:r>
                      <w:r w:rsidRPr="001A17E4">
                        <w:rPr>
                          <w:rFonts w:ascii="Consolas" w:eastAsiaTheme="minorHAnsi" w:hAnsi="Consolas"/>
                        </w:rPr>
                        <w:t>'</w:t>
                      </w:r>
                      <w:r>
                        <w:rPr>
                          <w:rFonts w:ascii="Consolas" w:eastAsiaTheme="minorHAnsi" w:hAnsi="Consolas"/>
                        </w:rPr>
                        <w:t>，</w:t>
                      </w:r>
                    </w:p>
                    <w:p w14:paraId="23E8112C" w14:textId="4A12E4AA" w:rsidR="001D6546" w:rsidRPr="001A17E4" w:rsidRDefault="001D6546" w:rsidP="00386FF3">
                      <w:pPr>
                        <w:ind w:firstLine="188"/>
                        <w:rPr>
                          <w:rFonts w:ascii="Consolas" w:eastAsiaTheme="minorHAnsi" w:hAnsi="Consolas"/>
                        </w:rPr>
                      </w:pPr>
                      <w:r w:rsidRPr="001A17E4">
                        <w:rPr>
                          <w:rFonts w:ascii="Consolas" w:eastAsiaTheme="minorHAnsi" w:hAnsi="Consolas"/>
                        </w:rPr>
                        <w:t xml:space="preserve">  `semester` text NOT NULL COMMENT '</w:t>
                      </w:r>
                      <w:r w:rsidRPr="001A17E4">
                        <w:rPr>
                          <w:rFonts w:ascii="Consolas" w:eastAsiaTheme="minorHAnsi" w:hAnsi="Consolas"/>
                        </w:rPr>
                        <w:t>学期</w:t>
                      </w:r>
                      <w:r w:rsidRPr="001A17E4">
                        <w:rPr>
                          <w:rFonts w:ascii="Consolas" w:eastAsiaTheme="minorHAnsi" w:hAnsi="Consolas"/>
                        </w:rPr>
                        <w:t>'</w:t>
                      </w:r>
                      <w:r>
                        <w:rPr>
                          <w:rFonts w:ascii="Consolas" w:eastAsiaTheme="minorHAnsi" w:hAnsi="Consolas"/>
                        </w:rPr>
                        <w:t>，</w:t>
                      </w:r>
                    </w:p>
                    <w:p w14:paraId="18E783B4" w14:textId="60262345" w:rsidR="001D6546" w:rsidRPr="001A17E4" w:rsidRDefault="001D6546" w:rsidP="00386FF3">
                      <w:pPr>
                        <w:ind w:leftChars="100" w:left="376" w:hangingChars="100" w:hanging="188"/>
                        <w:rPr>
                          <w:rFonts w:ascii="Consolas" w:eastAsiaTheme="minorHAnsi" w:hAnsi="Consolas"/>
                        </w:rPr>
                      </w:pPr>
                      <w:r w:rsidRPr="001A17E4">
                        <w:rPr>
                          <w:rFonts w:ascii="Consolas" w:eastAsiaTheme="minorHAnsi" w:hAnsi="Consolas"/>
                        </w:rPr>
                        <w:t xml:space="preserve">  `update_date_and_time` timestamp NOT NULL DEFAULT CURRENT_TIMESTAMP COMMENT '</w:t>
                      </w:r>
                      <w:r w:rsidRPr="001A17E4">
                        <w:rPr>
                          <w:rFonts w:ascii="Consolas" w:eastAsiaTheme="minorHAnsi" w:hAnsi="Consolas"/>
                        </w:rPr>
                        <w:t>更新日時</w:t>
                      </w:r>
                      <w:r w:rsidRPr="001A17E4">
                        <w:rPr>
                          <w:rFonts w:ascii="Consolas" w:eastAsiaTheme="minorHAnsi" w:hAnsi="Consolas"/>
                        </w:rPr>
                        <w:t>'</w:t>
                      </w:r>
                      <w:r>
                        <w:rPr>
                          <w:rFonts w:ascii="Consolas" w:eastAsiaTheme="minorHAnsi" w:hAnsi="Consolas"/>
                        </w:rPr>
                        <w:t>，</w:t>
                      </w:r>
                    </w:p>
                    <w:p w14:paraId="04B44525" w14:textId="77777777" w:rsidR="001D6546" w:rsidRPr="001A17E4" w:rsidRDefault="001D6546" w:rsidP="00386FF3">
                      <w:pPr>
                        <w:ind w:firstLineChars="200" w:firstLine="376"/>
                        <w:rPr>
                          <w:rFonts w:ascii="Consolas" w:eastAsiaTheme="minorHAnsi" w:hAnsi="Consolas"/>
                        </w:rPr>
                      </w:pPr>
                      <w:r w:rsidRPr="001A17E4">
                        <w:rPr>
                          <w:rFonts w:ascii="Consolas" w:eastAsiaTheme="minorHAnsi" w:hAnsi="Consolas"/>
                        </w:rPr>
                        <w:t>PRIMARY KEY(subject_id)</w:t>
                      </w:r>
                    </w:p>
                    <w:p w14:paraId="12CD4B20" w14:textId="77777777" w:rsidR="001D6546" w:rsidRPr="001A17E4" w:rsidRDefault="001D6546" w:rsidP="00386FF3">
                      <w:pPr>
                        <w:ind w:firstLine="188"/>
                        <w:rPr>
                          <w:rFonts w:ascii="Consolas" w:eastAsiaTheme="minorHAnsi" w:hAnsi="Consolas"/>
                        </w:rPr>
                      </w:pPr>
                      <w:r w:rsidRPr="001A17E4">
                        <w:rPr>
                          <w:rFonts w:ascii="Consolas" w:eastAsiaTheme="minorHAnsi" w:hAnsi="Consolas"/>
                        </w:rPr>
                        <w:t>)</w:t>
                      </w:r>
                      <w:r w:rsidRPr="001A17E4">
                        <w:rPr>
                          <w:rFonts w:ascii="Consolas" w:hAnsi="Consolas"/>
                        </w:rPr>
                        <w:t xml:space="preserve"> </w:t>
                      </w:r>
                    </w:p>
                    <w:p w14:paraId="68C7C451" w14:textId="77777777" w:rsidR="001D6546" w:rsidRDefault="001D6546" w:rsidP="00386FF3">
                      <w:pPr>
                        <w:ind w:leftChars="100" w:left="376" w:hangingChars="100" w:hanging="188"/>
                        <w:rPr>
                          <w:rFonts w:eastAsiaTheme="minorHAnsi"/>
                        </w:rPr>
                      </w:pPr>
                    </w:p>
                  </w:txbxContent>
                </v:textbox>
                <w10:wrap anchorx="margin"/>
              </v:shape>
            </w:pict>
          </mc:Fallback>
        </mc:AlternateContent>
      </w:r>
    </w:p>
    <w:p w14:paraId="3527444E" w14:textId="77777777" w:rsidR="00386FF3" w:rsidRDefault="00386FF3" w:rsidP="00386FF3">
      <w:pPr>
        <w:ind w:firstLine="188"/>
      </w:pPr>
    </w:p>
    <w:p w14:paraId="3E7445F8" w14:textId="77777777" w:rsidR="00386FF3" w:rsidRDefault="00386FF3" w:rsidP="00386FF3">
      <w:pPr>
        <w:ind w:firstLine="188"/>
      </w:pPr>
    </w:p>
    <w:p w14:paraId="0DAD0893" w14:textId="77777777" w:rsidR="00386FF3" w:rsidRDefault="00386FF3" w:rsidP="00386FF3">
      <w:pPr>
        <w:ind w:firstLine="188"/>
      </w:pPr>
    </w:p>
    <w:p w14:paraId="422E9BD6" w14:textId="77777777" w:rsidR="00386FF3" w:rsidRDefault="00386FF3" w:rsidP="00386FF3">
      <w:pPr>
        <w:ind w:firstLine="188"/>
      </w:pPr>
    </w:p>
    <w:p w14:paraId="111D2F92" w14:textId="77777777" w:rsidR="00386FF3" w:rsidRDefault="00386FF3" w:rsidP="00386FF3">
      <w:pPr>
        <w:ind w:firstLine="188"/>
      </w:pPr>
    </w:p>
    <w:p w14:paraId="27B6AAD0" w14:textId="77777777" w:rsidR="00386FF3" w:rsidRDefault="00386FF3" w:rsidP="00386FF3">
      <w:pPr>
        <w:ind w:firstLine="188"/>
      </w:pPr>
    </w:p>
    <w:p w14:paraId="25C3BEF0" w14:textId="77777777" w:rsidR="00386FF3" w:rsidRPr="00474BD4" w:rsidRDefault="00386FF3" w:rsidP="00386FF3">
      <w:pPr>
        <w:ind w:firstLine="188"/>
      </w:pPr>
    </w:p>
    <w:p w14:paraId="6180BAB4" w14:textId="77777777" w:rsidR="00386FF3" w:rsidRPr="00474BD4" w:rsidRDefault="00386FF3" w:rsidP="00386FF3">
      <w:pPr>
        <w:ind w:firstLineChars="0" w:firstLine="0"/>
      </w:pPr>
      <w:r>
        <w:rPr>
          <w:noProof/>
        </w:rPr>
        <w:drawing>
          <wp:anchor distT="0" distB="0" distL="114300" distR="114300" simplePos="0" relativeHeight="251781120" behindDoc="0" locked="0" layoutInCell="1" allowOverlap="1" wp14:anchorId="433E1FB5" wp14:editId="41532C09">
            <wp:simplePos x="0" y="0"/>
            <wp:positionH relativeFrom="margin">
              <wp:posOffset>28575</wp:posOffset>
            </wp:positionH>
            <wp:positionV relativeFrom="paragraph">
              <wp:posOffset>568325</wp:posOffset>
            </wp:positionV>
            <wp:extent cx="5400040" cy="1118235"/>
            <wp:effectExtent l="0" t="0" r="0" b="5715"/>
            <wp:wrapSquare wrapText="bothSides"/>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科目ID.PNG"/>
                    <pic:cNvPicPr/>
                  </pic:nvPicPr>
                  <pic:blipFill>
                    <a:blip r:embed="rId16">
                      <a:extLst>
                        <a:ext uri="{28A0092B-C50C-407E-A947-70E740481C1C}">
                          <a14:useLocalDpi xmlns:a14="http://schemas.microsoft.com/office/drawing/2010/main" val="0"/>
                        </a:ext>
                      </a:extLst>
                    </a:blip>
                    <a:stretch>
                      <a:fillRect/>
                    </a:stretch>
                  </pic:blipFill>
                  <pic:spPr>
                    <a:xfrm>
                      <a:off x="0" y="0"/>
                      <a:ext cx="5400040" cy="1118235"/>
                    </a:xfrm>
                    <a:prstGeom prst="rect">
                      <a:avLst/>
                    </a:prstGeom>
                  </pic:spPr>
                </pic:pic>
              </a:graphicData>
            </a:graphic>
          </wp:anchor>
        </w:drawing>
      </w:r>
    </w:p>
    <w:p w14:paraId="22876A1A" w14:textId="77777777" w:rsidR="00386FF3" w:rsidRDefault="00386FF3" w:rsidP="00386FF3">
      <w:pPr>
        <w:ind w:firstLine="188"/>
        <w:jc w:val="center"/>
      </w:pPr>
      <w:r>
        <w:rPr>
          <w:rFonts w:hint="eastAsia"/>
        </w:rPr>
        <w:t>図3.2.3　シラバステーブル</w:t>
      </w:r>
    </w:p>
    <w:p w14:paraId="3FFE31B3" w14:textId="77777777" w:rsidR="00386FF3" w:rsidRDefault="00386FF3" w:rsidP="00386FF3">
      <w:pPr>
        <w:ind w:firstLine="188"/>
      </w:pPr>
      <w:r>
        <w:rPr>
          <w:rFonts w:hint="eastAsia"/>
        </w:rPr>
        <w:t>（３）　教室テーブル</w:t>
      </w:r>
    </w:p>
    <w:p w14:paraId="15C57A18" w14:textId="77777777" w:rsidR="00386FF3" w:rsidRDefault="00386FF3" w:rsidP="00386FF3">
      <w:pPr>
        <w:ind w:firstLine="188"/>
        <w:jc w:val="center"/>
      </w:pPr>
      <w:r>
        <w:rPr>
          <w:rFonts w:hint="eastAsia"/>
        </w:rPr>
        <w:t>リスト3.2.3　教室テーブル作成SQL</w:t>
      </w:r>
    </w:p>
    <w:p w14:paraId="53E9AAEE" w14:textId="77777777" w:rsidR="00386FF3" w:rsidRDefault="00386FF3" w:rsidP="00386FF3">
      <w:pPr>
        <w:ind w:firstLine="188"/>
      </w:pPr>
      <w:r>
        <w:rPr>
          <w:noProof/>
        </w:rPr>
        <mc:AlternateContent>
          <mc:Choice Requires="wps">
            <w:drawing>
              <wp:anchor distT="0" distB="0" distL="114300" distR="114300" simplePos="0" relativeHeight="251778048" behindDoc="0" locked="0" layoutInCell="1" allowOverlap="1" wp14:anchorId="2ECD2FDC" wp14:editId="10B1D58E">
                <wp:simplePos x="0" y="0"/>
                <wp:positionH relativeFrom="margin">
                  <wp:align>right</wp:align>
                </wp:positionH>
                <wp:positionV relativeFrom="paragraph">
                  <wp:posOffset>9525</wp:posOffset>
                </wp:positionV>
                <wp:extent cx="5372100" cy="1828800"/>
                <wp:effectExtent l="0" t="0" r="19050" b="19050"/>
                <wp:wrapNone/>
                <wp:docPr id="13" name="テキスト ボックス 13"/>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lt1"/>
                        </a:solidFill>
                        <a:ln w="6350">
                          <a:solidFill>
                            <a:prstClr val="black"/>
                          </a:solidFill>
                        </a:ln>
                      </wps:spPr>
                      <wps:txbx>
                        <w:txbxContent>
                          <w:p w14:paraId="52C35262" w14:textId="77777777" w:rsidR="001D6546" w:rsidRPr="001A17E4" w:rsidRDefault="001D6546" w:rsidP="00386FF3">
                            <w:pPr>
                              <w:ind w:firstLine="188"/>
                              <w:rPr>
                                <w:rFonts w:ascii="Consolas" w:hAnsi="Consolas"/>
                              </w:rPr>
                            </w:pPr>
                            <w:r w:rsidRPr="001A17E4">
                              <w:rPr>
                                <w:rFonts w:ascii="Consolas" w:hAnsi="Consolas"/>
                              </w:rPr>
                              <w:t>CREATE TABLE `class` (</w:t>
                            </w:r>
                          </w:p>
                          <w:p w14:paraId="2A3C5637" w14:textId="2798748A"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class_id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AUTO_INCREMENT COMMENT '</w:t>
                            </w:r>
                            <w:r w:rsidRPr="001A17E4">
                              <w:rPr>
                                <w:rFonts w:ascii="Consolas" w:hAnsi="Consolas"/>
                              </w:rPr>
                              <w:t>教室</w:t>
                            </w:r>
                            <w:r w:rsidRPr="001A17E4">
                              <w:rPr>
                                <w:rFonts w:ascii="Consolas" w:hAnsi="Consolas"/>
                              </w:rPr>
                              <w:t>ID'</w:t>
                            </w:r>
                            <w:r>
                              <w:rPr>
                                <w:rFonts w:ascii="Consolas" w:hAnsi="Consolas"/>
                              </w:rPr>
                              <w:t>，</w:t>
                            </w:r>
                          </w:p>
                          <w:p w14:paraId="67C442EF" w14:textId="1EE41699"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class_name</w:t>
                            </w:r>
                            <w:proofErr w:type="spellEnd"/>
                            <w:r w:rsidRPr="001A17E4">
                              <w:rPr>
                                <w:rFonts w:ascii="Consolas" w:hAnsi="Consolas"/>
                              </w:rPr>
                              <w:t>` text NOT NULL COMMENT '</w:t>
                            </w:r>
                            <w:r w:rsidRPr="001A17E4">
                              <w:rPr>
                                <w:rFonts w:ascii="Consolas" w:hAnsi="Consolas"/>
                              </w:rPr>
                              <w:t>教室名</w:t>
                            </w:r>
                            <w:r w:rsidRPr="001A17E4">
                              <w:rPr>
                                <w:rFonts w:ascii="Consolas" w:hAnsi="Consolas"/>
                              </w:rPr>
                              <w:t>'</w:t>
                            </w:r>
                            <w:r>
                              <w:rPr>
                                <w:rFonts w:ascii="Consolas" w:hAnsi="Consolas"/>
                              </w:rPr>
                              <w:t>，</w:t>
                            </w:r>
                          </w:p>
                          <w:p w14:paraId="6F48CB8C" w14:textId="54F11DCE" w:rsidR="001D6546" w:rsidRPr="001A17E4" w:rsidRDefault="001D6546" w:rsidP="00386FF3">
                            <w:pPr>
                              <w:ind w:leftChars="100" w:left="376" w:hangingChars="100" w:hanging="188"/>
                              <w:rPr>
                                <w:rFonts w:ascii="Consolas" w:hAnsi="Consolas"/>
                              </w:rPr>
                            </w:pPr>
                            <w:r w:rsidRPr="001A17E4">
                              <w:rPr>
                                <w:rFonts w:ascii="Consolas" w:hAnsi="Consolas"/>
                              </w:rPr>
                              <w:t xml:space="preserve">  `</w:t>
                            </w:r>
                            <w:proofErr w:type="spellStart"/>
                            <w:r w:rsidRPr="001A17E4">
                              <w:rPr>
                                <w:rFonts w:ascii="Consolas" w:hAnsi="Consolas"/>
                              </w:rPr>
                              <w:t>update_date_and_time</w:t>
                            </w:r>
                            <w:proofErr w:type="spellEnd"/>
                            <w:r w:rsidRPr="001A17E4">
                              <w:rPr>
                                <w:rFonts w:ascii="Consolas" w:hAnsi="Consolas"/>
                              </w:rPr>
                              <w:t>`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D2FDC" id="テキスト ボックス 13" o:spid="_x0000_s1028" type="#_x0000_t202" style="position:absolute;left:0;text-align:left;margin-left:371.8pt;margin-top:.75pt;width:423pt;height:2in;z-index:25177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" fillcolor="white [3201]" strokeweight=".5pt">
                <v:textbox>
                  <w:txbxContent>
                    <w:p w14:paraId="52C35262" w14:textId="77777777" w:rsidR="001D6546" w:rsidRPr="001A17E4" w:rsidRDefault="001D6546" w:rsidP="00386FF3">
                      <w:pPr>
                        <w:ind w:firstLine="188"/>
                        <w:rPr>
                          <w:rFonts w:ascii="Consolas" w:hAnsi="Consolas"/>
                        </w:rPr>
                      </w:pPr>
                      <w:r w:rsidRPr="001A17E4">
                        <w:rPr>
                          <w:rFonts w:ascii="Consolas" w:hAnsi="Consolas"/>
                        </w:rPr>
                        <w:t>CREATE TABLE `class` (</w:t>
                      </w:r>
                    </w:p>
                    <w:p w14:paraId="2A3C5637" w14:textId="2798748A" w:rsidR="001D6546" w:rsidRPr="001A17E4" w:rsidRDefault="001D6546" w:rsidP="00386FF3">
                      <w:pPr>
                        <w:ind w:firstLine="188"/>
                        <w:rPr>
                          <w:rFonts w:ascii="Consolas" w:hAnsi="Consolas"/>
                        </w:rPr>
                      </w:pPr>
                      <w:r w:rsidRPr="001A17E4">
                        <w:rPr>
                          <w:rFonts w:ascii="Consolas" w:hAnsi="Consolas"/>
                        </w:rPr>
                        <w:t xml:space="preserve">  `class_id` int NOT NULL AUTO_INCREMENT COMMENT '</w:t>
                      </w:r>
                      <w:r w:rsidRPr="001A17E4">
                        <w:rPr>
                          <w:rFonts w:ascii="Consolas" w:hAnsi="Consolas"/>
                        </w:rPr>
                        <w:t>教室</w:t>
                      </w:r>
                      <w:r w:rsidRPr="001A17E4">
                        <w:rPr>
                          <w:rFonts w:ascii="Consolas" w:hAnsi="Consolas"/>
                        </w:rPr>
                        <w:t>ID'</w:t>
                      </w:r>
                      <w:r>
                        <w:rPr>
                          <w:rFonts w:ascii="Consolas" w:hAnsi="Consolas"/>
                        </w:rPr>
                        <w:t>，</w:t>
                      </w:r>
                    </w:p>
                    <w:p w14:paraId="67C442EF" w14:textId="1EE41699" w:rsidR="001D6546" w:rsidRPr="001A17E4" w:rsidRDefault="001D6546" w:rsidP="00386FF3">
                      <w:pPr>
                        <w:ind w:firstLine="188"/>
                        <w:rPr>
                          <w:rFonts w:ascii="Consolas" w:hAnsi="Consolas"/>
                        </w:rPr>
                      </w:pPr>
                      <w:r w:rsidRPr="001A17E4">
                        <w:rPr>
                          <w:rFonts w:ascii="Consolas" w:hAnsi="Consolas"/>
                        </w:rPr>
                        <w:t xml:space="preserve">  `class_name` text NOT NULL COMMENT '</w:t>
                      </w:r>
                      <w:r w:rsidRPr="001A17E4">
                        <w:rPr>
                          <w:rFonts w:ascii="Consolas" w:hAnsi="Consolas"/>
                        </w:rPr>
                        <w:t>教室名</w:t>
                      </w:r>
                      <w:r w:rsidRPr="001A17E4">
                        <w:rPr>
                          <w:rFonts w:ascii="Consolas" w:hAnsi="Consolas"/>
                        </w:rPr>
                        <w:t>'</w:t>
                      </w:r>
                      <w:r>
                        <w:rPr>
                          <w:rFonts w:ascii="Consolas" w:hAnsi="Consolas"/>
                        </w:rPr>
                        <w:t>，</w:t>
                      </w:r>
                    </w:p>
                    <w:p w14:paraId="6F48CB8C" w14:textId="54F11DCE" w:rsidR="001D6546" w:rsidRPr="001A17E4" w:rsidRDefault="001D6546" w:rsidP="00386FF3">
                      <w:pPr>
                        <w:ind w:leftChars="100" w:left="376" w:hangingChars="100" w:hanging="188"/>
                        <w:rPr>
                          <w:rFonts w:ascii="Consolas" w:hAnsi="Consolas"/>
                        </w:rPr>
                      </w:pPr>
                      <w:r w:rsidRPr="001A17E4">
                        <w:rPr>
                          <w:rFonts w:ascii="Consolas" w:hAnsi="Consolas"/>
                        </w:rPr>
                        <w:t xml:space="preserve">  `update_date_and_time`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txbxContent>
                </v:textbox>
                <w10:wrap anchorx="margin"/>
              </v:shape>
            </w:pict>
          </mc:Fallback>
        </mc:AlternateContent>
      </w:r>
    </w:p>
    <w:p w14:paraId="464F5FDA" w14:textId="77777777" w:rsidR="00386FF3" w:rsidRDefault="00386FF3" w:rsidP="00386FF3">
      <w:pPr>
        <w:ind w:firstLine="188"/>
      </w:pPr>
    </w:p>
    <w:p w14:paraId="6E1CFD8B" w14:textId="77777777" w:rsidR="00386FF3" w:rsidRDefault="00386FF3" w:rsidP="00386FF3">
      <w:pPr>
        <w:ind w:firstLine="188"/>
      </w:pPr>
    </w:p>
    <w:p w14:paraId="6937A50B" w14:textId="77777777" w:rsidR="00386FF3" w:rsidRDefault="00386FF3" w:rsidP="00386FF3">
      <w:pPr>
        <w:ind w:firstLine="188"/>
      </w:pPr>
    </w:p>
    <w:p w14:paraId="16C39866" w14:textId="77777777" w:rsidR="00386FF3" w:rsidRDefault="00386FF3" w:rsidP="00386FF3">
      <w:pPr>
        <w:ind w:firstLine="188"/>
      </w:pPr>
    </w:p>
    <w:p w14:paraId="68BA4F21" w14:textId="77777777" w:rsidR="00386FF3" w:rsidRDefault="00386FF3" w:rsidP="00386FF3">
      <w:pPr>
        <w:ind w:firstLine="188"/>
        <w:jc w:val="center"/>
      </w:pPr>
    </w:p>
    <w:p w14:paraId="4E7A892B" w14:textId="77777777" w:rsidR="00386FF3" w:rsidRDefault="00386FF3" w:rsidP="00386FF3">
      <w:pPr>
        <w:ind w:firstLineChars="0" w:firstLine="0"/>
      </w:pPr>
      <w:r>
        <w:rPr>
          <w:noProof/>
        </w:rPr>
        <mc:AlternateContent>
          <mc:Choice Requires="wps">
            <w:drawing>
              <wp:anchor distT="0" distB="0" distL="114300" distR="114300" simplePos="0" relativeHeight="251797504" behindDoc="0" locked="0" layoutInCell="1" allowOverlap="1" wp14:anchorId="115A58C5" wp14:editId="520C292D">
                <wp:simplePos x="0" y="0"/>
                <wp:positionH relativeFrom="column">
                  <wp:posOffset>-22860</wp:posOffset>
                </wp:positionH>
                <wp:positionV relativeFrom="paragraph">
                  <wp:posOffset>63500</wp:posOffset>
                </wp:positionV>
                <wp:extent cx="5400675" cy="742950"/>
                <wp:effectExtent l="0" t="0" r="28575" b="19050"/>
                <wp:wrapNone/>
                <wp:docPr id="4" name="テキスト ボックス 4"/>
                <wp:cNvGraphicFramePr/>
                <a:graphic xmlns:a="http://schemas.openxmlformats.org/drawingml/2006/main">
                  <a:graphicData uri="http://schemas.microsoft.com/office/word/2010/wordprocessingShape">
                    <wps:wsp>
                      <wps:cNvSpPr txBox="1"/>
                      <wps:spPr>
                        <a:xfrm>
                          <a:off x="0" y="0"/>
                          <a:ext cx="5400675" cy="742950"/>
                        </a:xfrm>
                        <a:prstGeom prst="rect">
                          <a:avLst/>
                        </a:prstGeom>
                        <a:solidFill>
                          <a:schemeClr val="lt1"/>
                        </a:solidFill>
                        <a:ln w="6350">
                          <a:solidFill>
                            <a:prstClr val="black"/>
                          </a:solidFill>
                        </a:ln>
                      </wps:spPr>
                      <wps:txbx>
                        <w:txbxContent>
                          <w:p w14:paraId="56B5BC4F" w14:textId="77777777" w:rsidR="001D6546" w:rsidRPr="001A17E4" w:rsidRDefault="001D6546" w:rsidP="00386FF3">
                            <w:pPr>
                              <w:ind w:firstLineChars="150" w:firstLine="282"/>
                              <w:rPr>
                                <w:rFonts w:ascii="Consolas" w:hAnsi="Consolas"/>
                              </w:rPr>
                            </w:pPr>
                            <w:r w:rsidRPr="001A17E4">
                              <w:rPr>
                                <w:rFonts w:ascii="Consolas" w:hAnsi="Consolas"/>
                              </w:rPr>
                              <w:t>PRIMARY KEY(</w:t>
                            </w:r>
                            <w:proofErr w:type="spellStart"/>
                            <w:r w:rsidRPr="001A17E4">
                              <w:rPr>
                                <w:rFonts w:ascii="Consolas" w:hAnsi="Consolas"/>
                              </w:rPr>
                              <w:t>class_id</w:t>
                            </w:r>
                            <w:proofErr w:type="spellEnd"/>
                            <w:r w:rsidRPr="001A17E4">
                              <w:rPr>
                                <w:rFonts w:ascii="Consolas" w:hAnsi="Consolas"/>
                              </w:rPr>
                              <w:t>)</w:t>
                            </w:r>
                          </w:p>
                          <w:p w14:paraId="150605AF" w14:textId="77777777" w:rsidR="001D6546" w:rsidRPr="001A17E4" w:rsidRDefault="001D6546" w:rsidP="00386FF3">
                            <w:pPr>
                              <w:ind w:firstLine="188"/>
                              <w:rPr>
                                <w:rFonts w:ascii="Consolas" w:hAnsi="Consolas"/>
                              </w:rPr>
                            </w:pPr>
                            <w:r w:rsidRPr="001A17E4">
                              <w:rPr>
                                <w:rFonts w:ascii="Consolas" w:hAnsi="Consolas"/>
                              </w:rPr>
                              <w:t>)</w:t>
                            </w:r>
                          </w:p>
                          <w:p w14:paraId="2314BC07" w14:textId="77777777" w:rsidR="001D6546" w:rsidRDefault="001D6546" w:rsidP="00386FF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A58C5" id="テキスト ボックス 4" o:spid="_x0000_s1029" type="#_x0000_t202" style="position:absolute;left:0;text-align:left;margin-left:-1.8pt;margin-top:5pt;width:425.25pt;height:58.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" fillcolor="white [3201]" strokeweight=".5pt">
                <v:textbox>
                  <w:txbxContent>
                    <w:p w14:paraId="56B5BC4F" w14:textId="77777777" w:rsidR="001D6546" w:rsidRPr="001A17E4" w:rsidRDefault="001D6546" w:rsidP="00386FF3">
                      <w:pPr>
                        <w:ind w:firstLineChars="150" w:firstLine="282"/>
                        <w:rPr>
                          <w:rFonts w:ascii="Consolas" w:hAnsi="Consolas"/>
                        </w:rPr>
                      </w:pPr>
                      <w:r w:rsidRPr="001A17E4">
                        <w:rPr>
                          <w:rFonts w:ascii="Consolas" w:hAnsi="Consolas"/>
                        </w:rPr>
                        <w:t>PRIMARY KEY(class_id)</w:t>
                      </w:r>
                    </w:p>
                    <w:p w14:paraId="150605AF" w14:textId="77777777" w:rsidR="001D6546" w:rsidRPr="001A17E4" w:rsidRDefault="001D6546" w:rsidP="00386FF3">
                      <w:pPr>
                        <w:ind w:firstLine="188"/>
                        <w:rPr>
                          <w:rFonts w:ascii="Consolas" w:hAnsi="Consolas"/>
                        </w:rPr>
                      </w:pPr>
                      <w:r w:rsidRPr="001A17E4">
                        <w:rPr>
                          <w:rFonts w:ascii="Consolas" w:hAnsi="Consolas"/>
                        </w:rPr>
                        <w:t>)</w:t>
                      </w:r>
                    </w:p>
                    <w:p w14:paraId="2314BC07" w14:textId="77777777" w:rsidR="001D6546" w:rsidRDefault="001D6546" w:rsidP="00386FF3">
                      <w:pPr>
                        <w:ind w:firstLine="188"/>
                      </w:pPr>
                    </w:p>
                  </w:txbxContent>
                </v:textbox>
              </v:shape>
            </w:pict>
          </mc:Fallback>
        </mc:AlternateContent>
      </w:r>
    </w:p>
    <w:p w14:paraId="4DED0AD7" w14:textId="77777777" w:rsidR="00386FF3" w:rsidRDefault="00386FF3" w:rsidP="00386FF3">
      <w:pPr>
        <w:ind w:firstLineChars="0" w:firstLine="0"/>
      </w:pPr>
      <w:r>
        <w:rPr>
          <w:noProof/>
        </w:rPr>
        <w:drawing>
          <wp:anchor distT="0" distB="0" distL="114300" distR="114300" simplePos="0" relativeHeight="251782144" behindDoc="0" locked="0" layoutInCell="1" allowOverlap="1" wp14:anchorId="3794723F" wp14:editId="54EFBEFD">
            <wp:simplePos x="0" y="0"/>
            <wp:positionH relativeFrom="margin">
              <wp:align>right</wp:align>
            </wp:positionH>
            <wp:positionV relativeFrom="paragraph">
              <wp:posOffset>581025</wp:posOffset>
            </wp:positionV>
            <wp:extent cx="5400040" cy="737235"/>
            <wp:effectExtent l="0" t="0" r="0" b="5715"/>
            <wp:wrapSquare wrapText="bothSides"/>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クラスtbl.PNG"/>
                    <pic:cNvPicPr/>
                  </pic:nvPicPr>
                  <pic:blipFill>
                    <a:blip r:embed="rId17">
                      <a:extLst>
                        <a:ext uri="{28A0092B-C50C-407E-A947-70E740481C1C}">
                          <a14:useLocalDpi xmlns:a14="http://schemas.microsoft.com/office/drawing/2010/main" val="0"/>
                        </a:ext>
                      </a:extLst>
                    </a:blip>
                    <a:stretch>
                      <a:fillRect/>
                    </a:stretch>
                  </pic:blipFill>
                  <pic:spPr>
                    <a:xfrm>
                      <a:off x="0" y="0"/>
                      <a:ext cx="5400040" cy="737235"/>
                    </a:xfrm>
                    <a:prstGeom prst="rect">
                      <a:avLst/>
                    </a:prstGeom>
                  </pic:spPr>
                </pic:pic>
              </a:graphicData>
            </a:graphic>
          </wp:anchor>
        </w:drawing>
      </w:r>
    </w:p>
    <w:p w14:paraId="19C5BA3E" w14:textId="77777777" w:rsidR="00386FF3" w:rsidRDefault="00386FF3" w:rsidP="00386FF3">
      <w:pPr>
        <w:ind w:firstLine="188"/>
        <w:jc w:val="center"/>
      </w:pPr>
      <w:r>
        <w:rPr>
          <w:rFonts w:hint="eastAsia"/>
        </w:rPr>
        <w:t>図3.2.4　教室テーブル</w:t>
      </w:r>
    </w:p>
    <w:p w14:paraId="518691B9" w14:textId="77777777" w:rsidR="00386FF3" w:rsidRDefault="00386FF3" w:rsidP="00386FF3">
      <w:pPr>
        <w:ind w:firstLine="188"/>
      </w:pPr>
      <w:r>
        <w:rPr>
          <w:rFonts w:hint="eastAsia"/>
        </w:rPr>
        <w:t>（４）　教員テーブル</w:t>
      </w:r>
    </w:p>
    <w:p w14:paraId="32913EB3" w14:textId="77777777" w:rsidR="00386FF3" w:rsidRDefault="00386FF3" w:rsidP="00386FF3">
      <w:pPr>
        <w:ind w:firstLine="188"/>
        <w:jc w:val="center"/>
      </w:pPr>
      <w:r>
        <w:rPr>
          <w:rFonts w:hint="eastAsia"/>
        </w:rPr>
        <w:t>リスト3</w:t>
      </w:r>
      <w:r>
        <w:t>.2.4</w:t>
      </w:r>
      <w:r>
        <w:rPr>
          <w:rFonts w:hint="eastAsia"/>
        </w:rPr>
        <w:t xml:space="preserve">　教員テーブル作成S</w:t>
      </w:r>
      <w:r>
        <w:t>QL</w:t>
      </w:r>
    </w:p>
    <w:p w14:paraId="091F205D" w14:textId="77777777" w:rsidR="00386FF3" w:rsidRDefault="00386FF3" w:rsidP="00386FF3">
      <w:pPr>
        <w:ind w:firstLine="188"/>
      </w:pPr>
      <w:r>
        <w:rPr>
          <w:noProof/>
        </w:rPr>
        <mc:AlternateContent>
          <mc:Choice Requires="wps">
            <w:drawing>
              <wp:anchor distT="0" distB="0" distL="114300" distR="114300" simplePos="0" relativeHeight="251779072" behindDoc="0" locked="0" layoutInCell="1" allowOverlap="1" wp14:anchorId="0C7EE387" wp14:editId="7AEB6FEE">
                <wp:simplePos x="0" y="0"/>
                <wp:positionH relativeFrom="margin">
                  <wp:align>left</wp:align>
                </wp:positionH>
                <wp:positionV relativeFrom="paragraph">
                  <wp:posOffset>6350</wp:posOffset>
                </wp:positionV>
                <wp:extent cx="5381625" cy="2771775"/>
                <wp:effectExtent l="0" t="0" r="28575" b="28575"/>
                <wp:wrapNone/>
                <wp:docPr id="14" name="テキスト ボックス 14"/>
                <wp:cNvGraphicFramePr/>
                <a:graphic xmlns:a="http://schemas.openxmlformats.org/drawingml/2006/main">
                  <a:graphicData uri="http://schemas.microsoft.com/office/word/2010/wordprocessingShape">
                    <wps:wsp>
                      <wps:cNvSpPr txBox="1"/>
                      <wps:spPr>
                        <a:xfrm>
                          <a:off x="0" y="0"/>
                          <a:ext cx="5381625" cy="2771775"/>
                        </a:xfrm>
                        <a:prstGeom prst="rect">
                          <a:avLst/>
                        </a:prstGeom>
                        <a:solidFill>
                          <a:schemeClr val="lt1"/>
                        </a:solidFill>
                        <a:ln w="6350">
                          <a:solidFill>
                            <a:prstClr val="black"/>
                          </a:solidFill>
                        </a:ln>
                      </wps:spPr>
                      <wps:txbx>
                        <w:txbxContent>
                          <w:p w14:paraId="6D7E2DE2" w14:textId="77777777" w:rsidR="001D6546" w:rsidRPr="001A17E4" w:rsidRDefault="001D6546" w:rsidP="00386FF3">
                            <w:pPr>
                              <w:ind w:firstLine="188"/>
                              <w:rPr>
                                <w:rFonts w:ascii="Consolas" w:hAnsi="Consolas"/>
                              </w:rPr>
                            </w:pPr>
                            <w:r w:rsidRPr="001A17E4">
                              <w:rPr>
                                <w:rFonts w:ascii="Consolas" w:hAnsi="Consolas"/>
                              </w:rPr>
                              <w:t>CREATE TABLE `teacher` (</w:t>
                            </w:r>
                          </w:p>
                          <w:p w14:paraId="1CB33309" w14:textId="4D53A40E"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teacher_id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AUTO_INCREMENT COMMENT '</w:t>
                            </w:r>
                            <w:r w:rsidRPr="001A17E4">
                              <w:rPr>
                                <w:rFonts w:ascii="Consolas" w:hAnsi="Consolas"/>
                              </w:rPr>
                              <w:t>教員</w:t>
                            </w:r>
                            <w:r w:rsidRPr="001A17E4">
                              <w:rPr>
                                <w:rFonts w:ascii="Consolas" w:hAnsi="Consolas"/>
                              </w:rPr>
                              <w:t>ID'</w:t>
                            </w:r>
                            <w:r>
                              <w:rPr>
                                <w:rFonts w:ascii="Consolas" w:hAnsi="Consolas"/>
                              </w:rPr>
                              <w:t>，</w:t>
                            </w:r>
                          </w:p>
                          <w:p w14:paraId="21B9A488" w14:textId="7ABCFE98" w:rsidR="001D6546" w:rsidRPr="001A17E4" w:rsidRDefault="001D6546" w:rsidP="00386FF3">
                            <w:pPr>
                              <w:ind w:firstLineChars="200" w:firstLine="376"/>
                              <w:rPr>
                                <w:rFonts w:ascii="Consolas" w:hAnsi="Consolas"/>
                              </w:rPr>
                            </w:pPr>
                            <w:r w:rsidRPr="001A17E4">
                              <w:rPr>
                                <w:rFonts w:ascii="Consolas" w:hAnsi="Consolas"/>
                              </w:rPr>
                              <w:t xml:space="preserve"> `</w:t>
                            </w:r>
                            <w:proofErr w:type="spellStart"/>
                            <w:r w:rsidRPr="001A17E4">
                              <w:rPr>
                                <w:rFonts w:ascii="Consolas" w:hAnsi="Consolas"/>
                              </w:rPr>
                              <w:t>teacher_name</w:t>
                            </w:r>
                            <w:proofErr w:type="spellEnd"/>
                            <w:r w:rsidRPr="001A17E4">
                              <w:rPr>
                                <w:rFonts w:ascii="Consolas" w:hAnsi="Consolas"/>
                              </w:rPr>
                              <w:t>` text NOT NULL COMMENT '</w:t>
                            </w:r>
                            <w:r w:rsidRPr="001A17E4">
                              <w:rPr>
                                <w:rFonts w:ascii="Consolas" w:hAnsi="Consolas"/>
                              </w:rPr>
                              <w:t>教員名</w:t>
                            </w:r>
                            <w:r w:rsidRPr="001A17E4">
                              <w:rPr>
                                <w:rFonts w:ascii="Consolas" w:hAnsi="Consolas"/>
                              </w:rPr>
                              <w:t>'</w:t>
                            </w:r>
                            <w:r>
                              <w:rPr>
                                <w:rFonts w:ascii="Consolas" w:hAnsi="Consolas"/>
                              </w:rPr>
                              <w:t>，</w:t>
                            </w:r>
                          </w:p>
                          <w:p w14:paraId="69E9BB16" w14:textId="2CC98E6B" w:rsidR="001D6546" w:rsidRPr="001A17E4" w:rsidRDefault="001D6546" w:rsidP="00386FF3">
                            <w:pPr>
                              <w:ind w:firstLineChars="200" w:firstLine="376"/>
                              <w:rPr>
                                <w:rFonts w:ascii="Consolas" w:hAnsi="Consolas"/>
                              </w:rPr>
                            </w:pPr>
                            <w:r w:rsidRPr="001A17E4">
                              <w:rPr>
                                <w:rFonts w:ascii="Consolas" w:hAnsi="Consolas"/>
                              </w:rPr>
                              <w:t>`color` text NOT NULL COMMENT '</w:t>
                            </w:r>
                            <w:r w:rsidRPr="001A17E4">
                              <w:rPr>
                                <w:rFonts w:ascii="Consolas" w:hAnsi="Consolas"/>
                              </w:rPr>
                              <w:t>カラー</w:t>
                            </w:r>
                            <w:r w:rsidRPr="001A17E4">
                              <w:rPr>
                                <w:rFonts w:ascii="Consolas" w:hAnsi="Consolas"/>
                              </w:rPr>
                              <w:t>'</w:t>
                            </w:r>
                            <w:r>
                              <w:rPr>
                                <w:rFonts w:ascii="Consolas" w:hAnsi="Consolas"/>
                              </w:rPr>
                              <w:t>，</w:t>
                            </w:r>
                          </w:p>
                          <w:p w14:paraId="46BB3859" w14:textId="77777777" w:rsidR="001D6546" w:rsidRPr="001A17E4" w:rsidRDefault="001D6546" w:rsidP="00386FF3">
                            <w:pPr>
                              <w:ind w:leftChars="200" w:left="376" w:firstLineChars="0" w:firstLine="0"/>
                              <w:rPr>
                                <w:rFonts w:ascii="Consolas" w:hAnsi="Consolas"/>
                              </w:rPr>
                            </w:pPr>
                            <w:r w:rsidRPr="001A17E4">
                              <w:rPr>
                                <w:rFonts w:ascii="Consolas" w:hAnsi="Consolas"/>
                              </w:rPr>
                              <w:t>`</w:t>
                            </w:r>
                            <w:proofErr w:type="spellStart"/>
                            <w:r w:rsidRPr="001A17E4">
                              <w:rPr>
                                <w:rFonts w:ascii="Consolas" w:hAnsi="Consolas"/>
                              </w:rPr>
                              <w:t>update_date_and_time</w:t>
                            </w:r>
                            <w:proofErr w:type="spellEnd"/>
                            <w:r w:rsidRPr="001A17E4">
                              <w:rPr>
                                <w:rFonts w:ascii="Consolas" w:hAnsi="Consolas"/>
                              </w:rPr>
                              <w:t>` timestamp NOT NULL DEFAULT CURRENT_TIMESTAMP</w:t>
                            </w:r>
                          </w:p>
                          <w:p w14:paraId="176D83C1" w14:textId="235AC891" w:rsidR="001D6546" w:rsidRPr="001A17E4" w:rsidRDefault="001D6546" w:rsidP="00386FF3">
                            <w:pPr>
                              <w:ind w:leftChars="200" w:left="376" w:firstLineChars="0" w:firstLine="0"/>
                              <w:rPr>
                                <w:rFonts w:ascii="Consolas" w:hAnsi="Consolas"/>
                              </w:rPr>
                            </w:pPr>
                            <w:r w:rsidRPr="001A17E4">
                              <w:rPr>
                                <w:rFonts w:ascii="Consolas" w:hAnsi="Consolas"/>
                              </w:rPr>
                              <w:t>COMMENT '</w:t>
                            </w:r>
                            <w:r w:rsidRPr="001A17E4">
                              <w:rPr>
                                <w:rFonts w:ascii="Consolas" w:hAnsi="Consolas"/>
                              </w:rPr>
                              <w:t>更新日時</w:t>
                            </w:r>
                            <w:r w:rsidRPr="001A17E4">
                              <w:rPr>
                                <w:rFonts w:ascii="Consolas" w:hAnsi="Consolas"/>
                              </w:rPr>
                              <w:t>'</w:t>
                            </w:r>
                            <w:r>
                              <w:rPr>
                                <w:rFonts w:ascii="Consolas" w:hAnsi="Consolas"/>
                              </w:rPr>
                              <w:t>，</w:t>
                            </w:r>
                          </w:p>
                          <w:p w14:paraId="5F643949" w14:textId="77777777" w:rsidR="001D6546" w:rsidRPr="001A17E4" w:rsidRDefault="001D6546" w:rsidP="00386FF3">
                            <w:pPr>
                              <w:ind w:firstLine="188"/>
                              <w:rPr>
                                <w:rFonts w:ascii="Consolas" w:hAnsi="Consolas"/>
                              </w:rPr>
                            </w:pPr>
                            <w:r w:rsidRPr="001A17E4">
                              <w:rPr>
                                <w:rFonts w:ascii="Consolas" w:hAnsi="Consolas"/>
                              </w:rPr>
                              <w:t xml:space="preserve">  PRIMARY KEY(</w:t>
                            </w:r>
                            <w:proofErr w:type="spellStart"/>
                            <w:r w:rsidRPr="001A17E4">
                              <w:rPr>
                                <w:rFonts w:ascii="Consolas" w:hAnsi="Consolas"/>
                              </w:rPr>
                              <w:t>teacher_id</w:t>
                            </w:r>
                            <w:proofErr w:type="spellEnd"/>
                            <w:r w:rsidRPr="001A17E4">
                              <w:rPr>
                                <w:rFonts w:ascii="Consolas" w:hAnsi="Consolas"/>
                              </w:rPr>
                              <w:t>)</w:t>
                            </w:r>
                          </w:p>
                          <w:p w14:paraId="22F68BE0" w14:textId="77777777" w:rsidR="001D6546" w:rsidRPr="001A17E4" w:rsidRDefault="001D6546" w:rsidP="00386FF3">
                            <w:pPr>
                              <w:ind w:firstLine="188"/>
                              <w:rPr>
                                <w:rFonts w:ascii="Consolas" w:hAnsi="Consolas"/>
                              </w:rPr>
                            </w:pPr>
                            <w:r w:rsidRPr="001A17E4">
                              <w:rPr>
                                <w:rFonts w:ascii="Consolas" w:hAnsi="Consolas"/>
                              </w:rPr>
                              <w:t>)</w:t>
                            </w:r>
                          </w:p>
                          <w:p w14:paraId="6760C87F" w14:textId="77777777" w:rsidR="001D6546" w:rsidRDefault="001D6546" w:rsidP="00386FF3">
                            <w:pPr>
                              <w:ind w:firstLine="188"/>
                            </w:pPr>
                          </w:p>
                          <w:p w14:paraId="06F88BDA" w14:textId="77777777" w:rsidR="001D6546" w:rsidRDefault="001D6546" w:rsidP="00386FF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EE387" id="テキスト ボックス 14" o:spid="_x0000_s1030" type="#_x0000_t202" style="position:absolute;left:0;text-align:left;margin-left:0;margin-top:.5pt;width:423.75pt;height:218.2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" fillcolor="white [3201]" strokeweight=".5pt">
                <v:textbox>
                  <w:txbxContent>
                    <w:p w14:paraId="6D7E2DE2" w14:textId="77777777" w:rsidR="001D6546" w:rsidRPr="001A17E4" w:rsidRDefault="001D6546" w:rsidP="00386FF3">
                      <w:pPr>
                        <w:ind w:firstLine="188"/>
                        <w:rPr>
                          <w:rFonts w:ascii="Consolas" w:hAnsi="Consolas"/>
                        </w:rPr>
                      </w:pPr>
                      <w:r w:rsidRPr="001A17E4">
                        <w:rPr>
                          <w:rFonts w:ascii="Consolas" w:hAnsi="Consolas"/>
                        </w:rPr>
                        <w:t>CREATE TABLE `teacher` (</w:t>
                      </w:r>
                    </w:p>
                    <w:p w14:paraId="1CB33309" w14:textId="4D53A40E" w:rsidR="001D6546" w:rsidRPr="001A17E4" w:rsidRDefault="001D6546" w:rsidP="00386FF3">
                      <w:pPr>
                        <w:ind w:firstLine="188"/>
                        <w:rPr>
                          <w:rFonts w:ascii="Consolas" w:hAnsi="Consolas"/>
                        </w:rPr>
                      </w:pPr>
                      <w:r w:rsidRPr="001A17E4">
                        <w:rPr>
                          <w:rFonts w:ascii="Consolas" w:hAnsi="Consolas"/>
                        </w:rPr>
                        <w:t xml:space="preserve">  `teacher_id` int NOT NULL AUTO_INCREMENT COMMENT '</w:t>
                      </w:r>
                      <w:r w:rsidRPr="001A17E4">
                        <w:rPr>
                          <w:rFonts w:ascii="Consolas" w:hAnsi="Consolas"/>
                        </w:rPr>
                        <w:t>教員</w:t>
                      </w:r>
                      <w:r w:rsidRPr="001A17E4">
                        <w:rPr>
                          <w:rFonts w:ascii="Consolas" w:hAnsi="Consolas"/>
                        </w:rPr>
                        <w:t>ID'</w:t>
                      </w:r>
                      <w:r>
                        <w:rPr>
                          <w:rFonts w:ascii="Consolas" w:hAnsi="Consolas"/>
                        </w:rPr>
                        <w:t>，</w:t>
                      </w:r>
                    </w:p>
                    <w:p w14:paraId="21B9A488" w14:textId="7ABCFE98" w:rsidR="001D6546" w:rsidRPr="001A17E4" w:rsidRDefault="001D6546" w:rsidP="00386FF3">
                      <w:pPr>
                        <w:ind w:firstLineChars="200" w:firstLine="376"/>
                        <w:rPr>
                          <w:rFonts w:ascii="Consolas" w:hAnsi="Consolas"/>
                        </w:rPr>
                      </w:pPr>
                      <w:r w:rsidRPr="001A17E4">
                        <w:rPr>
                          <w:rFonts w:ascii="Consolas" w:hAnsi="Consolas"/>
                        </w:rPr>
                        <w:t xml:space="preserve"> `teacher_name` text NOT NULL COMMENT '</w:t>
                      </w:r>
                      <w:r w:rsidRPr="001A17E4">
                        <w:rPr>
                          <w:rFonts w:ascii="Consolas" w:hAnsi="Consolas"/>
                        </w:rPr>
                        <w:t>教員名</w:t>
                      </w:r>
                      <w:r w:rsidRPr="001A17E4">
                        <w:rPr>
                          <w:rFonts w:ascii="Consolas" w:hAnsi="Consolas"/>
                        </w:rPr>
                        <w:t>'</w:t>
                      </w:r>
                      <w:r>
                        <w:rPr>
                          <w:rFonts w:ascii="Consolas" w:hAnsi="Consolas"/>
                        </w:rPr>
                        <w:t>，</w:t>
                      </w:r>
                    </w:p>
                    <w:p w14:paraId="69E9BB16" w14:textId="2CC98E6B" w:rsidR="001D6546" w:rsidRPr="001A17E4" w:rsidRDefault="001D6546" w:rsidP="00386FF3">
                      <w:pPr>
                        <w:ind w:firstLineChars="200" w:firstLine="376"/>
                        <w:rPr>
                          <w:rFonts w:ascii="Consolas" w:hAnsi="Consolas"/>
                        </w:rPr>
                      </w:pPr>
                      <w:r w:rsidRPr="001A17E4">
                        <w:rPr>
                          <w:rFonts w:ascii="Consolas" w:hAnsi="Consolas"/>
                        </w:rPr>
                        <w:t>`color` text NOT NULL COMMENT '</w:t>
                      </w:r>
                      <w:r w:rsidRPr="001A17E4">
                        <w:rPr>
                          <w:rFonts w:ascii="Consolas" w:hAnsi="Consolas"/>
                        </w:rPr>
                        <w:t>カラー</w:t>
                      </w:r>
                      <w:r w:rsidRPr="001A17E4">
                        <w:rPr>
                          <w:rFonts w:ascii="Consolas" w:hAnsi="Consolas"/>
                        </w:rPr>
                        <w:t>'</w:t>
                      </w:r>
                      <w:r>
                        <w:rPr>
                          <w:rFonts w:ascii="Consolas" w:hAnsi="Consolas"/>
                        </w:rPr>
                        <w:t>，</w:t>
                      </w:r>
                    </w:p>
                    <w:p w14:paraId="46BB3859" w14:textId="77777777" w:rsidR="001D6546" w:rsidRPr="001A17E4" w:rsidRDefault="001D6546" w:rsidP="00386FF3">
                      <w:pPr>
                        <w:ind w:leftChars="200" w:left="376" w:firstLineChars="0" w:firstLine="0"/>
                        <w:rPr>
                          <w:rFonts w:ascii="Consolas" w:hAnsi="Consolas"/>
                        </w:rPr>
                      </w:pPr>
                      <w:r w:rsidRPr="001A17E4">
                        <w:rPr>
                          <w:rFonts w:ascii="Consolas" w:hAnsi="Consolas"/>
                        </w:rPr>
                        <w:t>`update_date_and_time` timestamp NOT NULL DEFAULT CURRENT_TIMESTAMP</w:t>
                      </w:r>
                    </w:p>
                    <w:p w14:paraId="176D83C1" w14:textId="235AC891" w:rsidR="001D6546" w:rsidRPr="001A17E4" w:rsidRDefault="001D6546" w:rsidP="00386FF3">
                      <w:pPr>
                        <w:ind w:leftChars="200" w:left="376" w:firstLineChars="0" w:firstLine="0"/>
                        <w:rPr>
                          <w:rFonts w:ascii="Consolas" w:hAnsi="Consolas"/>
                        </w:rPr>
                      </w:pPr>
                      <w:r w:rsidRPr="001A17E4">
                        <w:rPr>
                          <w:rFonts w:ascii="Consolas" w:hAnsi="Consolas"/>
                        </w:rPr>
                        <w:t>COMMENT '</w:t>
                      </w:r>
                      <w:r w:rsidRPr="001A17E4">
                        <w:rPr>
                          <w:rFonts w:ascii="Consolas" w:hAnsi="Consolas"/>
                        </w:rPr>
                        <w:t>更新日時</w:t>
                      </w:r>
                      <w:r w:rsidRPr="001A17E4">
                        <w:rPr>
                          <w:rFonts w:ascii="Consolas" w:hAnsi="Consolas"/>
                        </w:rPr>
                        <w:t>'</w:t>
                      </w:r>
                      <w:r>
                        <w:rPr>
                          <w:rFonts w:ascii="Consolas" w:hAnsi="Consolas"/>
                        </w:rPr>
                        <w:t>，</w:t>
                      </w:r>
                    </w:p>
                    <w:p w14:paraId="5F643949" w14:textId="77777777" w:rsidR="001D6546" w:rsidRPr="001A17E4" w:rsidRDefault="001D6546" w:rsidP="00386FF3">
                      <w:pPr>
                        <w:ind w:firstLine="188"/>
                        <w:rPr>
                          <w:rFonts w:ascii="Consolas" w:hAnsi="Consolas"/>
                        </w:rPr>
                      </w:pPr>
                      <w:r w:rsidRPr="001A17E4">
                        <w:rPr>
                          <w:rFonts w:ascii="Consolas" w:hAnsi="Consolas"/>
                        </w:rPr>
                        <w:t xml:space="preserve">  PRIMARY KEY(teacher_id)</w:t>
                      </w:r>
                    </w:p>
                    <w:p w14:paraId="22F68BE0" w14:textId="77777777" w:rsidR="001D6546" w:rsidRPr="001A17E4" w:rsidRDefault="001D6546" w:rsidP="00386FF3">
                      <w:pPr>
                        <w:ind w:firstLine="188"/>
                        <w:rPr>
                          <w:rFonts w:ascii="Consolas" w:hAnsi="Consolas"/>
                        </w:rPr>
                      </w:pPr>
                      <w:r w:rsidRPr="001A17E4">
                        <w:rPr>
                          <w:rFonts w:ascii="Consolas" w:hAnsi="Consolas"/>
                        </w:rPr>
                        <w:t>)</w:t>
                      </w:r>
                    </w:p>
                    <w:p w14:paraId="6760C87F" w14:textId="77777777" w:rsidR="001D6546" w:rsidRDefault="001D6546" w:rsidP="00386FF3">
                      <w:pPr>
                        <w:ind w:firstLine="188"/>
                      </w:pPr>
                    </w:p>
                    <w:p w14:paraId="06F88BDA" w14:textId="77777777" w:rsidR="001D6546" w:rsidRDefault="001D6546" w:rsidP="00386FF3">
                      <w:pPr>
                        <w:ind w:firstLine="188"/>
                      </w:pPr>
                      <w:r>
                        <w:t xml:space="preserve">  </w:t>
                      </w:r>
                    </w:p>
                  </w:txbxContent>
                </v:textbox>
                <w10:wrap anchorx="margin"/>
              </v:shape>
            </w:pict>
          </mc:Fallback>
        </mc:AlternateContent>
      </w:r>
    </w:p>
    <w:p w14:paraId="0A294044" w14:textId="77777777" w:rsidR="00386FF3" w:rsidRDefault="00386FF3" w:rsidP="00386FF3">
      <w:pPr>
        <w:ind w:firstLine="188"/>
      </w:pPr>
    </w:p>
    <w:p w14:paraId="6B93382F" w14:textId="77777777" w:rsidR="00386FF3" w:rsidRDefault="00386FF3" w:rsidP="00386FF3">
      <w:pPr>
        <w:ind w:firstLine="188"/>
      </w:pPr>
    </w:p>
    <w:p w14:paraId="09DF47DB" w14:textId="77777777" w:rsidR="00386FF3" w:rsidRDefault="00386FF3" w:rsidP="00386FF3">
      <w:pPr>
        <w:ind w:firstLine="188"/>
      </w:pPr>
    </w:p>
    <w:p w14:paraId="55D45BDF" w14:textId="77777777" w:rsidR="00386FF3" w:rsidRDefault="00386FF3" w:rsidP="00386FF3">
      <w:pPr>
        <w:ind w:firstLine="188"/>
      </w:pPr>
    </w:p>
    <w:p w14:paraId="4ED56682" w14:textId="77777777" w:rsidR="00386FF3" w:rsidRDefault="00386FF3" w:rsidP="00386FF3">
      <w:pPr>
        <w:ind w:firstLine="188"/>
      </w:pPr>
    </w:p>
    <w:p w14:paraId="6BCA63AA" w14:textId="77777777" w:rsidR="00386FF3" w:rsidRDefault="00386FF3" w:rsidP="00386FF3">
      <w:pPr>
        <w:ind w:firstLine="188"/>
        <w:jc w:val="center"/>
      </w:pPr>
    </w:p>
    <w:p w14:paraId="4E5E53D0" w14:textId="77777777" w:rsidR="00386FF3" w:rsidRDefault="00386FF3" w:rsidP="00386FF3">
      <w:pPr>
        <w:ind w:firstLineChars="0" w:firstLine="0"/>
      </w:pPr>
      <w:r>
        <w:rPr>
          <w:noProof/>
        </w:rPr>
        <w:drawing>
          <wp:anchor distT="0" distB="0" distL="114300" distR="114300" simplePos="0" relativeHeight="251796480" behindDoc="0" locked="0" layoutInCell="1" allowOverlap="1" wp14:anchorId="3531FF03" wp14:editId="5A10F22D">
            <wp:simplePos x="0" y="0"/>
            <wp:positionH relativeFrom="margin">
              <wp:align>right</wp:align>
            </wp:positionH>
            <wp:positionV relativeFrom="paragraph">
              <wp:posOffset>492125</wp:posOffset>
            </wp:positionV>
            <wp:extent cx="5400040" cy="985520"/>
            <wp:effectExtent l="0" t="0" r="0" b="5080"/>
            <wp:wrapSquare wrapText="bothSides"/>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教員tbl.PNG"/>
                    <pic:cNvPicPr/>
                  </pic:nvPicPr>
                  <pic:blipFill>
                    <a:blip r:embed="rId18">
                      <a:extLst>
                        <a:ext uri="{28A0092B-C50C-407E-A947-70E740481C1C}">
                          <a14:useLocalDpi xmlns:a14="http://schemas.microsoft.com/office/drawing/2010/main" val="0"/>
                        </a:ext>
                      </a:extLst>
                    </a:blip>
                    <a:stretch>
                      <a:fillRect/>
                    </a:stretch>
                  </pic:blipFill>
                  <pic:spPr>
                    <a:xfrm>
                      <a:off x="0" y="0"/>
                      <a:ext cx="5400040" cy="985520"/>
                    </a:xfrm>
                    <a:prstGeom prst="rect">
                      <a:avLst/>
                    </a:prstGeom>
                  </pic:spPr>
                </pic:pic>
              </a:graphicData>
            </a:graphic>
          </wp:anchor>
        </w:drawing>
      </w:r>
    </w:p>
    <w:p w14:paraId="13C23180" w14:textId="77777777" w:rsidR="00386FF3" w:rsidRDefault="00386FF3" w:rsidP="00386FF3">
      <w:pPr>
        <w:ind w:firstLine="188"/>
        <w:jc w:val="center"/>
      </w:pPr>
      <w:r>
        <w:rPr>
          <w:rFonts w:hint="eastAsia"/>
        </w:rPr>
        <w:t>図3</w:t>
      </w:r>
      <w:r>
        <w:t>.2.5</w:t>
      </w:r>
      <w:r>
        <w:rPr>
          <w:rFonts w:hint="eastAsia"/>
        </w:rPr>
        <w:t xml:space="preserve">　教員テーブル</w:t>
      </w:r>
    </w:p>
    <w:p w14:paraId="1BF1B44C" w14:textId="77777777" w:rsidR="00386FF3" w:rsidRDefault="00386FF3" w:rsidP="00386FF3">
      <w:pPr>
        <w:ind w:firstLine="188"/>
        <w:jc w:val="center"/>
      </w:pPr>
    </w:p>
    <w:p w14:paraId="229E9550" w14:textId="77777777" w:rsidR="00386FF3" w:rsidRDefault="00386FF3" w:rsidP="00386FF3">
      <w:pPr>
        <w:ind w:firstLine="188"/>
        <w:jc w:val="center"/>
      </w:pPr>
    </w:p>
    <w:p w14:paraId="38D2DF67" w14:textId="77777777" w:rsidR="00386FF3" w:rsidRPr="001A17E4" w:rsidRDefault="00386FF3" w:rsidP="00386FF3">
      <w:pPr>
        <w:ind w:firstLine="188"/>
        <w:jc w:val="center"/>
      </w:pPr>
    </w:p>
    <w:p w14:paraId="0CD134E2" w14:textId="77777777" w:rsidR="00386FF3" w:rsidRDefault="00386FF3" w:rsidP="00386FF3">
      <w:pPr>
        <w:ind w:firstLine="188"/>
      </w:pPr>
      <w:r>
        <w:rPr>
          <w:rFonts w:hint="eastAsia"/>
        </w:rPr>
        <w:t>（５）コマテーブル</w:t>
      </w:r>
    </w:p>
    <w:p w14:paraId="50E679FF" w14:textId="77777777" w:rsidR="00386FF3" w:rsidRDefault="00386FF3" w:rsidP="00386FF3">
      <w:pPr>
        <w:ind w:firstLine="188"/>
        <w:jc w:val="center"/>
      </w:pPr>
      <w:r>
        <w:rPr>
          <w:rFonts w:hint="eastAsia"/>
        </w:rPr>
        <w:t>リスト3.</w:t>
      </w:r>
      <w:r>
        <w:t>2</w:t>
      </w:r>
      <w:r>
        <w:rPr>
          <w:rFonts w:hint="eastAsia"/>
        </w:rPr>
        <w:t>.5　コマテーブル作成S</w:t>
      </w:r>
      <w:r>
        <w:t>QL</w:t>
      </w:r>
    </w:p>
    <w:p w14:paraId="34E318CF" w14:textId="77777777" w:rsidR="00386FF3" w:rsidRPr="005A65A0" w:rsidRDefault="00386FF3" w:rsidP="00386FF3">
      <w:pPr>
        <w:ind w:firstLineChars="0" w:firstLine="0"/>
      </w:pPr>
      <w:r>
        <w:rPr>
          <w:noProof/>
        </w:rPr>
        <mc:AlternateContent>
          <mc:Choice Requires="wps">
            <w:drawing>
              <wp:anchor distT="0" distB="0" distL="114300" distR="114300" simplePos="0" relativeHeight="251783168" behindDoc="0" locked="0" layoutInCell="1" allowOverlap="1" wp14:anchorId="57278B40" wp14:editId="23160D77">
                <wp:simplePos x="0" y="0"/>
                <wp:positionH relativeFrom="margin">
                  <wp:align>right</wp:align>
                </wp:positionH>
                <wp:positionV relativeFrom="paragraph">
                  <wp:posOffset>15875</wp:posOffset>
                </wp:positionV>
                <wp:extent cx="5381625" cy="4448175"/>
                <wp:effectExtent l="0" t="0" r="28575" b="28575"/>
                <wp:wrapNone/>
                <wp:docPr id="8" name="テキスト ボックス 8"/>
                <wp:cNvGraphicFramePr/>
                <a:graphic xmlns:a="http://schemas.openxmlformats.org/drawingml/2006/main">
                  <a:graphicData uri="http://schemas.microsoft.com/office/word/2010/wordprocessingShape">
                    <wps:wsp>
                      <wps:cNvSpPr txBox="1"/>
                      <wps:spPr>
                        <a:xfrm>
                          <a:off x="0" y="0"/>
                          <a:ext cx="5381625" cy="4448175"/>
                        </a:xfrm>
                        <a:prstGeom prst="rect">
                          <a:avLst/>
                        </a:prstGeom>
                        <a:solidFill>
                          <a:schemeClr val="lt1"/>
                        </a:solidFill>
                        <a:ln w="6350">
                          <a:solidFill>
                            <a:prstClr val="black"/>
                          </a:solidFill>
                        </a:ln>
                      </wps:spPr>
                      <wps:txbx>
                        <w:txbxContent>
                          <w:p w14:paraId="0819EA43" w14:textId="77777777" w:rsidR="001D6546" w:rsidRPr="001A17E4" w:rsidRDefault="001D6546" w:rsidP="00386FF3">
                            <w:pPr>
                              <w:ind w:firstLine="188"/>
                              <w:rPr>
                                <w:rFonts w:ascii="Consolas" w:hAnsi="Consolas"/>
                              </w:rPr>
                            </w:pPr>
                            <w:r w:rsidRPr="001A17E4">
                              <w:rPr>
                                <w:rFonts w:ascii="Consolas" w:hAnsi="Consolas"/>
                              </w:rPr>
                              <w:t>CREATE TABLE `frame` (</w:t>
                            </w:r>
                          </w:p>
                          <w:p w14:paraId="653CCB6D" w14:textId="13AF3E25"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frame_id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AUTO_INCREMENT COMMENT '</w:t>
                            </w:r>
                            <w:r w:rsidRPr="001A17E4">
                              <w:rPr>
                                <w:rFonts w:ascii="Consolas" w:hAnsi="Consolas"/>
                              </w:rPr>
                              <w:t>コマ</w:t>
                            </w:r>
                            <w:r w:rsidRPr="001A17E4">
                              <w:rPr>
                                <w:rFonts w:ascii="Consolas" w:hAnsi="Consolas"/>
                              </w:rPr>
                              <w:t>ID'</w:t>
                            </w:r>
                            <w:r>
                              <w:rPr>
                                <w:rFonts w:ascii="Consolas" w:hAnsi="Consolas"/>
                              </w:rPr>
                              <w:t>，</w:t>
                            </w:r>
                          </w:p>
                          <w:p w14:paraId="6855128D" w14:textId="3D008171"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subject_id</w:t>
                            </w:r>
                            <w:proofErr w:type="spellEnd"/>
                            <w:r w:rsidRPr="001A17E4">
                              <w:rPr>
                                <w:rFonts w:ascii="Consolas" w:hAnsi="Consolas"/>
                              </w:rPr>
                              <w:t>` varchar(20) NOT NULL COMMENT '</w:t>
                            </w:r>
                            <w:r w:rsidRPr="001A17E4">
                              <w:rPr>
                                <w:rFonts w:ascii="Consolas" w:hAnsi="Consolas"/>
                              </w:rPr>
                              <w:t>科目</w:t>
                            </w:r>
                            <w:r w:rsidRPr="001A17E4">
                              <w:rPr>
                                <w:rFonts w:ascii="Consolas" w:hAnsi="Consolas"/>
                              </w:rPr>
                              <w:t>ID'</w:t>
                            </w:r>
                            <w:r>
                              <w:rPr>
                                <w:rFonts w:ascii="Consolas" w:hAnsi="Consolas"/>
                              </w:rPr>
                              <w:t>，</w:t>
                            </w:r>
                          </w:p>
                          <w:p w14:paraId="22B59207" w14:textId="6242054B"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teacher_id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教員</w:t>
                            </w:r>
                            <w:r w:rsidRPr="001A17E4">
                              <w:rPr>
                                <w:rFonts w:ascii="Consolas" w:hAnsi="Consolas"/>
                              </w:rPr>
                              <w:t>ID'</w:t>
                            </w:r>
                            <w:r>
                              <w:rPr>
                                <w:rFonts w:ascii="Consolas" w:hAnsi="Consolas"/>
                              </w:rPr>
                              <w:t>，</w:t>
                            </w:r>
                          </w:p>
                          <w:p w14:paraId="2AAFD21D" w14:textId="2916F3BF"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class_id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教室</w:t>
                            </w:r>
                            <w:r w:rsidRPr="001A17E4">
                              <w:rPr>
                                <w:rFonts w:ascii="Consolas" w:hAnsi="Consolas"/>
                              </w:rPr>
                              <w:t>ID'</w:t>
                            </w:r>
                            <w:r>
                              <w:rPr>
                                <w:rFonts w:ascii="Consolas" w:hAnsi="Consolas"/>
                              </w:rPr>
                              <w:t>，</w:t>
                            </w:r>
                          </w:p>
                          <w:p w14:paraId="361C6586" w14:textId="1FCAE24D" w:rsidR="001D6546" w:rsidRPr="001A17E4" w:rsidRDefault="001D6546" w:rsidP="00386FF3">
                            <w:pPr>
                              <w:ind w:firstLine="188"/>
                              <w:rPr>
                                <w:rFonts w:ascii="Consolas" w:hAnsi="Consolas"/>
                              </w:rPr>
                            </w:pPr>
                            <w:r w:rsidRPr="001A17E4">
                              <w:rPr>
                                <w:rFonts w:ascii="Consolas" w:hAnsi="Consolas"/>
                              </w:rPr>
                              <w:t xml:space="preserve">  `news` text NOT NULL COMMENT '</w:t>
                            </w:r>
                            <w:r w:rsidRPr="001A17E4">
                              <w:rPr>
                                <w:rFonts w:ascii="Consolas" w:hAnsi="Consolas"/>
                              </w:rPr>
                              <w:t>記事</w:t>
                            </w:r>
                            <w:r w:rsidRPr="001A17E4">
                              <w:rPr>
                                <w:rFonts w:ascii="Consolas" w:hAnsi="Consolas"/>
                              </w:rPr>
                              <w:t>'</w:t>
                            </w:r>
                            <w:r>
                              <w:rPr>
                                <w:rFonts w:ascii="Consolas" w:hAnsi="Consolas"/>
                              </w:rPr>
                              <w:t>，</w:t>
                            </w:r>
                          </w:p>
                          <w:p w14:paraId="7A6F87FD" w14:textId="6A4A9AFF" w:rsidR="001D6546" w:rsidRPr="001A17E4" w:rsidRDefault="001D6546" w:rsidP="00386FF3">
                            <w:pPr>
                              <w:ind w:left="376" w:hangingChars="200" w:hanging="376"/>
                              <w:rPr>
                                <w:rFonts w:ascii="Consolas" w:hAnsi="Consolas"/>
                              </w:rPr>
                            </w:pPr>
                            <w:r w:rsidRPr="001A17E4">
                              <w:rPr>
                                <w:rFonts w:ascii="Consolas" w:hAnsi="Consolas"/>
                              </w:rPr>
                              <w:t xml:space="preserve">    `</w:t>
                            </w:r>
                            <w:proofErr w:type="spellStart"/>
                            <w:r w:rsidRPr="001A17E4">
                              <w:rPr>
                                <w:rFonts w:ascii="Consolas" w:hAnsi="Consolas"/>
                              </w:rPr>
                              <w:t>update_date_and_time</w:t>
                            </w:r>
                            <w:proofErr w:type="spellEnd"/>
                            <w:r w:rsidRPr="001A17E4">
                              <w:rPr>
                                <w:rFonts w:ascii="Consolas" w:hAnsi="Consolas"/>
                              </w:rPr>
                              <w:t>`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p w14:paraId="23C0EB99" w14:textId="04025DF0" w:rsidR="001D6546" w:rsidRPr="001A17E4" w:rsidRDefault="001D6546" w:rsidP="00386FF3">
                            <w:pPr>
                              <w:ind w:left="376" w:hangingChars="200" w:hanging="376"/>
                              <w:rPr>
                                <w:rFonts w:ascii="Consolas" w:hAnsi="Consolas"/>
                              </w:rPr>
                            </w:pPr>
                            <w:r w:rsidRPr="001A17E4">
                              <w:rPr>
                                <w:rFonts w:ascii="Consolas" w:hAnsi="Consolas"/>
                              </w:rPr>
                              <w:t xml:space="preserve">    PRIMARY KEY(</w:t>
                            </w:r>
                            <w:proofErr w:type="spellStart"/>
                            <w:r w:rsidRPr="001A17E4">
                              <w:rPr>
                                <w:rFonts w:ascii="Consolas" w:hAnsi="Consolas"/>
                              </w:rPr>
                              <w:t>frame_id</w:t>
                            </w:r>
                            <w:proofErr w:type="spellEnd"/>
                            <w:r w:rsidRPr="001A17E4">
                              <w:rPr>
                                <w:rFonts w:ascii="Consolas" w:hAnsi="Consolas"/>
                              </w:rPr>
                              <w:t>)</w:t>
                            </w:r>
                            <w:r>
                              <w:rPr>
                                <w:rFonts w:ascii="Consolas" w:hAnsi="Consolas"/>
                              </w:rPr>
                              <w:t>，</w:t>
                            </w:r>
                          </w:p>
                          <w:p w14:paraId="3B1B1BA2" w14:textId="7D128CBC" w:rsidR="001D6546" w:rsidRPr="001A17E4" w:rsidRDefault="001D6546" w:rsidP="00386FF3">
                            <w:pPr>
                              <w:ind w:leftChars="200" w:left="376" w:firstLineChars="0" w:firstLine="0"/>
                              <w:rPr>
                                <w:rFonts w:ascii="Consolas" w:hAnsi="Consolas"/>
                              </w:rPr>
                            </w:pPr>
                            <w:r w:rsidRPr="001A17E4">
                              <w:rPr>
                                <w:rFonts w:ascii="Consolas" w:hAnsi="Consolas"/>
                              </w:rPr>
                              <w:t>ADD KEY `</w:t>
                            </w:r>
                            <w:proofErr w:type="spellStart"/>
                            <w:r w:rsidRPr="001A17E4">
                              <w:rPr>
                                <w:rFonts w:ascii="Consolas" w:hAnsi="Consolas"/>
                              </w:rPr>
                              <w:t>class_id</w:t>
                            </w:r>
                            <w:proofErr w:type="spellEnd"/>
                            <w:r w:rsidRPr="001A17E4">
                              <w:rPr>
                                <w:rFonts w:ascii="Consolas" w:hAnsi="Consolas"/>
                              </w:rPr>
                              <w:t>` (`</w:t>
                            </w:r>
                            <w:proofErr w:type="spellStart"/>
                            <w:r w:rsidRPr="001A17E4">
                              <w:rPr>
                                <w:rFonts w:ascii="Consolas" w:hAnsi="Consolas"/>
                              </w:rPr>
                              <w:t>class_id</w:t>
                            </w:r>
                            <w:proofErr w:type="spellEnd"/>
                            <w:r w:rsidRPr="001A17E4">
                              <w:rPr>
                                <w:rFonts w:ascii="Consolas" w:hAnsi="Consolas"/>
                              </w:rPr>
                              <w:t>`)</w:t>
                            </w:r>
                            <w:r>
                              <w:rPr>
                                <w:rFonts w:ascii="Consolas" w:hAnsi="Consolas"/>
                              </w:rPr>
                              <w:t>，</w:t>
                            </w:r>
                          </w:p>
                          <w:p w14:paraId="19FFE188" w14:textId="700A16EA" w:rsidR="001D6546" w:rsidRPr="001A17E4" w:rsidRDefault="001D6546" w:rsidP="00386FF3">
                            <w:pPr>
                              <w:ind w:left="376" w:hangingChars="200" w:hanging="376"/>
                              <w:rPr>
                                <w:rFonts w:ascii="Consolas" w:hAnsi="Consolas"/>
                              </w:rPr>
                            </w:pPr>
                            <w:r w:rsidRPr="001A17E4">
                              <w:rPr>
                                <w:rFonts w:ascii="Consolas" w:hAnsi="Consolas"/>
                              </w:rPr>
                              <w:t xml:space="preserve">    ADD KEY `</w:t>
                            </w:r>
                            <w:proofErr w:type="spellStart"/>
                            <w:r w:rsidRPr="001A17E4">
                              <w:rPr>
                                <w:rFonts w:ascii="Consolas" w:hAnsi="Consolas"/>
                              </w:rPr>
                              <w:t>subject_id</w:t>
                            </w:r>
                            <w:proofErr w:type="spellEnd"/>
                            <w:r w:rsidRPr="001A17E4">
                              <w:rPr>
                                <w:rFonts w:ascii="Consolas" w:hAnsi="Consolas"/>
                              </w:rPr>
                              <w:t>` (`</w:t>
                            </w:r>
                            <w:proofErr w:type="spellStart"/>
                            <w:r w:rsidRPr="001A17E4">
                              <w:rPr>
                                <w:rFonts w:ascii="Consolas" w:hAnsi="Consolas"/>
                              </w:rPr>
                              <w:t>subject_id</w:t>
                            </w:r>
                            <w:proofErr w:type="spellEnd"/>
                            <w:r w:rsidRPr="001A17E4">
                              <w:rPr>
                                <w:rFonts w:ascii="Consolas" w:hAnsi="Consolas"/>
                              </w:rPr>
                              <w:t>`)</w:t>
                            </w:r>
                            <w:r>
                              <w:rPr>
                                <w:rFonts w:ascii="Consolas" w:hAnsi="Consolas"/>
                              </w:rPr>
                              <w:t>，</w:t>
                            </w:r>
                          </w:p>
                          <w:p w14:paraId="087BE36B" w14:textId="77777777" w:rsidR="001D6546" w:rsidRPr="001A17E4" w:rsidRDefault="001D6546" w:rsidP="00386FF3">
                            <w:pPr>
                              <w:ind w:firstLineChars="200" w:firstLine="376"/>
                              <w:rPr>
                                <w:rFonts w:ascii="Consolas" w:hAnsi="Consolas"/>
                              </w:rPr>
                            </w:pPr>
                            <w:r w:rsidRPr="001A17E4">
                              <w:rPr>
                                <w:rFonts w:ascii="Consolas" w:hAnsi="Consolas"/>
                              </w:rPr>
                              <w:t>ADD KEY `</w:t>
                            </w:r>
                            <w:proofErr w:type="spellStart"/>
                            <w:r w:rsidRPr="001A17E4">
                              <w:rPr>
                                <w:rFonts w:ascii="Consolas" w:hAnsi="Consolas"/>
                              </w:rPr>
                              <w:t>teacher_id</w:t>
                            </w:r>
                            <w:proofErr w:type="spellEnd"/>
                            <w:r w:rsidRPr="001A17E4">
                              <w:rPr>
                                <w:rFonts w:ascii="Consolas" w:hAnsi="Consolas"/>
                              </w:rPr>
                              <w:t>` (`</w:t>
                            </w:r>
                            <w:proofErr w:type="spellStart"/>
                            <w:r w:rsidRPr="001A17E4">
                              <w:rPr>
                                <w:rFonts w:ascii="Consolas" w:hAnsi="Consolas"/>
                              </w:rPr>
                              <w:t>teacher_id</w:t>
                            </w:r>
                            <w:proofErr w:type="spellEnd"/>
                            <w:r w:rsidRPr="001A17E4">
                              <w:rPr>
                                <w:rFonts w:ascii="Consolas" w:hAnsi="Consolas"/>
                              </w:rPr>
                              <w:t>`)</w:t>
                            </w:r>
                          </w:p>
                          <w:p w14:paraId="13D03E84" w14:textId="77777777" w:rsidR="001D6546" w:rsidRPr="001A17E4" w:rsidRDefault="001D6546" w:rsidP="00386FF3">
                            <w:pPr>
                              <w:ind w:firstLine="188"/>
                              <w:rPr>
                                <w:rFonts w:ascii="Consolas" w:hAnsi="Consolas"/>
                              </w:rPr>
                            </w:pPr>
                            <w:r w:rsidRPr="001A17E4">
                              <w:rPr>
                                <w:rFonts w:ascii="Consolas" w:hAnsi="Consolas"/>
                              </w:rPr>
                              <w:t>)</w:t>
                            </w:r>
                          </w:p>
                          <w:p w14:paraId="36FAFBBC" w14:textId="77777777" w:rsidR="001D6546" w:rsidRDefault="001D6546" w:rsidP="00386FF3">
                            <w:pPr>
                              <w:ind w:left="376" w:hangingChars="200" w:hanging="37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78B40" id="テキスト ボックス 8" o:spid="_x0000_s1031" type="#_x0000_t202" style="position:absolute;left:0;text-align:left;margin-left:372.55pt;margin-top:1.25pt;width:423.75pt;height:350.25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" fillcolor="white [3201]" strokeweight=".5pt">
                <v:textbox>
                  <w:txbxContent>
                    <w:p w14:paraId="0819EA43" w14:textId="77777777" w:rsidR="001D6546" w:rsidRPr="001A17E4" w:rsidRDefault="001D6546" w:rsidP="00386FF3">
                      <w:pPr>
                        <w:ind w:firstLine="188"/>
                        <w:rPr>
                          <w:rFonts w:ascii="Consolas" w:hAnsi="Consolas"/>
                        </w:rPr>
                      </w:pPr>
                      <w:r w:rsidRPr="001A17E4">
                        <w:rPr>
                          <w:rFonts w:ascii="Consolas" w:hAnsi="Consolas"/>
                        </w:rPr>
                        <w:t>CREATE TABLE `frame` (</w:t>
                      </w:r>
                    </w:p>
                    <w:p w14:paraId="653CCB6D" w14:textId="13AF3E25" w:rsidR="001D6546" w:rsidRPr="001A17E4" w:rsidRDefault="001D6546" w:rsidP="00386FF3">
                      <w:pPr>
                        <w:ind w:firstLine="188"/>
                        <w:rPr>
                          <w:rFonts w:ascii="Consolas" w:hAnsi="Consolas"/>
                        </w:rPr>
                      </w:pPr>
                      <w:r w:rsidRPr="001A17E4">
                        <w:rPr>
                          <w:rFonts w:ascii="Consolas" w:hAnsi="Consolas"/>
                        </w:rPr>
                        <w:t xml:space="preserve">  `frame_id` int NOT NULL AUTO_INCREMENT COMMENT '</w:t>
                      </w:r>
                      <w:r w:rsidRPr="001A17E4">
                        <w:rPr>
                          <w:rFonts w:ascii="Consolas" w:hAnsi="Consolas"/>
                        </w:rPr>
                        <w:t>コマ</w:t>
                      </w:r>
                      <w:r w:rsidRPr="001A17E4">
                        <w:rPr>
                          <w:rFonts w:ascii="Consolas" w:hAnsi="Consolas"/>
                        </w:rPr>
                        <w:t>ID'</w:t>
                      </w:r>
                      <w:r>
                        <w:rPr>
                          <w:rFonts w:ascii="Consolas" w:hAnsi="Consolas"/>
                        </w:rPr>
                        <w:t>，</w:t>
                      </w:r>
                    </w:p>
                    <w:p w14:paraId="6855128D" w14:textId="3D008171" w:rsidR="001D6546" w:rsidRPr="001A17E4" w:rsidRDefault="001D6546" w:rsidP="00386FF3">
                      <w:pPr>
                        <w:ind w:firstLine="188"/>
                        <w:rPr>
                          <w:rFonts w:ascii="Consolas" w:hAnsi="Consolas"/>
                        </w:rPr>
                      </w:pPr>
                      <w:r w:rsidRPr="001A17E4">
                        <w:rPr>
                          <w:rFonts w:ascii="Consolas" w:hAnsi="Consolas"/>
                        </w:rPr>
                        <w:t xml:space="preserve">  `subject_id` varchar(20) NOT NULL COMMENT '</w:t>
                      </w:r>
                      <w:r w:rsidRPr="001A17E4">
                        <w:rPr>
                          <w:rFonts w:ascii="Consolas" w:hAnsi="Consolas"/>
                        </w:rPr>
                        <w:t>科目</w:t>
                      </w:r>
                      <w:r w:rsidRPr="001A17E4">
                        <w:rPr>
                          <w:rFonts w:ascii="Consolas" w:hAnsi="Consolas"/>
                        </w:rPr>
                        <w:t>ID'</w:t>
                      </w:r>
                      <w:r>
                        <w:rPr>
                          <w:rFonts w:ascii="Consolas" w:hAnsi="Consolas"/>
                        </w:rPr>
                        <w:t>，</w:t>
                      </w:r>
                    </w:p>
                    <w:p w14:paraId="22B59207" w14:textId="6242054B" w:rsidR="001D6546" w:rsidRPr="001A17E4" w:rsidRDefault="001D6546" w:rsidP="00386FF3">
                      <w:pPr>
                        <w:ind w:firstLine="188"/>
                        <w:rPr>
                          <w:rFonts w:ascii="Consolas" w:hAnsi="Consolas"/>
                        </w:rPr>
                      </w:pPr>
                      <w:r w:rsidRPr="001A17E4">
                        <w:rPr>
                          <w:rFonts w:ascii="Consolas" w:hAnsi="Consolas"/>
                        </w:rPr>
                        <w:t xml:space="preserve">  `teacher_id` int NOT NULL COMMENT '</w:t>
                      </w:r>
                      <w:r w:rsidRPr="001A17E4">
                        <w:rPr>
                          <w:rFonts w:ascii="Consolas" w:hAnsi="Consolas"/>
                        </w:rPr>
                        <w:t>教員</w:t>
                      </w:r>
                      <w:r w:rsidRPr="001A17E4">
                        <w:rPr>
                          <w:rFonts w:ascii="Consolas" w:hAnsi="Consolas"/>
                        </w:rPr>
                        <w:t>ID'</w:t>
                      </w:r>
                      <w:r>
                        <w:rPr>
                          <w:rFonts w:ascii="Consolas" w:hAnsi="Consolas"/>
                        </w:rPr>
                        <w:t>，</w:t>
                      </w:r>
                    </w:p>
                    <w:p w14:paraId="2AAFD21D" w14:textId="2916F3BF" w:rsidR="001D6546" w:rsidRPr="001A17E4" w:rsidRDefault="001D6546" w:rsidP="00386FF3">
                      <w:pPr>
                        <w:ind w:firstLine="188"/>
                        <w:rPr>
                          <w:rFonts w:ascii="Consolas" w:hAnsi="Consolas"/>
                        </w:rPr>
                      </w:pPr>
                      <w:r w:rsidRPr="001A17E4">
                        <w:rPr>
                          <w:rFonts w:ascii="Consolas" w:hAnsi="Consolas"/>
                        </w:rPr>
                        <w:t xml:space="preserve">  `class_id` int NOT NULL COMMENT '</w:t>
                      </w:r>
                      <w:r w:rsidRPr="001A17E4">
                        <w:rPr>
                          <w:rFonts w:ascii="Consolas" w:hAnsi="Consolas"/>
                        </w:rPr>
                        <w:t>教室</w:t>
                      </w:r>
                      <w:r w:rsidRPr="001A17E4">
                        <w:rPr>
                          <w:rFonts w:ascii="Consolas" w:hAnsi="Consolas"/>
                        </w:rPr>
                        <w:t>ID'</w:t>
                      </w:r>
                      <w:r>
                        <w:rPr>
                          <w:rFonts w:ascii="Consolas" w:hAnsi="Consolas"/>
                        </w:rPr>
                        <w:t>，</w:t>
                      </w:r>
                    </w:p>
                    <w:p w14:paraId="361C6586" w14:textId="1FCAE24D" w:rsidR="001D6546" w:rsidRPr="001A17E4" w:rsidRDefault="001D6546" w:rsidP="00386FF3">
                      <w:pPr>
                        <w:ind w:firstLine="188"/>
                        <w:rPr>
                          <w:rFonts w:ascii="Consolas" w:hAnsi="Consolas"/>
                        </w:rPr>
                      </w:pPr>
                      <w:r w:rsidRPr="001A17E4">
                        <w:rPr>
                          <w:rFonts w:ascii="Consolas" w:hAnsi="Consolas"/>
                        </w:rPr>
                        <w:t xml:space="preserve">  `news` text NOT NULL COMMENT '</w:t>
                      </w:r>
                      <w:r w:rsidRPr="001A17E4">
                        <w:rPr>
                          <w:rFonts w:ascii="Consolas" w:hAnsi="Consolas"/>
                        </w:rPr>
                        <w:t>記事</w:t>
                      </w:r>
                      <w:r w:rsidRPr="001A17E4">
                        <w:rPr>
                          <w:rFonts w:ascii="Consolas" w:hAnsi="Consolas"/>
                        </w:rPr>
                        <w:t>'</w:t>
                      </w:r>
                      <w:r>
                        <w:rPr>
                          <w:rFonts w:ascii="Consolas" w:hAnsi="Consolas"/>
                        </w:rPr>
                        <w:t>，</w:t>
                      </w:r>
                    </w:p>
                    <w:p w14:paraId="7A6F87FD" w14:textId="6A4A9AFF" w:rsidR="001D6546" w:rsidRPr="001A17E4" w:rsidRDefault="001D6546" w:rsidP="00386FF3">
                      <w:pPr>
                        <w:ind w:left="376" w:hangingChars="200" w:hanging="376"/>
                        <w:rPr>
                          <w:rFonts w:ascii="Consolas" w:hAnsi="Consolas"/>
                        </w:rPr>
                      </w:pPr>
                      <w:r w:rsidRPr="001A17E4">
                        <w:rPr>
                          <w:rFonts w:ascii="Consolas" w:hAnsi="Consolas"/>
                        </w:rPr>
                        <w:t xml:space="preserve">    `update_date_and_time`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p w14:paraId="23C0EB99" w14:textId="04025DF0" w:rsidR="001D6546" w:rsidRPr="001A17E4" w:rsidRDefault="001D6546" w:rsidP="00386FF3">
                      <w:pPr>
                        <w:ind w:left="376" w:hangingChars="200" w:hanging="376"/>
                        <w:rPr>
                          <w:rFonts w:ascii="Consolas" w:hAnsi="Consolas"/>
                        </w:rPr>
                      </w:pPr>
                      <w:r w:rsidRPr="001A17E4">
                        <w:rPr>
                          <w:rFonts w:ascii="Consolas" w:hAnsi="Consolas"/>
                        </w:rPr>
                        <w:t xml:space="preserve">    PRIMARY KEY(frame_id)</w:t>
                      </w:r>
                      <w:r>
                        <w:rPr>
                          <w:rFonts w:ascii="Consolas" w:hAnsi="Consolas"/>
                        </w:rPr>
                        <w:t>，</w:t>
                      </w:r>
                    </w:p>
                    <w:p w14:paraId="3B1B1BA2" w14:textId="7D128CBC" w:rsidR="001D6546" w:rsidRPr="001A17E4" w:rsidRDefault="001D6546" w:rsidP="00386FF3">
                      <w:pPr>
                        <w:ind w:leftChars="200" w:left="376" w:firstLineChars="0" w:firstLine="0"/>
                        <w:rPr>
                          <w:rFonts w:ascii="Consolas" w:hAnsi="Consolas"/>
                        </w:rPr>
                      </w:pPr>
                      <w:r w:rsidRPr="001A17E4">
                        <w:rPr>
                          <w:rFonts w:ascii="Consolas" w:hAnsi="Consolas"/>
                        </w:rPr>
                        <w:t>ADD KEY `class_id` (`class_id`)</w:t>
                      </w:r>
                      <w:r>
                        <w:rPr>
                          <w:rFonts w:ascii="Consolas" w:hAnsi="Consolas"/>
                        </w:rPr>
                        <w:t>，</w:t>
                      </w:r>
                    </w:p>
                    <w:p w14:paraId="19FFE188" w14:textId="700A16EA" w:rsidR="001D6546" w:rsidRPr="001A17E4" w:rsidRDefault="001D6546" w:rsidP="00386FF3">
                      <w:pPr>
                        <w:ind w:left="376" w:hangingChars="200" w:hanging="376"/>
                        <w:rPr>
                          <w:rFonts w:ascii="Consolas" w:hAnsi="Consolas"/>
                        </w:rPr>
                      </w:pPr>
                      <w:r w:rsidRPr="001A17E4">
                        <w:rPr>
                          <w:rFonts w:ascii="Consolas" w:hAnsi="Consolas"/>
                        </w:rPr>
                        <w:t xml:space="preserve">    ADD KEY `subject_id` (`subject_id`)</w:t>
                      </w:r>
                      <w:r>
                        <w:rPr>
                          <w:rFonts w:ascii="Consolas" w:hAnsi="Consolas"/>
                        </w:rPr>
                        <w:t>，</w:t>
                      </w:r>
                    </w:p>
                    <w:p w14:paraId="087BE36B" w14:textId="77777777" w:rsidR="001D6546" w:rsidRPr="001A17E4" w:rsidRDefault="001D6546" w:rsidP="00386FF3">
                      <w:pPr>
                        <w:ind w:firstLineChars="200" w:firstLine="376"/>
                        <w:rPr>
                          <w:rFonts w:ascii="Consolas" w:hAnsi="Consolas"/>
                        </w:rPr>
                      </w:pPr>
                      <w:r w:rsidRPr="001A17E4">
                        <w:rPr>
                          <w:rFonts w:ascii="Consolas" w:hAnsi="Consolas"/>
                        </w:rPr>
                        <w:t>ADD KEY `teacher_id` (`teacher_id`)</w:t>
                      </w:r>
                    </w:p>
                    <w:p w14:paraId="13D03E84" w14:textId="77777777" w:rsidR="001D6546" w:rsidRPr="001A17E4" w:rsidRDefault="001D6546" w:rsidP="00386FF3">
                      <w:pPr>
                        <w:ind w:firstLine="188"/>
                        <w:rPr>
                          <w:rFonts w:ascii="Consolas" w:hAnsi="Consolas"/>
                        </w:rPr>
                      </w:pPr>
                      <w:r w:rsidRPr="001A17E4">
                        <w:rPr>
                          <w:rFonts w:ascii="Consolas" w:hAnsi="Consolas"/>
                        </w:rPr>
                        <w:t>)</w:t>
                      </w:r>
                    </w:p>
                    <w:p w14:paraId="36FAFBBC" w14:textId="77777777" w:rsidR="001D6546" w:rsidRDefault="001D6546" w:rsidP="00386FF3">
                      <w:pPr>
                        <w:ind w:left="376" w:hangingChars="200" w:hanging="376"/>
                      </w:pPr>
                    </w:p>
                  </w:txbxContent>
                </v:textbox>
                <w10:wrap anchorx="margin"/>
              </v:shape>
            </w:pict>
          </mc:Fallback>
        </mc:AlternateContent>
      </w:r>
    </w:p>
    <w:p w14:paraId="073B89A1" w14:textId="77777777" w:rsidR="00386FF3" w:rsidRDefault="00386FF3" w:rsidP="00386FF3">
      <w:pPr>
        <w:ind w:firstLine="188"/>
      </w:pPr>
    </w:p>
    <w:p w14:paraId="121BA375" w14:textId="77777777" w:rsidR="00386FF3" w:rsidRDefault="00386FF3" w:rsidP="00386FF3">
      <w:pPr>
        <w:ind w:firstLine="188"/>
      </w:pPr>
    </w:p>
    <w:p w14:paraId="495A7B4C" w14:textId="77777777" w:rsidR="00386FF3" w:rsidRDefault="00386FF3" w:rsidP="00386FF3">
      <w:pPr>
        <w:pStyle w:val="1"/>
        <w:numPr>
          <w:ilvl w:val="0"/>
          <w:numId w:val="0"/>
        </w:numPr>
      </w:pPr>
    </w:p>
    <w:p w14:paraId="2F38EA80" w14:textId="77777777" w:rsidR="00386FF3" w:rsidRDefault="00386FF3" w:rsidP="00386FF3">
      <w:pPr>
        <w:ind w:firstLine="188"/>
      </w:pPr>
    </w:p>
    <w:p w14:paraId="35890CD0" w14:textId="77777777" w:rsidR="00386FF3" w:rsidRDefault="00386FF3" w:rsidP="00386FF3">
      <w:pPr>
        <w:ind w:firstLine="188"/>
      </w:pPr>
    </w:p>
    <w:p w14:paraId="65BD5902" w14:textId="77777777" w:rsidR="00386FF3" w:rsidRDefault="00386FF3" w:rsidP="00386FF3">
      <w:pPr>
        <w:ind w:firstLine="188"/>
      </w:pPr>
    </w:p>
    <w:p w14:paraId="2C0C8C93" w14:textId="77777777" w:rsidR="00386FF3" w:rsidRDefault="00386FF3" w:rsidP="00386FF3">
      <w:pPr>
        <w:ind w:firstLine="188"/>
      </w:pPr>
    </w:p>
    <w:p w14:paraId="7879BDFD" w14:textId="77777777" w:rsidR="00386FF3" w:rsidRDefault="00386FF3" w:rsidP="00386FF3">
      <w:pPr>
        <w:ind w:firstLine="188"/>
        <w:jc w:val="center"/>
      </w:pPr>
    </w:p>
    <w:p w14:paraId="717A83E6" w14:textId="77777777" w:rsidR="00386FF3" w:rsidRDefault="00386FF3" w:rsidP="00386FF3">
      <w:pPr>
        <w:ind w:firstLineChars="0" w:firstLine="0"/>
      </w:pPr>
    </w:p>
    <w:p w14:paraId="04230B77" w14:textId="77777777" w:rsidR="00386FF3" w:rsidRDefault="00386FF3" w:rsidP="00386FF3">
      <w:pPr>
        <w:ind w:firstLineChars="0" w:firstLine="0"/>
      </w:pPr>
    </w:p>
    <w:p w14:paraId="4F7B7FEA" w14:textId="77777777" w:rsidR="00386FF3" w:rsidRDefault="00386FF3" w:rsidP="00386FF3">
      <w:pPr>
        <w:ind w:firstLineChars="0" w:firstLine="0"/>
      </w:pPr>
    </w:p>
    <w:p w14:paraId="4FE709E0" w14:textId="77777777" w:rsidR="00386FF3" w:rsidRDefault="00386FF3" w:rsidP="00386FF3">
      <w:pPr>
        <w:ind w:firstLine="188"/>
      </w:pPr>
      <w:r>
        <w:rPr>
          <w:rFonts w:hint="eastAsia"/>
        </w:rPr>
        <w:t>外部キー制約</w:t>
      </w:r>
    </w:p>
    <w:p w14:paraId="6D72B65B" w14:textId="77777777" w:rsidR="00386FF3" w:rsidRDefault="00386FF3" w:rsidP="00386FF3">
      <w:pPr>
        <w:ind w:firstLine="188"/>
        <w:jc w:val="center"/>
      </w:pPr>
      <w:r>
        <w:rPr>
          <w:rFonts w:hint="eastAsia"/>
        </w:rPr>
        <w:t>リスト3</w:t>
      </w:r>
      <w:r>
        <w:t>.2.6</w:t>
      </w:r>
      <w:r>
        <w:rPr>
          <w:rFonts w:hint="eastAsia"/>
        </w:rPr>
        <w:t xml:space="preserve">　コマテーブル外部キー設定SQL</w:t>
      </w:r>
    </w:p>
    <w:p w14:paraId="64CAB50C" w14:textId="77777777" w:rsidR="00386FF3" w:rsidRDefault="00386FF3" w:rsidP="00386FF3">
      <w:pPr>
        <w:ind w:firstLine="188"/>
      </w:pPr>
      <w:r>
        <w:rPr>
          <w:noProof/>
        </w:rPr>
        <mc:AlternateContent>
          <mc:Choice Requires="wps">
            <w:drawing>
              <wp:anchor distT="0" distB="0" distL="114300" distR="114300" simplePos="0" relativeHeight="251785216" behindDoc="0" locked="0" layoutInCell="1" allowOverlap="1" wp14:anchorId="200F4155" wp14:editId="044A2F14">
                <wp:simplePos x="0" y="0"/>
                <wp:positionH relativeFrom="margin">
                  <wp:align>right</wp:align>
                </wp:positionH>
                <wp:positionV relativeFrom="paragraph">
                  <wp:posOffset>6350</wp:posOffset>
                </wp:positionV>
                <wp:extent cx="5372100" cy="2400300"/>
                <wp:effectExtent l="0" t="0" r="19050" b="19050"/>
                <wp:wrapNone/>
                <wp:docPr id="18" name="テキスト ボックス 18"/>
                <wp:cNvGraphicFramePr/>
                <a:graphic xmlns:a="http://schemas.openxmlformats.org/drawingml/2006/main">
                  <a:graphicData uri="http://schemas.microsoft.com/office/word/2010/wordprocessingShape">
                    <wps:wsp>
                      <wps:cNvSpPr txBox="1"/>
                      <wps:spPr>
                        <a:xfrm>
                          <a:off x="0" y="0"/>
                          <a:ext cx="5372100" cy="2400300"/>
                        </a:xfrm>
                        <a:prstGeom prst="rect">
                          <a:avLst/>
                        </a:prstGeom>
                        <a:solidFill>
                          <a:schemeClr val="lt1"/>
                        </a:solidFill>
                        <a:ln w="6350">
                          <a:solidFill>
                            <a:prstClr val="black"/>
                          </a:solidFill>
                        </a:ln>
                      </wps:spPr>
                      <wps:txbx>
                        <w:txbxContent>
                          <w:p w14:paraId="55983476" w14:textId="77777777" w:rsidR="001D6546" w:rsidRPr="001A17E4" w:rsidRDefault="001D6546" w:rsidP="00386FF3">
                            <w:pPr>
                              <w:ind w:firstLine="188"/>
                              <w:rPr>
                                <w:rFonts w:ascii="Consolas" w:hAnsi="Consolas"/>
                              </w:rPr>
                            </w:pPr>
                            <w:r w:rsidRPr="001A17E4">
                              <w:rPr>
                                <w:rFonts w:ascii="Consolas" w:hAnsi="Consolas"/>
                              </w:rPr>
                              <w:t>ALTER TABLE `frame`</w:t>
                            </w:r>
                          </w:p>
                          <w:p w14:paraId="4B21728D" w14:textId="70EFCB29" w:rsidR="001D6546" w:rsidRPr="001A17E4" w:rsidRDefault="001D6546" w:rsidP="00386FF3">
                            <w:pPr>
                              <w:ind w:firstLine="188"/>
                              <w:rPr>
                                <w:rFonts w:ascii="Consolas" w:hAnsi="Consolas"/>
                              </w:rPr>
                            </w:pPr>
                            <w:r w:rsidRPr="001A17E4">
                              <w:rPr>
                                <w:rFonts w:ascii="Consolas" w:hAnsi="Consolas"/>
                              </w:rPr>
                              <w:t xml:space="preserve">  ADD FOREIGN KEY (`</w:t>
                            </w:r>
                            <w:proofErr w:type="spellStart"/>
                            <w:r w:rsidRPr="001A17E4">
                              <w:rPr>
                                <w:rFonts w:ascii="Consolas" w:hAnsi="Consolas"/>
                              </w:rPr>
                              <w:t>class_id</w:t>
                            </w:r>
                            <w:proofErr w:type="spellEnd"/>
                            <w:r w:rsidRPr="001A17E4">
                              <w:rPr>
                                <w:rFonts w:ascii="Consolas" w:hAnsi="Consolas"/>
                              </w:rPr>
                              <w:t>`) REFERENCES `class` (`</w:t>
                            </w:r>
                            <w:proofErr w:type="spellStart"/>
                            <w:r w:rsidRPr="001A17E4">
                              <w:rPr>
                                <w:rFonts w:ascii="Consolas" w:hAnsi="Consolas"/>
                              </w:rPr>
                              <w:t>class_id</w:t>
                            </w:r>
                            <w:proofErr w:type="spellEnd"/>
                            <w:r w:rsidRPr="001A17E4">
                              <w:rPr>
                                <w:rFonts w:ascii="Consolas" w:hAnsi="Consolas"/>
                              </w:rPr>
                              <w:t>`) ON DELETE RESTRICT ON UPDATE RESTRICT</w:t>
                            </w:r>
                            <w:r>
                              <w:rPr>
                                <w:rFonts w:ascii="Consolas" w:hAnsi="Consolas"/>
                              </w:rPr>
                              <w:t>，</w:t>
                            </w:r>
                          </w:p>
                          <w:p w14:paraId="5D346356" w14:textId="6EDFB07C" w:rsidR="001D6546" w:rsidRPr="001A17E4" w:rsidRDefault="001D6546" w:rsidP="00386FF3">
                            <w:pPr>
                              <w:ind w:firstLine="188"/>
                              <w:rPr>
                                <w:rFonts w:ascii="Consolas" w:hAnsi="Consolas"/>
                              </w:rPr>
                            </w:pPr>
                            <w:r w:rsidRPr="001A17E4">
                              <w:rPr>
                                <w:rFonts w:ascii="Consolas" w:hAnsi="Consolas"/>
                              </w:rPr>
                              <w:t xml:space="preserve">  ADD FOREIGN KEY (`</w:t>
                            </w:r>
                            <w:proofErr w:type="spellStart"/>
                            <w:r w:rsidRPr="001A17E4">
                              <w:rPr>
                                <w:rFonts w:ascii="Consolas" w:hAnsi="Consolas"/>
                              </w:rPr>
                              <w:t>subject_id</w:t>
                            </w:r>
                            <w:proofErr w:type="spellEnd"/>
                            <w:r w:rsidRPr="001A17E4">
                              <w:rPr>
                                <w:rFonts w:ascii="Consolas" w:hAnsi="Consolas"/>
                              </w:rPr>
                              <w:t>`) REFERENCES `syllabus` (`</w:t>
                            </w:r>
                            <w:proofErr w:type="spellStart"/>
                            <w:r w:rsidRPr="001A17E4">
                              <w:rPr>
                                <w:rFonts w:ascii="Consolas" w:hAnsi="Consolas"/>
                              </w:rPr>
                              <w:t>subject_id</w:t>
                            </w:r>
                            <w:proofErr w:type="spellEnd"/>
                            <w:r w:rsidRPr="001A17E4">
                              <w:rPr>
                                <w:rFonts w:ascii="Consolas" w:hAnsi="Consolas"/>
                              </w:rPr>
                              <w:t>`) ON DELETE RESTRICT ON UPDATE RESTRICT</w:t>
                            </w:r>
                            <w:r>
                              <w:rPr>
                                <w:rFonts w:ascii="Consolas" w:hAnsi="Consolas"/>
                              </w:rPr>
                              <w:t>，</w:t>
                            </w:r>
                          </w:p>
                          <w:p w14:paraId="3DD3CB76" w14:textId="77777777" w:rsidR="001D6546" w:rsidRPr="001A17E4" w:rsidRDefault="001D6546" w:rsidP="00386FF3">
                            <w:pPr>
                              <w:ind w:firstLine="188"/>
                              <w:rPr>
                                <w:rFonts w:ascii="Consolas" w:hAnsi="Consolas"/>
                              </w:rPr>
                            </w:pPr>
                            <w:r w:rsidRPr="001A17E4">
                              <w:rPr>
                                <w:rFonts w:ascii="Consolas" w:hAnsi="Consolas"/>
                              </w:rPr>
                              <w:t xml:space="preserve">  ADD FOREIGN KEY (`</w:t>
                            </w:r>
                            <w:proofErr w:type="spellStart"/>
                            <w:r w:rsidRPr="001A17E4">
                              <w:rPr>
                                <w:rFonts w:ascii="Consolas" w:hAnsi="Consolas"/>
                              </w:rPr>
                              <w:t>teacher_id</w:t>
                            </w:r>
                            <w:proofErr w:type="spellEnd"/>
                            <w:r w:rsidRPr="001A17E4">
                              <w:rPr>
                                <w:rFonts w:ascii="Consolas" w:hAnsi="Consolas"/>
                              </w:rPr>
                              <w:t>`) REFERENCES `teacher` (`</w:t>
                            </w:r>
                            <w:proofErr w:type="spellStart"/>
                            <w:r w:rsidRPr="001A17E4">
                              <w:rPr>
                                <w:rFonts w:ascii="Consolas" w:hAnsi="Consolas"/>
                              </w:rPr>
                              <w:t>teacher_id</w:t>
                            </w:r>
                            <w:proofErr w:type="spellEnd"/>
                            <w:r w:rsidRPr="001A17E4">
                              <w:rPr>
                                <w:rFonts w:ascii="Consolas" w:hAnsi="Consolas"/>
                              </w:rPr>
                              <w:t>`) ON DELETE RESTRICT ON UPDATE RESTRICT;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F4155" id="テキスト ボックス 18" o:spid="_x0000_s1032" type="#_x0000_t202" style="position:absolute;left:0;text-align:left;margin-left:371.8pt;margin-top:.5pt;width:423pt;height:189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" fillcolor="white [3201]" strokeweight=".5pt">
                <v:textbox>
                  <w:txbxContent>
                    <w:p w14:paraId="55983476" w14:textId="77777777" w:rsidR="001D6546" w:rsidRPr="001A17E4" w:rsidRDefault="001D6546" w:rsidP="00386FF3">
                      <w:pPr>
                        <w:ind w:firstLine="188"/>
                        <w:rPr>
                          <w:rFonts w:ascii="Consolas" w:hAnsi="Consolas"/>
                        </w:rPr>
                      </w:pPr>
                      <w:r w:rsidRPr="001A17E4">
                        <w:rPr>
                          <w:rFonts w:ascii="Consolas" w:hAnsi="Consolas"/>
                        </w:rPr>
                        <w:t>ALTER TABLE `frame`</w:t>
                      </w:r>
                    </w:p>
                    <w:p w14:paraId="4B21728D" w14:textId="70EFCB29" w:rsidR="001D6546" w:rsidRPr="001A17E4" w:rsidRDefault="001D6546" w:rsidP="00386FF3">
                      <w:pPr>
                        <w:ind w:firstLine="188"/>
                        <w:rPr>
                          <w:rFonts w:ascii="Consolas" w:hAnsi="Consolas"/>
                        </w:rPr>
                      </w:pPr>
                      <w:r w:rsidRPr="001A17E4">
                        <w:rPr>
                          <w:rFonts w:ascii="Consolas" w:hAnsi="Consolas"/>
                        </w:rPr>
                        <w:t xml:space="preserve">  ADD FOREIGN KEY (`class_id`) REFERENCES `class` (`class_id`) ON DELETE RESTRICT ON UPDATE RESTRICT</w:t>
                      </w:r>
                      <w:r>
                        <w:rPr>
                          <w:rFonts w:ascii="Consolas" w:hAnsi="Consolas"/>
                        </w:rPr>
                        <w:t>，</w:t>
                      </w:r>
                    </w:p>
                    <w:p w14:paraId="5D346356" w14:textId="6EDFB07C" w:rsidR="001D6546" w:rsidRPr="001A17E4" w:rsidRDefault="001D6546" w:rsidP="00386FF3">
                      <w:pPr>
                        <w:ind w:firstLine="188"/>
                        <w:rPr>
                          <w:rFonts w:ascii="Consolas" w:hAnsi="Consolas"/>
                        </w:rPr>
                      </w:pPr>
                      <w:r w:rsidRPr="001A17E4">
                        <w:rPr>
                          <w:rFonts w:ascii="Consolas" w:hAnsi="Consolas"/>
                        </w:rPr>
                        <w:t xml:space="preserve">  ADD FOREIGN KEY (`subject_id`) REFERENCES `syllabus` (`subject_id`) ON DELETE RESTRICT ON UPDATE RESTRICT</w:t>
                      </w:r>
                      <w:r>
                        <w:rPr>
                          <w:rFonts w:ascii="Consolas" w:hAnsi="Consolas"/>
                        </w:rPr>
                        <w:t>，</w:t>
                      </w:r>
                    </w:p>
                    <w:p w14:paraId="3DD3CB76" w14:textId="77777777" w:rsidR="001D6546" w:rsidRPr="001A17E4" w:rsidRDefault="001D6546" w:rsidP="00386FF3">
                      <w:pPr>
                        <w:ind w:firstLine="188"/>
                        <w:rPr>
                          <w:rFonts w:ascii="Consolas" w:hAnsi="Consolas"/>
                        </w:rPr>
                      </w:pPr>
                      <w:r w:rsidRPr="001A17E4">
                        <w:rPr>
                          <w:rFonts w:ascii="Consolas" w:hAnsi="Consolas"/>
                        </w:rPr>
                        <w:t xml:space="preserve">  ADD FOREIGN KEY (`teacher_id`) REFERENCES `teacher` (`teacher_id`) ON DELETE RESTRICT ON UPDATE RESTRICT;</w:t>
                      </w:r>
                    </w:p>
                  </w:txbxContent>
                </v:textbox>
                <w10:wrap anchorx="margin"/>
              </v:shape>
            </w:pict>
          </mc:Fallback>
        </mc:AlternateContent>
      </w:r>
    </w:p>
    <w:p w14:paraId="4F906E17" w14:textId="77777777" w:rsidR="00386FF3" w:rsidRDefault="00386FF3" w:rsidP="00386FF3">
      <w:pPr>
        <w:ind w:firstLine="188"/>
      </w:pPr>
    </w:p>
    <w:p w14:paraId="72DC554C" w14:textId="77777777" w:rsidR="00386FF3" w:rsidRDefault="00386FF3" w:rsidP="00386FF3">
      <w:pPr>
        <w:ind w:firstLine="188"/>
      </w:pPr>
    </w:p>
    <w:p w14:paraId="09C148DD" w14:textId="77777777" w:rsidR="00386FF3" w:rsidRDefault="00386FF3" w:rsidP="00386FF3">
      <w:pPr>
        <w:ind w:firstLine="188"/>
      </w:pPr>
    </w:p>
    <w:p w14:paraId="5714EA53" w14:textId="77777777" w:rsidR="00386FF3" w:rsidRDefault="00386FF3" w:rsidP="00386FF3">
      <w:pPr>
        <w:ind w:firstLine="188"/>
      </w:pPr>
    </w:p>
    <w:p w14:paraId="586E5A27" w14:textId="77777777" w:rsidR="00386FF3" w:rsidRDefault="00386FF3" w:rsidP="00386FF3">
      <w:pPr>
        <w:ind w:firstLine="188"/>
      </w:pPr>
    </w:p>
    <w:p w14:paraId="1C856881" w14:textId="77777777" w:rsidR="00386FF3" w:rsidRPr="00C75453" w:rsidRDefault="00386FF3" w:rsidP="00386FF3">
      <w:pPr>
        <w:ind w:firstLineChars="0" w:firstLine="0"/>
      </w:pPr>
      <w:r>
        <w:rPr>
          <w:noProof/>
        </w:rPr>
        <w:lastRenderedPageBreak/>
        <w:drawing>
          <wp:anchor distT="0" distB="0" distL="114300" distR="114300" simplePos="0" relativeHeight="251784192" behindDoc="0" locked="0" layoutInCell="1" allowOverlap="1" wp14:anchorId="2CFCB389" wp14:editId="75805B1E">
            <wp:simplePos x="0" y="0"/>
            <wp:positionH relativeFrom="margin">
              <wp:align>right</wp:align>
            </wp:positionH>
            <wp:positionV relativeFrom="paragraph">
              <wp:posOffset>454025</wp:posOffset>
            </wp:positionV>
            <wp:extent cx="5400040" cy="1354455"/>
            <wp:effectExtent l="0" t="0" r="0" b="0"/>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コマtbl.PNG"/>
                    <pic:cNvPicPr/>
                  </pic:nvPicPr>
                  <pic:blipFill>
                    <a:blip r:embed="rId19">
                      <a:extLst>
                        <a:ext uri="{28A0092B-C50C-407E-A947-70E740481C1C}">
                          <a14:useLocalDpi xmlns:a14="http://schemas.microsoft.com/office/drawing/2010/main" val="0"/>
                        </a:ext>
                      </a:extLst>
                    </a:blip>
                    <a:stretch>
                      <a:fillRect/>
                    </a:stretch>
                  </pic:blipFill>
                  <pic:spPr>
                    <a:xfrm>
                      <a:off x="0" y="0"/>
                      <a:ext cx="5400040" cy="1354455"/>
                    </a:xfrm>
                    <a:prstGeom prst="rect">
                      <a:avLst/>
                    </a:prstGeom>
                  </pic:spPr>
                </pic:pic>
              </a:graphicData>
            </a:graphic>
          </wp:anchor>
        </w:drawing>
      </w:r>
    </w:p>
    <w:p w14:paraId="4506EAA4" w14:textId="77777777" w:rsidR="00386FF3" w:rsidRDefault="00386FF3" w:rsidP="00386FF3">
      <w:pPr>
        <w:ind w:firstLine="188"/>
        <w:jc w:val="center"/>
      </w:pPr>
      <w:r>
        <w:rPr>
          <w:rFonts w:hint="eastAsia"/>
        </w:rPr>
        <w:t>図3.2.6　コマテーブル</w:t>
      </w:r>
    </w:p>
    <w:p w14:paraId="35645DE3" w14:textId="77777777" w:rsidR="00386FF3" w:rsidRDefault="00386FF3" w:rsidP="00386FF3">
      <w:pPr>
        <w:ind w:firstLine="188"/>
      </w:pPr>
      <w:r>
        <w:rPr>
          <w:rFonts w:hint="eastAsia"/>
        </w:rPr>
        <w:t>（６）時間割テーブル</w:t>
      </w:r>
    </w:p>
    <w:p w14:paraId="66728BCE" w14:textId="77777777" w:rsidR="00386FF3" w:rsidRDefault="00386FF3" w:rsidP="00386FF3">
      <w:pPr>
        <w:ind w:firstLine="188"/>
        <w:jc w:val="center"/>
      </w:pPr>
      <w:r>
        <w:rPr>
          <w:rFonts w:hint="eastAsia"/>
          <w:noProof/>
        </w:rPr>
        <mc:AlternateContent>
          <mc:Choice Requires="wps">
            <w:drawing>
              <wp:anchor distT="0" distB="0" distL="114300" distR="114300" simplePos="0" relativeHeight="251786240" behindDoc="0" locked="0" layoutInCell="1" allowOverlap="1" wp14:anchorId="5834919F" wp14:editId="73C36730">
                <wp:simplePos x="0" y="0"/>
                <wp:positionH relativeFrom="margin">
                  <wp:align>right</wp:align>
                </wp:positionH>
                <wp:positionV relativeFrom="paragraph">
                  <wp:posOffset>264795</wp:posOffset>
                </wp:positionV>
                <wp:extent cx="5381625" cy="5495925"/>
                <wp:effectExtent l="0" t="0" r="28575" b="28575"/>
                <wp:wrapNone/>
                <wp:docPr id="19" name="テキスト ボックス 19"/>
                <wp:cNvGraphicFramePr/>
                <a:graphic xmlns:a="http://schemas.openxmlformats.org/drawingml/2006/main">
                  <a:graphicData uri="http://schemas.microsoft.com/office/word/2010/wordprocessingShape">
                    <wps:wsp>
                      <wps:cNvSpPr txBox="1"/>
                      <wps:spPr>
                        <a:xfrm>
                          <a:off x="0" y="0"/>
                          <a:ext cx="5381625" cy="5495925"/>
                        </a:xfrm>
                        <a:prstGeom prst="rect">
                          <a:avLst/>
                        </a:prstGeom>
                        <a:solidFill>
                          <a:schemeClr val="lt1"/>
                        </a:solidFill>
                        <a:ln w="6350">
                          <a:solidFill>
                            <a:prstClr val="black"/>
                          </a:solidFill>
                        </a:ln>
                      </wps:spPr>
                      <wps:txbx>
                        <w:txbxContent>
                          <w:p w14:paraId="013132F5" w14:textId="77777777" w:rsidR="001D6546" w:rsidRPr="001A17E4" w:rsidRDefault="001D6546" w:rsidP="00386FF3">
                            <w:pPr>
                              <w:ind w:firstLine="188"/>
                              <w:rPr>
                                <w:rFonts w:ascii="Consolas" w:hAnsi="Consolas"/>
                              </w:rPr>
                            </w:pPr>
                            <w:r w:rsidRPr="001A17E4">
                              <w:rPr>
                                <w:rFonts w:ascii="Consolas" w:hAnsi="Consolas"/>
                              </w:rPr>
                              <w:t>CREATE TABLE `timetable` (</w:t>
                            </w:r>
                          </w:p>
                          <w:p w14:paraId="577C803F" w14:textId="25AC77B0"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timetable_id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時間割</w:t>
                            </w:r>
                            <w:r w:rsidRPr="001A17E4">
                              <w:rPr>
                                <w:rFonts w:ascii="Consolas" w:hAnsi="Consolas"/>
                              </w:rPr>
                              <w:t>ID'</w:t>
                            </w:r>
                            <w:r>
                              <w:rPr>
                                <w:rFonts w:ascii="Consolas" w:hAnsi="Consolas"/>
                              </w:rPr>
                              <w:t>，</w:t>
                            </w:r>
                          </w:p>
                          <w:p w14:paraId="5E50E746" w14:textId="7BDCEB32" w:rsidR="001D6546" w:rsidRPr="001A17E4" w:rsidRDefault="001D6546" w:rsidP="00386FF3">
                            <w:pPr>
                              <w:ind w:firstLine="188"/>
                              <w:rPr>
                                <w:rFonts w:ascii="Consolas" w:hAnsi="Consolas"/>
                              </w:rPr>
                            </w:pPr>
                            <w:r w:rsidRPr="001A17E4">
                              <w:rPr>
                                <w:rFonts w:ascii="Consolas" w:hAnsi="Consolas"/>
                              </w:rPr>
                              <w:t xml:space="preserve">  `period`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コマ目</w:t>
                            </w:r>
                            <w:r w:rsidRPr="001A17E4">
                              <w:rPr>
                                <w:rFonts w:ascii="Consolas" w:hAnsi="Consolas"/>
                              </w:rPr>
                              <w:t>'</w:t>
                            </w:r>
                            <w:r>
                              <w:rPr>
                                <w:rFonts w:ascii="Consolas" w:hAnsi="Consolas"/>
                              </w:rPr>
                              <w:t>，</w:t>
                            </w:r>
                          </w:p>
                          <w:p w14:paraId="60C54D6E" w14:textId="2954266B" w:rsidR="001D6546" w:rsidRPr="001A17E4" w:rsidRDefault="001D6546" w:rsidP="00386FF3">
                            <w:pPr>
                              <w:ind w:firstLine="188"/>
                              <w:rPr>
                                <w:rFonts w:ascii="Consolas" w:hAnsi="Consolas"/>
                              </w:rPr>
                            </w:pPr>
                            <w:r w:rsidRPr="001A17E4">
                              <w:rPr>
                                <w:rFonts w:ascii="Consolas" w:hAnsi="Consolas"/>
                              </w:rPr>
                              <w:t xml:space="preserve">  `time` date NOT NULL COMMENT '</w:t>
                            </w:r>
                            <w:r w:rsidRPr="001A17E4">
                              <w:rPr>
                                <w:rFonts w:ascii="Consolas" w:hAnsi="Consolas"/>
                              </w:rPr>
                              <w:t>月日</w:t>
                            </w:r>
                            <w:r w:rsidRPr="001A17E4">
                              <w:rPr>
                                <w:rFonts w:ascii="Consolas" w:hAnsi="Consolas"/>
                              </w:rPr>
                              <w:t>'</w:t>
                            </w:r>
                            <w:r>
                              <w:rPr>
                                <w:rFonts w:ascii="Consolas" w:hAnsi="Consolas"/>
                              </w:rPr>
                              <w:t>，</w:t>
                            </w:r>
                          </w:p>
                          <w:p w14:paraId="0C386F79" w14:textId="2AE7AC93" w:rsidR="001D6546" w:rsidRPr="001A17E4" w:rsidRDefault="001D6546" w:rsidP="00386FF3">
                            <w:pPr>
                              <w:ind w:firstLineChars="200" w:firstLine="376"/>
                              <w:rPr>
                                <w:rFonts w:ascii="Consolas" w:hAnsi="Consolas"/>
                              </w:rPr>
                            </w:pPr>
                            <w:r w:rsidRPr="001A17E4">
                              <w:rPr>
                                <w:rFonts w:ascii="Consolas" w:hAnsi="Consolas"/>
                              </w:rPr>
                              <w:t>`</w:t>
                            </w:r>
                            <w:proofErr w:type="spellStart"/>
                            <w:r w:rsidRPr="001A17E4">
                              <w:rPr>
                                <w:rFonts w:ascii="Consolas" w:hAnsi="Consolas"/>
                              </w:rPr>
                              <w:t>subject_id</w:t>
                            </w:r>
                            <w:proofErr w:type="spellEnd"/>
                            <w:r w:rsidRPr="001A17E4">
                              <w:rPr>
                                <w:rFonts w:ascii="Consolas" w:hAnsi="Consolas"/>
                              </w:rPr>
                              <w:t>` varchar(5) NOT NULL COMMENT '</w:t>
                            </w:r>
                            <w:r w:rsidRPr="001A17E4">
                              <w:rPr>
                                <w:rFonts w:ascii="Consolas" w:hAnsi="Consolas"/>
                              </w:rPr>
                              <w:t>科目</w:t>
                            </w:r>
                            <w:r w:rsidRPr="001A17E4">
                              <w:rPr>
                                <w:rFonts w:ascii="Consolas" w:hAnsi="Consolas"/>
                              </w:rPr>
                              <w:t>ID'</w:t>
                            </w:r>
                            <w:r>
                              <w:rPr>
                                <w:rFonts w:ascii="Consolas" w:hAnsi="Consolas"/>
                              </w:rPr>
                              <w:t>，</w:t>
                            </w:r>
                          </w:p>
                          <w:p w14:paraId="6C1927C2" w14:textId="31D347A7" w:rsidR="001D6546" w:rsidRPr="001A17E4" w:rsidRDefault="001D6546" w:rsidP="00386FF3">
                            <w:pPr>
                              <w:ind w:firstLineChars="200" w:firstLine="376"/>
                              <w:rPr>
                                <w:rFonts w:ascii="Consolas" w:hAnsi="Consolas"/>
                              </w:rPr>
                            </w:pPr>
                            <w:r w:rsidRPr="001A17E4">
                              <w:rPr>
                                <w:rFonts w:ascii="Consolas" w:hAnsi="Consolas"/>
                              </w:rPr>
                              <w:t>`</w:t>
                            </w:r>
                            <w:proofErr w:type="spellStart"/>
                            <w:r w:rsidRPr="001A17E4">
                              <w:rPr>
                                <w:rFonts w:ascii="Consolas" w:hAnsi="Consolas"/>
                              </w:rPr>
                              <w:t>class_id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教室</w:t>
                            </w:r>
                            <w:r w:rsidRPr="001A17E4">
                              <w:rPr>
                                <w:rFonts w:ascii="Consolas" w:hAnsi="Consolas"/>
                              </w:rPr>
                              <w:t>ID'</w:t>
                            </w:r>
                            <w:r>
                              <w:rPr>
                                <w:rFonts w:ascii="Consolas" w:hAnsi="Consolas"/>
                              </w:rPr>
                              <w:t>，</w:t>
                            </w:r>
                          </w:p>
                          <w:p w14:paraId="1C171D2A" w14:textId="2A9B89F6"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teacher_id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教員</w:t>
                            </w:r>
                            <w:r w:rsidRPr="001A17E4">
                              <w:rPr>
                                <w:rFonts w:ascii="Consolas" w:hAnsi="Consolas"/>
                              </w:rPr>
                              <w:t>ID'</w:t>
                            </w:r>
                            <w:r>
                              <w:rPr>
                                <w:rFonts w:ascii="Consolas" w:hAnsi="Consolas"/>
                              </w:rPr>
                              <w:t>，</w:t>
                            </w:r>
                          </w:p>
                          <w:p w14:paraId="3DC68616" w14:textId="58FCD82E" w:rsidR="001D6546" w:rsidRPr="001A17E4" w:rsidRDefault="001D6546" w:rsidP="00386FF3">
                            <w:pPr>
                              <w:ind w:firstLine="188"/>
                              <w:rPr>
                                <w:rFonts w:ascii="Consolas" w:hAnsi="Consolas"/>
                              </w:rPr>
                            </w:pPr>
                            <w:r w:rsidRPr="001A17E4">
                              <w:rPr>
                                <w:rFonts w:ascii="Consolas" w:hAnsi="Consolas"/>
                              </w:rPr>
                              <w:t xml:space="preserve">  `</w:t>
                            </w:r>
                            <w:proofErr w:type="spellStart"/>
                            <w:r w:rsidRPr="001A17E4">
                              <w:rPr>
                                <w:rFonts w:ascii="Consolas" w:hAnsi="Consolas"/>
                              </w:rPr>
                              <w:t>frame_id</w:t>
                            </w:r>
                            <w:proofErr w:type="spellEnd"/>
                            <w:r w:rsidRPr="001A17E4">
                              <w:rPr>
                                <w:rFonts w:ascii="Consolas" w:hAnsi="Consolas"/>
                              </w:rPr>
                              <w:t xml:space="preserve">` </w:t>
                            </w:r>
                            <w:proofErr w:type="spellStart"/>
                            <w:r w:rsidRPr="001A17E4">
                              <w:rPr>
                                <w:rFonts w:ascii="Consolas" w:hAnsi="Consolas"/>
                              </w:rPr>
                              <w:t>int</w:t>
                            </w:r>
                            <w:proofErr w:type="spellEnd"/>
                            <w:r w:rsidRPr="001A17E4">
                              <w:rPr>
                                <w:rFonts w:ascii="Consolas" w:hAnsi="Consolas"/>
                              </w:rPr>
                              <w:t xml:space="preserve"> NOT NULL COMMENT '</w:t>
                            </w:r>
                            <w:r w:rsidRPr="001A17E4">
                              <w:rPr>
                                <w:rFonts w:ascii="Consolas" w:hAnsi="Consolas"/>
                              </w:rPr>
                              <w:t>コマ</w:t>
                            </w:r>
                            <w:r w:rsidRPr="001A17E4">
                              <w:rPr>
                                <w:rFonts w:ascii="Consolas" w:hAnsi="Consolas"/>
                              </w:rPr>
                              <w:t>ID'</w:t>
                            </w:r>
                            <w:r>
                              <w:rPr>
                                <w:rFonts w:ascii="Consolas" w:hAnsi="Consolas"/>
                              </w:rPr>
                              <w:t>，</w:t>
                            </w:r>
                          </w:p>
                          <w:p w14:paraId="0412CBD1" w14:textId="12F81FF5" w:rsidR="001D6546" w:rsidRPr="001A17E4" w:rsidRDefault="001D6546" w:rsidP="00386FF3">
                            <w:pPr>
                              <w:ind w:firstLineChars="200" w:firstLine="376"/>
                              <w:rPr>
                                <w:rFonts w:ascii="Consolas" w:hAnsi="Consolas"/>
                              </w:rPr>
                            </w:pPr>
                            <w:r w:rsidRPr="001A17E4">
                              <w:rPr>
                                <w:rFonts w:ascii="Consolas" w:hAnsi="Consolas"/>
                              </w:rPr>
                              <w:t>`news` text NOT NULL COMMENT '</w:t>
                            </w:r>
                            <w:r w:rsidRPr="001A17E4">
                              <w:rPr>
                                <w:rFonts w:ascii="Consolas" w:hAnsi="Consolas"/>
                              </w:rPr>
                              <w:t>記事</w:t>
                            </w:r>
                            <w:r w:rsidRPr="001A17E4">
                              <w:rPr>
                                <w:rFonts w:ascii="Consolas" w:hAnsi="Consolas"/>
                              </w:rPr>
                              <w:t>'</w:t>
                            </w:r>
                            <w:r>
                              <w:rPr>
                                <w:rFonts w:ascii="Consolas" w:hAnsi="Consolas"/>
                              </w:rPr>
                              <w:t>，</w:t>
                            </w:r>
                          </w:p>
                          <w:p w14:paraId="6021D1E3" w14:textId="06095ECA" w:rsidR="001D6546" w:rsidRPr="001A17E4" w:rsidRDefault="001D6546" w:rsidP="00386FF3">
                            <w:pPr>
                              <w:ind w:left="376" w:hangingChars="200" w:hanging="376"/>
                              <w:rPr>
                                <w:rFonts w:ascii="Consolas" w:hAnsi="Consolas"/>
                              </w:rPr>
                            </w:pPr>
                            <w:r w:rsidRPr="001A17E4">
                              <w:rPr>
                                <w:rFonts w:ascii="Consolas" w:hAnsi="Consolas"/>
                              </w:rPr>
                              <w:t xml:space="preserve">    `</w:t>
                            </w:r>
                            <w:proofErr w:type="spellStart"/>
                            <w:r w:rsidRPr="001A17E4">
                              <w:rPr>
                                <w:rFonts w:ascii="Consolas" w:hAnsi="Consolas"/>
                              </w:rPr>
                              <w:t>update_date_and_time</w:t>
                            </w:r>
                            <w:proofErr w:type="spellEnd"/>
                            <w:r w:rsidRPr="001A17E4">
                              <w:rPr>
                                <w:rFonts w:ascii="Consolas" w:hAnsi="Consolas"/>
                              </w:rPr>
                              <w:t>`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p w14:paraId="0C7DDDD1" w14:textId="77777777" w:rsidR="001D6546" w:rsidRPr="001A17E4" w:rsidRDefault="001D6546" w:rsidP="00386FF3">
                            <w:pPr>
                              <w:ind w:left="376" w:hangingChars="200" w:hanging="376"/>
                              <w:rPr>
                                <w:rFonts w:ascii="Consolas" w:hAnsi="Consolas"/>
                              </w:rPr>
                            </w:pPr>
                            <w:r w:rsidRPr="001A17E4">
                              <w:rPr>
                                <w:rFonts w:ascii="Consolas" w:hAnsi="Consolas"/>
                              </w:rPr>
                              <w:t xml:space="preserve">    PRIMARY KEY(</w:t>
                            </w:r>
                            <w:proofErr w:type="spellStart"/>
                            <w:r w:rsidRPr="001A17E4">
                              <w:rPr>
                                <w:rFonts w:ascii="Consolas" w:hAnsi="Consolas"/>
                              </w:rPr>
                              <w:t>timetable_id</w:t>
                            </w:r>
                            <w:proofErr w:type="spellEnd"/>
                            <w:r w:rsidRPr="001A17E4">
                              <w:rPr>
                                <w:rFonts w:ascii="Consolas" w:hAnsi="Consolas"/>
                              </w:rPr>
                              <w:t>)</w:t>
                            </w:r>
                          </w:p>
                          <w:p w14:paraId="53B34110" w14:textId="03FAFEBB" w:rsidR="001D6546" w:rsidRPr="001A17E4" w:rsidRDefault="001D6546" w:rsidP="00386FF3">
                            <w:pPr>
                              <w:ind w:left="376" w:hangingChars="200" w:hanging="376"/>
                              <w:rPr>
                                <w:rFonts w:ascii="Consolas" w:hAnsi="Consolas"/>
                              </w:rPr>
                            </w:pPr>
                            <w:r w:rsidRPr="001A17E4">
                              <w:rPr>
                                <w:rFonts w:ascii="Consolas" w:hAnsi="Consolas"/>
                              </w:rPr>
                              <w:tab/>
                              <w:t>ADD KEY `</w:t>
                            </w:r>
                            <w:proofErr w:type="spellStart"/>
                            <w:r w:rsidRPr="001A17E4">
                              <w:rPr>
                                <w:rFonts w:ascii="Consolas" w:hAnsi="Consolas"/>
                              </w:rPr>
                              <w:t>subject_id</w:t>
                            </w:r>
                            <w:proofErr w:type="spellEnd"/>
                            <w:r w:rsidRPr="001A17E4">
                              <w:rPr>
                                <w:rFonts w:ascii="Consolas" w:hAnsi="Consolas"/>
                              </w:rPr>
                              <w:t>` (`</w:t>
                            </w:r>
                            <w:proofErr w:type="spellStart"/>
                            <w:r w:rsidRPr="001A17E4">
                              <w:rPr>
                                <w:rFonts w:ascii="Consolas" w:hAnsi="Consolas"/>
                              </w:rPr>
                              <w:t>subject_id</w:t>
                            </w:r>
                            <w:proofErr w:type="spellEnd"/>
                            <w:r w:rsidRPr="001A17E4">
                              <w:rPr>
                                <w:rFonts w:ascii="Consolas" w:hAnsi="Consolas"/>
                              </w:rPr>
                              <w:t>`</w:t>
                            </w:r>
                            <w:r>
                              <w:rPr>
                                <w:rFonts w:ascii="Consolas" w:hAnsi="Consolas"/>
                              </w:rPr>
                              <w:t>，</w:t>
                            </w:r>
                            <w:r w:rsidRPr="001A17E4">
                              <w:rPr>
                                <w:rFonts w:ascii="Consolas" w:hAnsi="Consolas"/>
                              </w:rPr>
                              <w:t>`</w:t>
                            </w:r>
                            <w:proofErr w:type="spellStart"/>
                            <w:r w:rsidRPr="001A17E4">
                              <w:rPr>
                                <w:rFonts w:ascii="Consolas" w:hAnsi="Consolas"/>
                              </w:rPr>
                              <w:t>class_id</w:t>
                            </w:r>
                            <w:proofErr w:type="spellEnd"/>
                            <w:r w:rsidRPr="001A17E4">
                              <w:rPr>
                                <w:rFonts w:ascii="Consolas" w:hAnsi="Consolas"/>
                              </w:rPr>
                              <w:t>`</w:t>
                            </w:r>
                            <w:r>
                              <w:rPr>
                                <w:rFonts w:ascii="Consolas" w:hAnsi="Consolas"/>
                              </w:rPr>
                              <w:t>，</w:t>
                            </w:r>
                            <w:r w:rsidRPr="001A17E4">
                              <w:rPr>
                                <w:rFonts w:ascii="Consolas" w:hAnsi="Consolas"/>
                              </w:rPr>
                              <w:t>`</w:t>
                            </w:r>
                            <w:proofErr w:type="spellStart"/>
                            <w:r w:rsidRPr="001A17E4">
                              <w:rPr>
                                <w:rFonts w:ascii="Consolas" w:hAnsi="Consolas"/>
                              </w:rPr>
                              <w:t>teacher_id</w:t>
                            </w:r>
                            <w:proofErr w:type="spellEnd"/>
                            <w:r w:rsidRPr="001A17E4">
                              <w:rPr>
                                <w:rFonts w:ascii="Consolas" w:hAnsi="Consolas"/>
                              </w:rPr>
                              <w:t>`)</w:t>
                            </w:r>
                            <w:r>
                              <w:rPr>
                                <w:rFonts w:ascii="Consolas" w:hAnsi="Consolas"/>
                              </w:rPr>
                              <w:t>，</w:t>
                            </w:r>
                          </w:p>
                          <w:p w14:paraId="1ED3EE1D" w14:textId="722385C4" w:rsidR="001D6546" w:rsidRPr="001A17E4" w:rsidRDefault="001D6546" w:rsidP="00386FF3">
                            <w:pPr>
                              <w:ind w:left="376" w:hangingChars="200" w:hanging="376"/>
                              <w:rPr>
                                <w:rFonts w:ascii="Consolas" w:hAnsi="Consolas"/>
                              </w:rPr>
                            </w:pPr>
                            <w:r w:rsidRPr="001A17E4">
                              <w:rPr>
                                <w:rFonts w:ascii="Consolas" w:hAnsi="Consolas"/>
                              </w:rPr>
                              <w:t xml:space="preserve">  </w:t>
                            </w:r>
                            <w:r w:rsidRPr="001A17E4">
                              <w:rPr>
                                <w:rFonts w:ascii="Consolas" w:hAnsi="Consolas"/>
                              </w:rPr>
                              <w:tab/>
                              <w:t>ADD KEY `</w:t>
                            </w:r>
                            <w:proofErr w:type="spellStart"/>
                            <w:r w:rsidRPr="001A17E4">
                              <w:rPr>
                                <w:rFonts w:ascii="Consolas" w:hAnsi="Consolas"/>
                              </w:rPr>
                              <w:t>class_id</w:t>
                            </w:r>
                            <w:proofErr w:type="spellEnd"/>
                            <w:r w:rsidRPr="001A17E4">
                              <w:rPr>
                                <w:rFonts w:ascii="Consolas" w:hAnsi="Consolas"/>
                              </w:rPr>
                              <w:t>` (`</w:t>
                            </w:r>
                            <w:proofErr w:type="spellStart"/>
                            <w:r w:rsidRPr="001A17E4">
                              <w:rPr>
                                <w:rFonts w:ascii="Consolas" w:hAnsi="Consolas"/>
                              </w:rPr>
                              <w:t>class_id</w:t>
                            </w:r>
                            <w:proofErr w:type="spellEnd"/>
                            <w:r w:rsidRPr="001A17E4">
                              <w:rPr>
                                <w:rFonts w:ascii="Consolas" w:hAnsi="Consolas"/>
                              </w:rPr>
                              <w:t>`)</w:t>
                            </w:r>
                            <w:r>
                              <w:rPr>
                                <w:rFonts w:ascii="Consolas" w:hAnsi="Consolas"/>
                              </w:rPr>
                              <w:t>，</w:t>
                            </w:r>
                          </w:p>
                          <w:p w14:paraId="43628635" w14:textId="77777777" w:rsidR="001D6546" w:rsidRPr="001A17E4" w:rsidRDefault="001D6546" w:rsidP="00386FF3">
                            <w:pPr>
                              <w:ind w:left="376" w:hangingChars="200" w:hanging="376"/>
                              <w:rPr>
                                <w:rFonts w:ascii="Consolas" w:hAnsi="Consolas"/>
                              </w:rPr>
                            </w:pPr>
                            <w:r w:rsidRPr="001A17E4">
                              <w:rPr>
                                <w:rFonts w:ascii="Consolas" w:hAnsi="Consolas"/>
                              </w:rPr>
                              <w:t xml:space="preserve">  </w:t>
                            </w:r>
                            <w:r w:rsidRPr="001A17E4">
                              <w:rPr>
                                <w:rFonts w:ascii="Consolas" w:hAnsi="Consolas"/>
                              </w:rPr>
                              <w:tab/>
                              <w:t>ADD KEY `</w:t>
                            </w:r>
                            <w:proofErr w:type="spellStart"/>
                            <w:r w:rsidRPr="001A17E4">
                              <w:rPr>
                                <w:rFonts w:ascii="Consolas" w:hAnsi="Consolas"/>
                              </w:rPr>
                              <w:t>teacher_id</w:t>
                            </w:r>
                            <w:proofErr w:type="spellEnd"/>
                            <w:r w:rsidRPr="001A17E4">
                              <w:rPr>
                                <w:rFonts w:ascii="Consolas" w:hAnsi="Consolas"/>
                              </w:rPr>
                              <w:t>` (`</w:t>
                            </w:r>
                            <w:proofErr w:type="spellStart"/>
                            <w:r w:rsidRPr="001A17E4">
                              <w:rPr>
                                <w:rFonts w:ascii="Consolas" w:hAnsi="Consolas"/>
                              </w:rPr>
                              <w:t>teacher_id</w:t>
                            </w:r>
                            <w:proofErr w:type="spellEnd"/>
                            <w:r w:rsidRPr="001A17E4">
                              <w:rPr>
                                <w:rFonts w:ascii="Consolas" w:hAnsi="Consolas"/>
                              </w:rPr>
                              <w:t>`);</w:t>
                            </w:r>
                          </w:p>
                          <w:p w14:paraId="35C37785" w14:textId="77777777" w:rsidR="001D6546" w:rsidRPr="001A17E4" w:rsidRDefault="001D6546" w:rsidP="00386FF3">
                            <w:pPr>
                              <w:ind w:firstLine="188"/>
                              <w:rPr>
                                <w:rFonts w:ascii="Consolas" w:hAnsi="Consolas"/>
                              </w:rPr>
                            </w:pPr>
                            <w:r w:rsidRPr="001A17E4">
                              <w:rPr>
                                <w:rFonts w:ascii="Consolas" w:hAnsi="Consolas"/>
                              </w:rPr>
                              <w:t>)</w:t>
                            </w:r>
                          </w:p>
                          <w:p w14:paraId="26CD021C" w14:textId="77777777" w:rsidR="001D6546" w:rsidRPr="0007227C" w:rsidRDefault="001D6546" w:rsidP="00386FF3">
                            <w:pPr>
                              <w:ind w:firstLineChars="200" w:firstLine="37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4919F" id="テキスト ボックス 19" o:spid="_x0000_s1033" type="#_x0000_t202" style="position:absolute;left:0;text-align:left;margin-left:372.55pt;margin-top:20.85pt;width:423.75pt;height:432.75pt;z-index:251786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" fillcolor="white [3201]" strokeweight=".5pt">
                <v:textbox>
                  <w:txbxContent>
                    <w:p w14:paraId="013132F5" w14:textId="77777777" w:rsidR="001D6546" w:rsidRPr="001A17E4" w:rsidRDefault="001D6546" w:rsidP="00386FF3">
                      <w:pPr>
                        <w:ind w:firstLine="188"/>
                        <w:rPr>
                          <w:rFonts w:ascii="Consolas" w:hAnsi="Consolas"/>
                        </w:rPr>
                      </w:pPr>
                      <w:r w:rsidRPr="001A17E4">
                        <w:rPr>
                          <w:rFonts w:ascii="Consolas" w:hAnsi="Consolas"/>
                        </w:rPr>
                        <w:t>CREATE TABLE `timetable` (</w:t>
                      </w:r>
                    </w:p>
                    <w:p w14:paraId="577C803F" w14:textId="25AC77B0" w:rsidR="001D6546" w:rsidRPr="001A17E4" w:rsidRDefault="001D6546" w:rsidP="00386FF3">
                      <w:pPr>
                        <w:ind w:firstLine="188"/>
                        <w:rPr>
                          <w:rFonts w:ascii="Consolas" w:hAnsi="Consolas"/>
                        </w:rPr>
                      </w:pPr>
                      <w:r w:rsidRPr="001A17E4">
                        <w:rPr>
                          <w:rFonts w:ascii="Consolas" w:hAnsi="Consolas"/>
                        </w:rPr>
                        <w:t xml:space="preserve">  `timetable_id` int NOT NULL COMMENT '</w:t>
                      </w:r>
                      <w:r w:rsidRPr="001A17E4">
                        <w:rPr>
                          <w:rFonts w:ascii="Consolas" w:hAnsi="Consolas"/>
                        </w:rPr>
                        <w:t>時間割</w:t>
                      </w:r>
                      <w:r w:rsidRPr="001A17E4">
                        <w:rPr>
                          <w:rFonts w:ascii="Consolas" w:hAnsi="Consolas"/>
                        </w:rPr>
                        <w:t>ID'</w:t>
                      </w:r>
                      <w:r>
                        <w:rPr>
                          <w:rFonts w:ascii="Consolas" w:hAnsi="Consolas"/>
                        </w:rPr>
                        <w:t>，</w:t>
                      </w:r>
                    </w:p>
                    <w:p w14:paraId="5E50E746" w14:textId="7BDCEB32" w:rsidR="001D6546" w:rsidRPr="001A17E4" w:rsidRDefault="001D6546" w:rsidP="00386FF3">
                      <w:pPr>
                        <w:ind w:firstLine="188"/>
                        <w:rPr>
                          <w:rFonts w:ascii="Consolas" w:hAnsi="Consolas"/>
                        </w:rPr>
                      </w:pPr>
                      <w:r w:rsidRPr="001A17E4">
                        <w:rPr>
                          <w:rFonts w:ascii="Consolas" w:hAnsi="Consolas"/>
                        </w:rPr>
                        <w:t xml:space="preserve">  `period` int NOT NULL COMMENT '</w:t>
                      </w:r>
                      <w:r w:rsidRPr="001A17E4">
                        <w:rPr>
                          <w:rFonts w:ascii="Consolas" w:hAnsi="Consolas"/>
                        </w:rPr>
                        <w:t>コマ目</w:t>
                      </w:r>
                      <w:r w:rsidRPr="001A17E4">
                        <w:rPr>
                          <w:rFonts w:ascii="Consolas" w:hAnsi="Consolas"/>
                        </w:rPr>
                        <w:t>'</w:t>
                      </w:r>
                      <w:r>
                        <w:rPr>
                          <w:rFonts w:ascii="Consolas" w:hAnsi="Consolas"/>
                        </w:rPr>
                        <w:t>，</w:t>
                      </w:r>
                    </w:p>
                    <w:p w14:paraId="60C54D6E" w14:textId="2954266B" w:rsidR="001D6546" w:rsidRPr="001A17E4" w:rsidRDefault="001D6546" w:rsidP="00386FF3">
                      <w:pPr>
                        <w:ind w:firstLine="188"/>
                        <w:rPr>
                          <w:rFonts w:ascii="Consolas" w:hAnsi="Consolas"/>
                        </w:rPr>
                      </w:pPr>
                      <w:r w:rsidRPr="001A17E4">
                        <w:rPr>
                          <w:rFonts w:ascii="Consolas" w:hAnsi="Consolas"/>
                        </w:rPr>
                        <w:t xml:space="preserve">  `time` date NOT NULL COMMENT '</w:t>
                      </w:r>
                      <w:r w:rsidRPr="001A17E4">
                        <w:rPr>
                          <w:rFonts w:ascii="Consolas" w:hAnsi="Consolas"/>
                        </w:rPr>
                        <w:t>月日</w:t>
                      </w:r>
                      <w:r w:rsidRPr="001A17E4">
                        <w:rPr>
                          <w:rFonts w:ascii="Consolas" w:hAnsi="Consolas"/>
                        </w:rPr>
                        <w:t>'</w:t>
                      </w:r>
                      <w:r>
                        <w:rPr>
                          <w:rFonts w:ascii="Consolas" w:hAnsi="Consolas"/>
                        </w:rPr>
                        <w:t>，</w:t>
                      </w:r>
                    </w:p>
                    <w:p w14:paraId="0C386F79" w14:textId="2AE7AC93" w:rsidR="001D6546" w:rsidRPr="001A17E4" w:rsidRDefault="001D6546" w:rsidP="00386FF3">
                      <w:pPr>
                        <w:ind w:firstLineChars="200" w:firstLine="376"/>
                        <w:rPr>
                          <w:rFonts w:ascii="Consolas" w:hAnsi="Consolas"/>
                        </w:rPr>
                      </w:pPr>
                      <w:r w:rsidRPr="001A17E4">
                        <w:rPr>
                          <w:rFonts w:ascii="Consolas" w:hAnsi="Consolas"/>
                        </w:rPr>
                        <w:t>`subject_id` varchar(5) NOT NULL COMMENT '</w:t>
                      </w:r>
                      <w:r w:rsidRPr="001A17E4">
                        <w:rPr>
                          <w:rFonts w:ascii="Consolas" w:hAnsi="Consolas"/>
                        </w:rPr>
                        <w:t>科目</w:t>
                      </w:r>
                      <w:r w:rsidRPr="001A17E4">
                        <w:rPr>
                          <w:rFonts w:ascii="Consolas" w:hAnsi="Consolas"/>
                        </w:rPr>
                        <w:t>ID'</w:t>
                      </w:r>
                      <w:r>
                        <w:rPr>
                          <w:rFonts w:ascii="Consolas" w:hAnsi="Consolas"/>
                        </w:rPr>
                        <w:t>，</w:t>
                      </w:r>
                    </w:p>
                    <w:p w14:paraId="6C1927C2" w14:textId="31D347A7" w:rsidR="001D6546" w:rsidRPr="001A17E4" w:rsidRDefault="001D6546" w:rsidP="00386FF3">
                      <w:pPr>
                        <w:ind w:firstLineChars="200" w:firstLine="376"/>
                        <w:rPr>
                          <w:rFonts w:ascii="Consolas" w:hAnsi="Consolas"/>
                        </w:rPr>
                      </w:pPr>
                      <w:r w:rsidRPr="001A17E4">
                        <w:rPr>
                          <w:rFonts w:ascii="Consolas" w:hAnsi="Consolas"/>
                        </w:rPr>
                        <w:t>`class_id` int NOT NULL COMMENT '</w:t>
                      </w:r>
                      <w:r w:rsidRPr="001A17E4">
                        <w:rPr>
                          <w:rFonts w:ascii="Consolas" w:hAnsi="Consolas"/>
                        </w:rPr>
                        <w:t>教室</w:t>
                      </w:r>
                      <w:r w:rsidRPr="001A17E4">
                        <w:rPr>
                          <w:rFonts w:ascii="Consolas" w:hAnsi="Consolas"/>
                        </w:rPr>
                        <w:t>ID'</w:t>
                      </w:r>
                      <w:r>
                        <w:rPr>
                          <w:rFonts w:ascii="Consolas" w:hAnsi="Consolas"/>
                        </w:rPr>
                        <w:t>，</w:t>
                      </w:r>
                    </w:p>
                    <w:p w14:paraId="1C171D2A" w14:textId="2A9B89F6" w:rsidR="001D6546" w:rsidRPr="001A17E4" w:rsidRDefault="001D6546" w:rsidP="00386FF3">
                      <w:pPr>
                        <w:ind w:firstLine="188"/>
                        <w:rPr>
                          <w:rFonts w:ascii="Consolas" w:hAnsi="Consolas"/>
                        </w:rPr>
                      </w:pPr>
                      <w:r w:rsidRPr="001A17E4">
                        <w:rPr>
                          <w:rFonts w:ascii="Consolas" w:hAnsi="Consolas"/>
                        </w:rPr>
                        <w:t xml:space="preserve">  `teacher_id` int NOT NULL COMMENT '</w:t>
                      </w:r>
                      <w:r w:rsidRPr="001A17E4">
                        <w:rPr>
                          <w:rFonts w:ascii="Consolas" w:hAnsi="Consolas"/>
                        </w:rPr>
                        <w:t>教員</w:t>
                      </w:r>
                      <w:r w:rsidRPr="001A17E4">
                        <w:rPr>
                          <w:rFonts w:ascii="Consolas" w:hAnsi="Consolas"/>
                        </w:rPr>
                        <w:t>ID'</w:t>
                      </w:r>
                      <w:r>
                        <w:rPr>
                          <w:rFonts w:ascii="Consolas" w:hAnsi="Consolas"/>
                        </w:rPr>
                        <w:t>，</w:t>
                      </w:r>
                    </w:p>
                    <w:p w14:paraId="3DC68616" w14:textId="58FCD82E" w:rsidR="001D6546" w:rsidRPr="001A17E4" w:rsidRDefault="001D6546" w:rsidP="00386FF3">
                      <w:pPr>
                        <w:ind w:firstLine="188"/>
                        <w:rPr>
                          <w:rFonts w:ascii="Consolas" w:hAnsi="Consolas"/>
                        </w:rPr>
                      </w:pPr>
                      <w:r w:rsidRPr="001A17E4">
                        <w:rPr>
                          <w:rFonts w:ascii="Consolas" w:hAnsi="Consolas"/>
                        </w:rPr>
                        <w:t xml:space="preserve">  `frame_id` int NOT NULL COMMENT '</w:t>
                      </w:r>
                      <w:r w:rsidRPr="001A17E4">
                        <w:rPr>
                          <w:rFonts w:ascii="Consolas" w:hAnsi="Consolas"/>
                        </w:rPr>
                        <w:t>コマ</w:t>
                      </w:r>
                      <w:r w:rsidRPr="001A17E4">
                        <w:rPr>
                          <w:rFonts w:ascii="Consolas" w:hAnsi="Consolas"/>
                        </w:rPr>
                        <w:t>ID'</w:t>
                      </w:r>
                      <w:r>
                        <w:rPr>
                          <w:rFonts w:ascii="Consolas" w:hAnsi="Consolas"/>
                        </w:rPr>
                        <w:t>，</w:t>
                      </w:r>
                    </w:p>
                    <w:p w14:paraId="0412CBD1" w14:textId="12F81FF5" w:rsidR="001D6546" w:rsidRPr="001A17E4" w:rsidRDefault="001D6546" w:rsidP="00386FF3">
                      <w:pPr>
                        <w:ind w:firstLineChars="200" w:firstLine="376"/>
                        <w:rPr>
                          <w:rFonts w:ascii="Consolas" w:hAnsi="Consolas"/>
                        </w:rPr>
                      </w:pPr>
                      <w:r w:rsidRPr="001A17E4">
                        <w:rPr>
                          <w:rFonts w:ascii="Consolas" w:hAnsi="Consolas"/>
                        </w:rPr>
                        <w:t>`news` text NOT NULL COMMENT '</w:t>
                      </w:r>
                      <w:r w:rsidRPr="001A17E4">
                        <w:rPr>
                          <w:rFonts w:ascii="Consolas" w:hAnsi="Consolas"/>
                        </w:rPr>
                        <w:t>記事</w:t>
                      </w:r>
                      <w:r w:rsidRPr="001A17E4">
                        <w:rPr>
                          <w:rFonts w:ascii="Consolas" w:hAnsi="Consolas"/>
                        </w:rPr>
                        <w:t>'</w:t>
                      </w:r>
                      <w:r>
                        <w:rPr>
                          <w:rFonts w:ascii="Consolas" w:hAnsi="Consolas"/>
                        </w:rPr>
                        <w:t>，</w:t>
                      </w:r>
                    </w:p>
                    <w:p w14:paraId="6021D1E3" w14:textId="06095ECA" w:rsidR="001D6546" w:rsidRPr="001A17E4" w:rsidRDefault="001D6546" w:rsidP="00386FF3">
                      <w:pPr>
                        <w:ind w:left="376" w:hangingChars="200" w:hanging="376"/>
                        <w:rPr>
                          <w:rFonts w:ascii="Consolas" w:hAnsi="Consolas"/>
                        </w:rPr>
                      </w:pPr>
                      <w:r w:rsidRPr="001A17E4">
                        <w:rPr>
                          <w:rFonts w:ascii="Consolas" w:hAnsi="Consolas"/>
                        </w:rPr>
                        <w:t xml:space="preserve">    `update_date_and_time` timestamp NOT NULL DEFAULT CURRENT_TIMESTAMP COMMENT '</w:t>
                      </w:r>
                      <w:r w:rsidRPr="001A17E4">
                        <w:rPr>
                          <w:rFonts w:ascii="Consolas" w:hAnsi="Consolas"/>
                        </w:rPr>
                        <w:t>更新日時</w:t>
                      </w:r>
                      <w:r w:rsidRPr="001A17E4">
                        <w:rPr>
                          <w:rFonts w:ascii="Consolas" w:hAnsi="Consolas"/>
                        </w:rPr>
                        <w:t>'</w:t>
                      </w:r>
                      <w:r>
                        <w:rPr>
                          <w:rFonts w:ascii="Consolas" w:hAnsi="Consolas"/>
                        </w:rPr>
                        <w:t>，</w:t>
                      </w:r>
                    </w:p>
                    <w:p w14:paraId="0C7DDDD1" w14:textId="77777777" w:rsidR="001D6546" w:rsidRPr="001A17E4" w:rsidRDefault="001D6546" w:rsidP="00386FF3">
                      <w:pPr>
                        <w:ind w:left="376" w:hangingChars="200" w:hanging="376"/>
                        <w:rPr>
                          <w:rFonts w:ascii="Consolas" w:hAnsi="Consolas"/>
                        </w:rPr>
                      </w:pPr>
                      <w:r w:rsidRPr="001A17E4">
                        <w:rPr>
                          <w:rFonts w:ascii="Consolas" w:hAnsi="Consolas"/>
                        </w:rPr>
                        <w:t xml:space="preserve">    PRIMARY KEY(timetable_id)</w:t>
                      </w:r>
                    </w:p>
                    <w:p w14:paraId="53B34110" w14:textId="03FAFEBB" w:rsidR="001D6546" w:rsidRPr="001A17E4" w:rsidRDefault="001D6546" w:rsidP="00386FF3">
                      <w:pPr>
                        <w:ind w:left="376" w:hangingChars="200" w:hanging="376"/>
                        <w:rPr>
                          <w:rFonts w:ascii="Consolas" w:hAnsi="Consolas"/>
                        </w:rPr>
                      </w:pPr>
                      <w:r w:rsidRPr="001A17E4">
                        <w:rPr>
                          <w:rFonts w:ascii="Consolas" w:hAnsi="Consolas"/>
                        </w:rPr>
                        <w:tab/>
                        <w:t>ADD KEY `subject_id` (`subject_id`</w:t>
                      </w:r>
                      <w:r>
                        <w:rPr>
                          <w:rFonts w:ascii="Consolas" w:hAnsi="Consolas"/>
                        </w:rPr>
                        <w:t>，</w:t>
                      </w:r>
                      <w:r w:rsidRPr="001A17E4">
                        <w:rPr>
                          <w:rFonts w:ascii="Consolas" w:hAnsi="Consolas"/>
                        </w:rPr>
                        <w:t>`class_id`</w:t>
                      </w:r>
                      <w:r>
                        <w:rPr>
                          <w:rFonts w:ascii="Consolas" w:hAnsi="Consolas"/>
                        </w:rPr>
                        <w:t>，</w:t>
                      </w:r>
                      <w:r w:rsidRPr="001A17E4">
                        <w:rPr>
                          <w:rFonts w:ascii="Consolas" w:hAnsi="Consolas"/>
                        </w:rPr>
                        <w:t>`teacher_id`)</w:t>
                      </w:r>
                      <w:r>
                        <w:rPr>
                          <w:rFonts w:ascii="Consolas" w:hAnsi="Consolas"/>
                        </w:rPr>
                        <w:t>，</w:t>
                      </w:r>
                    </w:p>
                    <w:p w14:paraId="1ED3EE1D" w14:textId="722385C4" w:rsidR="001D6546" w:rsidRPr="001A17E4" w:rsidRDefault="001D6546" w:rsidP="00386FF3">
                      <w:pPr>
                        <w:ind w:left="376" w:hangingChars="200" w:hanging="376"/>
                        <w:rPr>
                          <w:rFonts w:ascii="Consolas" w:hAnsi="Consolas"/>
                        </w:rPr>
                      </w:pPr>
                      <w:r w:rsidRPr="001A17E4">
                        <w:rPr>
                          <w:rFonts w:ascii="Consolas" w:hAnsi="Consolas"/>
                        </w:rPr>
                        <w:t xml:space="preserve">  </w:t>
                      </w:r>
                      <w:r w:rsidRPr="001A17E4">
                        <w:rPr>
                          <w:rFonts w:ascii="Consolas" w:hAnsi="Consolas"/>
                        </w:rPr>
                        <w:tab/>
                        <w:t>ADD KEY `class_id` (`class_id`)</w:t>
                      </w:r>
                      <w:r>
                        <w:rPr>
                          <w:rFonts w:ascii="Consolas" w:hAnsi="Consolas"/>
                        </w:rPr>
                        <w:t>，</w:t>
                      </w:r>
                    </w:p>
                    <w:p w14:paraId="43628635" w14:textId="77777777" w:rsidR="001D6546" w:rsidRPr="001A17E4" w:rsidRDefault="001D6546" w:rsidP="00386FF3">
                      <w:pPr>
                        <w:ind w:left="376" w:hangingChars="200" w:hanging="376"/>
                        <w:rPr>
                          <w:rFonts w:ascii="Consolas" w:hAnsi="Consolas"/>
                        </w:rPr>
                      </w:pPr>
                      <w:r w:rsidRPr="001A17E4">
                        <w:rPr>
                          <w:rFonts w:ascii="Consolas" w:hAnsi="Consolas"/>
                        </w:rPr>
                        <w:t xml:space="preserve">  </w:t>
                      </w:r>
                      <w:r w:rsidRPr="001A17E4">
                        <w:rPr>
                          <w:rFonts w:ascii="Consolas" w:hAnsi="Consolas"/>
                        </w:rPr>
                        <w:tab/>
                        <w:t>ADD KEY `teacher_id` (`teacher_id`);</w:t>
                      </w:r>
                    </w:p>
                    <w:p w14:paraId="35C37785" w14:textId="77777777" w:rsidR="001D6546" w:rsidRPr="001A17E4" w:rsidRDefault="001D6546" w:rsidP="00386FF3">
                      <w:pPr>
                        <w:ind w:firstLine="188"/>
                        <w:rPr>
                          <w:rFonts w:ascii="Consolas" w:hAnsi="Consolas"/>
                        </w:rPr>
                      </w:pPr>
                      <w:r w:rsidRPr="001A17E4">
                        <w:rPr>
                          <w:rFonts w:ascii="Consolas" w:hAnsi="Consolas"/>
                        </w:rPr>
                        <w:t>)</w:t>
                      </w:r>
                    </w:p>
                    <w:p w14:paraId="26CD021C" w14:textId="77777777" w:rsidR="001D6546" w:rsidRPr="0007227C" w:rsidRDefault="001D6546" w:rsidP="00386FF3">
                      <w:pPr>
                        <w:ind w:firstLineChars="200" w:firstLine="376"/>
                      </w:pPr>
                    </w:p>
                  </w:txbxContent>
                </v:textbox>
                <w10:wrap anchorx="margin"/>
              </v:shape>
            </w:pict>
          </mc:Fallback>
        </mc:AlternateContent>
      </w:r>
      <w:r>
        <w:rPr>
          <w:rFonts w:hint="eastAsia"/>
        </w:rPr>
        <w:t>リスト3.2.7　時間割テーブル作成S</w:t>
      </w:r>
      <w:r>
        <w:t>QL</w:t>
      </w:r>
    </w:p>
    <w:p w14:paraId="536A3C78" w14:textId="77777777" w:rsidR="00386FF3" w:rsidRPr="005A65A0" w:rsidRDefault="00386FF3" w:rsidP="00386FF3">
      <w:pPr>
        <w:ind w:firstLine="188"/>
      </w:pPr>
    </w:p>
    <w:p w14:paraId="2D9EB13E" w14:textId="77777777" w:rsidR="00386FF3" w:rsidRDefault="00386FF3" w:rsidP="00386FF3">
      <w:pPr>
        <w:widowControl/>
        <w:spacing w:line="240" w:lineRule="auto"/>
        <w:ind w:firstLineChars="0" w:firstLine="0"/>
        <w:jc w:val="left"/>
      </w:pPr>
      <w:r>
        <w:br w:type="page"/>
      </w:r>
    </w:p>
    <w:p w14:paraId="3C0275B5" w14:textId="77777777" w:rsidR="00386FF3" w:rsidRDefault="00386FF3" w:rsidP="00386FF3">
      <w:pPr>
        <w:ind w:firstLine="188"/>
      </w:pPr>
      <w:r>
        <w:rPr>
          <w:rFonts w:hint="eastAsia"/>
        </w:rPr>
        <w:lastRenderedPageBreak/>
        <w:t>（７）外部キー制約</w:t>
      </w:r>
    </w:p>
    <w:p w14:paraId="456A86F5" w14:textId="77777777" w:rsidR="00386FF3" w:rsidRDefault="00386FF3" w:rsidP="00386FF3">
      <w:pPr>
        <w:ind w:firstLine="188"/>
        <w:jc w:val="center"/>
      </w:pPr>
      <w:r>
        <w:rPr>
          <w:rFonts w:hint="eastAsia"/>
        </w:rPr>
        <w:t>リスト3</w:t>
      </w:r>
      <w:r>
        <w:t>.2.8</w:t>
      </w:r>
      <w:r>
        <w:rPr>
          <w:rFonts w:hint="eastAsia"/>
        </w:rPr>
        <w:t xml:space="preserve">　時間割テーブル外部キー設定SQL</w:t>
      </w:r>
    </w:p>
    <w:p w14:paraId="22C8358E" w14:textId="77777777" w:rsidR="00386FF3" w:rsidRPr="0007227C" w:rsidRDefault="00386FF3" w:rsidP="00386FF3">
      <w:pPr>
        <w:ind w:firstLineChars="0" w:firstLine="0"/>
      </w:pPr>
      <w:r>
        <w:rPr>
          <w:noProof/>
        </w:rPr>
        <mc:AlternateContent>
          <mc:Choice Requires="wps">
            <w:drawing>
              <wp:anchor distT="0" distB="0" distL="114300" distR="114300" simplePos="0" relativeHeight="251787264" behindDoc="0" locked="0" layoutInCell="1" allowOverlap="1" wp14:anchorId="2A5A81E4" wp14:editId="6D35DF91">
                <wp:simplePos x="0" y="0"/>
                <wp:positionH relativeFrom="margin">
                  <wp:align>right</wp:align>
                </wp:positionH>
                <wp:positionV relativeFrom="paragraph">
                  <wp:posOffset>15875</wp:posOffset>
                </wp:positionV>
                <wp:extent cx="5381625" cy="1085850"/>
                <wp:effectExtent l="0" t="0" r="28575" b="19050"/>
                <wp:wrapNone/>
                <wp:docPr id="21" name="テキスト ボックス 21"/>
                <wp:cNvGraphicFramePr/>
                <a:graphic xmlns:a="http://schemas.openxmlformats.org/drawingml/2006/main">
                  <a:graphicData uri="http://schemas.microsoft.com/office/word/2010/wordprocessingShape">
                    <wps:wsp>
                      <wps:cNvSpPr txBox="1"/>
                      <wps:spPr>
                        <a:xfrm>
                          <a:off x="0" y="0"/>
                          <a:ext cx="5381625" cy="1085850"/>
                        </a:xfrm>
                        <a:prstGeom prst="rect">
                          <a:avLst/>
                        </a:prstGeom>
                        <a:solidFill>
                          <a:schemeClr val="lt1"/>
                        </a:solidFill>
                        <a:ln w="6350">
                          <a:solidFill>
                            <a:prstClr val="black"/>
                          </a:solidFill>
                        </a:ln>
                      </wps:spPr>
                      <wps:txbx>
                        <w:txbxContent>
                          <w:p w14:paraId="21D6A904" w14:textId="522E7FE0" w:rsidR="001D6546" w:rsidRPr="001A17E4" w:rsidRDefault="001D6546" w:rsidP="00386FF3">
                            <w:pPr>
                              <w:ind w:firstLine="188"/>
                              <w:rPr>
                                <w:rFonts w:ascii="Consolas" w:hAnsi="Consolas"/>
                              </w:rPr>
                            </w:pPr>
                            <w:r w:rsidRPr="001A17E4">
                              <w:rPr>
                                <w:rFonts w:ascii="Consolas" w:hAnsi="Consolas"/>
                              </w:rPr>
                              <w:t>ADD FOREIGN KEY (`</w:t>
                            </w:r>
                            <w:proofErr w:type="spellStart"/>
                            <w:r w:rsidRPr="001A17E4">
                              <w:rPr>
                                <w:rFonts w:ascii="Consolas" w:hAnsi="Consolas"/>
                              </w:rPr>
                              <w:t>subject_id</w:t>
                            </w:r>
                            <w:proofErr w:type="spellEnd"/>
                            <w:r w:rsidRPr="001A17E4">
                              <w:rPr>
                                <w:rFonts w:ascii="Consolas" w:hAnsi="Consolas"/>
                              </w:rPr>
                              <w:t>`) REFERENCES `syllabus` (`</w:t>
                            </w:r>
                            <w:proofErr w:type="spellStart"/>
                            <w:r w:rsidRPr="001A17E4">
                              <w:rPr>
                                <w:rFonts w:ascii="Consolas" w:hAnsi="Consolas"/>
                              </w:rPr>
                              <w:t>subject_id</w:t>
                            </w:r>
                            <w:proofErr w:type="spellEnd"/>
                            <w:r w:rsidRPr="001A17E4">
                              <w:rPr>
                                <w:rFonts w:ascii="Consolas" w:hAnsi="Consolas"/>
                              </w:rPr>
                              <w:t>`)</w:t>
                            </w:r>
                            <w:r>
                              <w:rPr>
                                <w:rFonts w:ascii="Consolas" w:hAnsi="Consolas"/>
                              </w:rPr>
                              <w:t>，</w:t>
                            </w:r>
                          </w:p>
                          <w:p w14:paraId="431EC4D0" w14:textId="7E099841" w:rsidR="001D6546" w:rsidRPr="001A17E4" w:rsidRDefault="001D6546" w:rsidP="00386FF3">
                            <w:pPr>
                              <w:ind w:firstLine="188"/>
                              <w:rPr>
                                <w:rFonts w:ascii="Consolas" w:hAnsi="Consolas"/>
                              </w:rPr>
                            </w:pPr>
                            <w:r w:rsidRPr="001A17E4">
                              <w:rPr>
                                <w:rFonts w:ascii="Consolas" w:hAnsi="Consolas"/>
                              </w:rPr>
                              <w:t>ADD FOREIGN KEY (`</w:t>
                            </w:r>
                            <w:proofErr w:type="spellStart"/>
                            <w:r w:rsidRPr="001A17E4">
                              <w:rPr>
                                <w:rFonts w:ascii="Consolas" w:hAnsi="Consolas"/>
                              </w:rPr>
                              <w:t>class_id</w:t>
                            </w:r>
                            <w:proofErr w:type="spellEnd"/>
                            <w:r w:rsidRPr="001A17E4">
                              <w:rPr>
                                <w:rFonts w:ascii="Consolas" w:hAnsi="Consolas"/>
                              </w:rPr>
                              <w:t>`) REFERENCES `class` (`</w:t>
                            </w:r>
                            <w:proofErr w:type="spellStart"/>
                            <w:r w:rsidRPr="001A17E4">
                              <w:rPr>
                                <w:rFonts w:ascii="Consolas" w:hAnsi="Consolas"/>
                              </w:rPr>
                              <w:t>class_id</w:t>
                            </w:r>
                            <w:proofErr w:type="spellEnd"/>
                            <w:r w:rsidRPr="001A17E4">
                              <w:rPr>
                                <w:rFonts w:ascii="Consolas" w:hAnsi="Consolas"/>
                              </w:rPr>
                              <w:t>`)</w:t>
                            </w:r>
                            <w:r>
                              <w:rPr>
                                <w:rFonts w:ascii="Consolas" w:hAnsi="Consolas"/>
                              </w:rPr>
                              <w:t>，</w:t>
                            </w:r>
                          </w:p>
                          <w:p w14:paraId="0E71288C" w14:textId="77777777" w:rsidR="001D6546" w:rsidRPr="001A17E4" w:rsidRDefault="001D6546" w:rsidP="00386FF3">
                            <w:pPr>
                              <w:ind w:firstLine="188"/>
                              <w:rPr>
                                <w:rFonts w:ascii="Consolas" w:hAnsi="Consolas"/>
                              </w:rPr>
                            </w:pPr>
                            <w:r w:rsidRPr="001A17E4">
                              <w:rPr>
                                <w:rFonts w:ascii="Consolas" w:hAnsi="Consolas"/>
                              </w:rPr>
                              <w:t>ADD FOREIGN KEY (`</w:t>
                            </w:r>
                            <w:proofErr w:type="spellStart"/>
                            <w:r w:rsidRPr="001A17E4">
                              <w:rPr>
                                <w:rFonts w:ascii="Consolas" w:hAnsi="Consolas"/>
                              </w:rPr>
                              <w:t>teacher_id</w:t>
                            </w:r>
                            <w:proofErr w:type="spellEnd"/>
                            <w:r w:rsidRPr="001A17E4">
                              <w:rPr>
                                <w:rFonts w:ascii="Consolas" w:hAnsi="Consolas"/>
                              </w:rPr>
                              <w:t>`) REFERENCES `teacher` (`</w:t>
                            </w:r>
                            <w:proofErr w:type="spellStart"/>
                            <w:r w:rsidRPr="001A17E4">
                              <w:rPr>
                                <w:rFonts w:ascii="Consolas" w:hAnsi="Consolas"/>
                              </w:rPr>
                              <w:t>teacher_id</w:t>
                            </w:r>
                            <w:proofErr w:type="spellEnd"/>
                            <w:r w:rsidRPr="001A17E4">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A81E4" id="テキスト ボックス 21" o:spid="_x0000_s1034" type="#_x0000_t202" style="position:absolute;left:0;text-align:left;margin-left:372.55pt;margin-top:1.25pt;width:423.75pt;height:85.5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" fillcolor="white [3201]" strokeweight=".5pt">
                <v:textbox>
                  <w:txbxContent>
                    <w:p w14:paraId="21D6A904" w14:textId="522E7FE0" w:rsidR="001D6546" w:rsidRPr="001A17E4" w:rsidRDefault="001D6546" w:rsidP="00386FF3">
                      <w:pPr>
                        <w:ind w:firstLine="188"/>
                        <w:rPr>
                          <w:rFonts w:ascii="Consolas" w:hAnsi="Consolas"/>
                        </w:rPr>
                      </w:pPr>
                      <w:r w:rsidRPr="001A17E4">
                        <w:rPr>
                          <w:rFonts w:ascii="Consolas" w:hAnsi="Consolas"/>
                        </w:rPr>
                        <w:t>ADD FOREIGN KEY (`subject_id`) REFERENCES `syllabus` (`subject_id`)</w:t>
                      </w:r>
                      <w:r>
                        <w:rPr>
                          <w:rFonts w:ascii="Consolas" w:hAnsi="Consolas"/>
                        </w:rPr>
                        <w:t>，</w:t>
                      </w:r>
                    </w:p>
                    <w:p w14:paraId="431EC4D0" w14:textId="7E099841" w:rsidR="001D6546" w:rsidRPr="001A17E4" w:rsidRDefault="001D6546" w:rsidP="00386FF3">
                      <w:pPr>
                        <w:ind w:firstLine="188"/>
                        <w:rPr>
                          <w:rFonts w:ascii="Consolas" w:hAnsi="Consolas"/>
                        </w:rPr>
                      </w:pPr>
                      <w:r w:rsidRPr="001A17E4">
                        <w:rPr>
                          <w:rFonts w:ascii="Consolas" w:hAnsi="Consolas"/>
                        </w:rPr>
                        <w:t>ADD FOREIGN KEY (`class_id`) REFERENCES `class` (`class_id`)</w:t>
                      </w:r>
                      <w:r>
                        <w:rPr>
                          <w:rFonts w:ascii="Consolas" w:hAnsi="Consolas"/>
                        </w:rPr>
                        <w:t>，</w:t>
                      </w:r>
                    </w:p>
                    <w:p w14:paraId="0E71288C" w14:textId="77777777" w:rsidR="001D6546" w:rsidRPr="001A17E4" w:rsidRDefault="001D6546" w:rsidP="00386FF3">
                      <w:pPr>
                        <w:ind w:firstLine="188"/>
                        <w:rPr>
                          <w:rFonts w:ascii="Consolas" w:hAnsi="Consolas"/>
                        </w:rPr>
                      </w:pPr>
                      <w:r w:rsidRPr="001A17E4">
                        <w:rPr>
                          <w:rFonts w:ascii="Consolas" w:hAnsi="Consolas"/>
                        </w:rPr>
                        <w:t>ADD FOREIGN KEY (`teacher_id`) REFERENCES `teacher` (`teacher_id`);</w:t>
                      </w:r>
                    </w:p>
                  </w:txbxContent>
                </v:textbox>
                <w10:wrap anchorx="margin"/>
              </v:shape>
            </w:pict>
          </mc:Fallback>
        </mc:AlternateContent>
      </w:r>
    </w:p>
    <w:p w14:paraId="75BB462D" w14:textId="77777777" w:rsidR="00386FF3" w:rsidRPr="00C75453" w:rsidRDefault="00386FF3" w:rsidP="00386FF3">
      <w:pPr>
        <w:ind w:firstLineChars="0" w:firstLine="0"/>
      </w:pPr>
    </w:p>
    <w:p w14:paraId="2C801207" w14:textId="77777777" w:rsidR="00386FF3" w:rsidRDefault="00386FF3" w:rsidP="00386FF3">
      <w:pPr>
        <w:ind w:firstLine="188"/>
        <w:jc w:val="center"/>
      </w:pPr>
      <w:r>
        <w:rPr>
          <w:noProof/>
        </w:rPr>
        <w:drawing>
          <wp:anchor distT="0" distB="0" distL="114300" distR="114300" simplePos="0" relativeHeight="251788288" behindDoc="0" locked="0" layoutInCell="1" allowOverlap="1" wp14:anchorId="46CEB26A" wp14:editId="029F665A">
            <wp:simplePos x="0" y="0"/>
            <wp:positionH relativeFrom="margin">
              <wp:align>right</wp:align>
            </wp:positionH>
            <wp:positionV relativeFrom="paragraph">
              <wp:posOffset>598805</wp:posOffset>
            </wp:positionV>
            <wp:extent cx="5400040" cy="1943735"/>
            <wp:effectExtent l="0" t="0" r="0" b="0"/>
            <wp:wrapSquare wrapText="bothSides"/>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時間割tbl.PNG"/>
                    <pic:cNvPicPr/>
                  </pic:nvPicPr>
                  <pic:blipFill>
                    <a:blip r:embed="rId20">
                      <a:extLst>
                        <a:ext uri="{28A0092B-C50C-407E-A947-70E740481C1C}">
                          <a14:useLocalDpi xmlns:a14="http://schemas.microsoft.com/office/drawing/2010/main" val="0"/>
                        </a:ext>
                      </a:extLst>
                    </a:blip>
                    <a:stretch>
                      <a:fillRect/>
                    </a:stretch>
                  </pic:blipFill>
                  <pic:spPr>
                    <a:xfrm>
                      <a:off x="0" y="0"/>
                      <a:ext cx="5400040" cy="1943735"/>
                    </a:xfrm>
                    <a:prstGeom prst="rect">
                      <a:avLst/>
                    </a:prstGeom>
                  </pic:spPr>
                </pic:pic>
              </a:graphicData>
            </a:graphic>
          </wp:anchor>
        </w:drawing>
      </w:r>
      <w:r>
        <w:rPr>
          <w:rFonts w:hint="eastAsia"/>
        </w:rPr>
        <w:t>図3.2.7　時間割テーブル</w:t>
      </w:r>
    </w:p>
    <w:p w14:paraId="48405CC0" w14:textId="77777777" w:rsidR="00386FF3" w:rsidRPr="0007227C" w:rsidRDefault="00386FF3" w:rsidP="00386FF3">
      <w:pPr>
        <w:ind w:firstLine="188"/>
        <w:jc w:val="center"/>
      </w:pPr>
      <w:r>
        <w:rPr>
          <w:rFonts w:hint="eastAsia"/>
        </w:rPr>
        <w:t>図3.2.7　時間割テーブル</w:t>
      </w:r>
    </w:p>
    <w:p w14:paraId="68331328" w14:textId="77777777" w:rsidR="00386FF3" w:rsidRDefault="00386FF3" w:rsidP="00386FF3">
      <w:pPr>
        <w:ind w:firstLine="188"/>
      </w:pPr>
      <w:r>
        <w:rPr>
          <w:rFonts w:hint="eastAsia"/>
        </w:rPr>
        <w:t>（８）届け出情報テーブル</w:t>
      </w:r>
    </w:p>
    <w:p w14:paraId="0A72C478" w14:textId="77777777" w:rsidR="00386FF3" w:rsidRPr="002078A7" w:rsidRDefault="00386FF3" w:rsidP="00386FF3">
      <w:pPr>
        <w:ind w:firstLine="188"/>
        <w:jc w:val="center"/>
      </w:pPr>
      <w:r>
        <w:rPr>
          <w:rFonts w:hint="eastAsia"/>
        </w:rPr>
        <w:t>リスト3.2.9　届け出情報テーブル作成SQL</w:t>
      </w:r>
    </w:p>
    <w:p w14:paraId="6FE7E863" w14:textId="77777777" w:rsidR="00386FF3" w:rsidRPr="0007227C" w:rsidRDefault="00386FF3" w:rsidP="00386FF3">
      <w:pPr>
        <w:ind w:firstLine="188"/>
      </w:pPr>
      <w:r>
        <w:rPr>
          <w:noProof/>
        </w:rPr>
        <mc:AlternateContent>
          <mc:Choice Requires="wps">
            <w:drawing>
              <wp:anchor distT="0" distB="0" distL="114300" distR="114300" simplePos="0" relativeHeight="251789312" behindDoc="0" locked="0" layoutInCell="1" allowOverlap="1" wp14:anchorId="38263601" wp14:editId="2CF29DC2">
                <wp:simplePos x="0" y="0"/>
                <wp:positionH relativeFrom="margin">
                  <wp:posOffset>110490</wp:posOffset>
                </wp:positionH>
                <wp:positionV relativeFrom="paragraph">
                  <wp:posOffset>6985</wp:posOffset>
                </wp:positionV>
                <wp:extent cx="5381625" cy="3105150"/>
                <wp:effectExtent l="0" t="0" r="28575" b="19050"/>
                <wp:wrapNone/>
                <wp:docPr id="23" name="テキスト ボックス 23"/>
                <wp:cNvGraphicFramePr/>
                <a:graphic xmlns:a="http://schemas.openxmlformats.org/drawingml/2006/main">
                  <a:graphicData uri="http://schemas.microsoft.com/office/word/2010/wordprocessingShape">
                    <wps:wsp>
                      <wps:cNvSpPr txBox="1"/>
                      <wps:spPr>
                        <a:xfrm>
                          <a:off x="0" y="0"/>
                          <a:ext cx="5381625" cy="3105150"/>
                        </a:xfrm>
                        <a:prstGeom prst="rect">
                          <a:avLst/>
                        </a:prstGeom>
                        <a:solidFill>
                          <a:schemeClr val="lt1"/>
                        </a:solidFill>
                        <a:ln w="6350">
                          <a:solidFill>
                            <a:prstClr val="black"/>
                          </a:solidFill>
                        </a:ln>
                      </wps:spPr>
                      <wps:txbx>
                        <w:txbxContent>
                          <w:p w14:paraId="262D3331" w14:textId="77777777" w:rsidR="001D6546" w:rsidRPr="001A3A36" w:rsidRDefault="001D6546" w:rsidP="00386FF3">
                            <w:pPr>
                              <w:ind w:firstLine="188"/>
                              <w:rPr>
                                <w:rFonts w:ascii="Consolas" w:hAnsi="Consolas"/>
                              </w:rPr>
                            </w:pPr>
                            <w:r w:rsidRPr="001A3A36">
                              <w:rPr>
                                <w:rFonts w:ascii="Consolas" w:hAnsi="Consolas"/>
                              </w:rPr>
                              <w:t>CREATE TABLE `</w:t>
                            </w:r>
                            <w:proofErr w:type="spellStart"/>
                            <w:r w:rsidRPr="001A3A36">
                              <w:rPr>
                                <w:rFonts w:ascii="Consolas" w:hAnsi="Consolas"/>
                              </w:rPr>
                              <w:t>notification_information</w:t>
                            </w:r>
                            <w:proofErr w:type="spellEnd"/>
                            <w:r w:rsidRPr="001A3A36">
                              <w:rPr>
                                <w:rFonts w:ascii="Consolas" w:hAnsi="Consolas"/>
                              </w:rPr>
                              <w:t>` (</w:t>
                            </w:r>
                          </w:p>
                          <w:p w14:paraId="2F119859" w14:textId="46DDF1D8"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notification_id</w:t>
                            </w:r>
                            <w:proofErr w:type="spellEnd"/>
                            <w:r w:rsidRPr="001A3A36">
                              <w:rPr>
                                <w:rFonts w:ascii="Consolas" w:hAnsi="Consolas"/>
                              </w:rPr>
                              <w:t xml:space="preserve">` </w:t>
                            </w:r>
                            <w:proofErr w:type="spellStart"/>
                            <w:r w:rsidRPr="001A3A36">
                              <w:rPr>
                                <w:rFonts w:ascii="Consolas" w:hAnsi="Consolas"/>
                              </w:rPr>
                              <w:t>int</w:t>
                            </w:r>
                            <w:proofErr w:type="spellEnd"/>
                            <w:r w:rsidRPr="001A3A36">
                              <w:rPr>
                                <w:rFonts w:ascii="Consolas" w:hAnsi="Consolas"/>
                              </w:rPr>
                              <w:t xml:space="preserve"> NOT NULL COMMENT '</w:t>
                            </w:r>
                            <w:r w:rsidRPr="001A3A36">
                              <w:rPr>
                                <w:rFonts w:ascii="Consolas" w:hAnsi="Consolas"/>
                              </w:rPr>
                              <w:t>届け出情報</w:t>
                            </w:r>
                            <w:r w:rsidRPr="001A3A36">
                              <w:rPr>
                                <w:rFonts w:ascii="Consolas" w:hAnsi="Consolas"/>
                              </w:rPr>
                              <w:t>ID'</w:t>
                            </w:r>
                            <w:r>
                              <w:rPr>
                                <w:rFonts w:ascii="Consolas" w:hAnsi="Consolas"/>
                              </w:rPr>
                              <w:t>，</w:t>
                            </w:r>
                          </w:p>
                          <w:p w14:paraId="510E54FD" w14:textId="0163BE16"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student_number</w:t>
                            </w:r>
                            <w:proofErr w:type="spellEnd"/>
                            <w:r w:rsidRPr="001A3A36">
                              <w:rPr>
                                <w:rFonts w:ascii="Consolas" w:hAnsi="Consolas"/>
                              </w:rPr>
                              <w:t>` varchar(6) NOT NULL COMMENT '</w:t>
                            </w:r>
                            <w:r w:rsidRPr="001A3A36">
                              <w:rPr>
                                <w:rFonts w:ascii="Consolas" w:hAnsi="Consolas"/>
                              </w:rPr>
                              <w:t>学籍番号</w:t>
                            </w:r>
                            <w:r w:rsidRPr="001A3A36">
                              <w:rPr>
                                <w:rFonts w:ascii="Consolas" w:hAnsi="Consolas"/>
                              </w:rPr>
                              <w:t>'</w:t>
                            </w:r>
                            <w:r>
                              <w:rPr>
                                <w:rFonts w:ascii="Consolas" w:hAnsi="Consolas"/>
                              </w:rPr>
                              <w:t>，</w:t>
                            </w:r>
                          </w:p>
                          <w:p w14:paraId="2DDF52C4" w14:textId="4E38E8ED"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absence_start_date</w:t>
                            </w:r>
                            <w:proofErr w:type="spellEnd"/>
                            <w:r w:rsidRPr="001A3A36">
                              <w:rPr>
                                <w:rFonts w:ascii="Consolas" w:hAnsi="Consolas"/>
                              </w:rPr>
                              <w:t>` date NOT NULL COMMENT '</w:t>
                            </w:r>
                            <w:r w:rsidRPr="001A3A36">
                              <w:rPr>
                                <w:rFonts w:ascii="Consolas" w:hAnsi="Consolas"/>
                              </w:rPr>
                              <w:t>欠席開始日</w:t>
                            </w:r>
                            <w:r w:rsidRPr="001A3A36">
                              <w:rPr>
                                <w:rFonts w:ascii="Consolas" w:hAnsi="Consolas"/>
                              </w:rPr>
                              <w:t>'</w:t>
                            </w:r>
                            <w:r>
                              <w:rPr>
                                <w:rFonts w:ascii="Consolas" w:hAnsi="Consolas"/>
                              </w:rPr>
                              <w:t>，</w:t>
                            </w:r>
                          </w:p>
                          <w:p w14:paraId="6B76EF69" w14:textId="32C2949D"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absence_end_date</w:t>
                            </w:r>
                            <w:proofErr w:type="spellEnd"/>
                            <w:r w:rsidRPr="001A3A36">
                              <w:rPr>
                                <w:rFonts w:ascii="Consolas" w:hAnsi="Consolas"/>
                              </w:rPr>
                              <w:t>` date NOT NULL COMMENT '</w:t>
                            </w:r>
                            <w:r w:rsidRPr="001A3A36">
                              <w:rPr>
                                <w:rFonts w:ascii="Consolas" w:hAnsi="Consolas"/>
                              </w:rPr>
                              <w:t>欠席終了日</w:t>
                            </w:r>
                            <w:r w:rsidRPr="001A3A36">
                              <w:rPr>
                                <w:rFonts w:ascii="Consolas" w:hAnsi="Consolas"/>
                              </w:rPr>
                              <w:t>'</w:t>
                            </w:r>
                            <w:r>
                              <w:rPr>
                                <w:rFonts w:ascii="Consolas" w:hAnsi="Consolas"/>
                              </w:rPr>
                              <w:t>，</w:t>
                            </w:r>
                          </w:p>
                          <w:p w14:paraId="4CCB708D" w14:textId="4BFFF36D"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absence_start_time</w:t>
                            </w:r>
                            <w:proofErr w:type="spellEnd"/>
                            <w:r w:rsidRPr="001A3A36">
                              <w:rPr>
                                <w:rFonts w:ascii="Consolas" w:hAnsi="Consolas"/>
                              </w:rPr>
                              <w:t>` time NOT NULL COMMENT '</w:t>
                            </w:r>
                            <w:r w:rsidRPr="001A3A36">
                              <w:rPr>
                                <w:rFonts w:ascii="Consolas" w:hAnsi="Consolas"/>
                              </w:rPr>
                              <w:t>欠席開始時間</w:t>
                            </w:r>
                            <w:r w:rsidRPr="001A3A36">
                              <w:rPr>
                                <w:rFonts w:ascii="Consolas" w:hAnsi="Consolas"/>
                              </w:rPr>
                              <w:t>'</w:t>
                            </w:r>
                            <w:r>
                              <w:rPr>
                                <w:rFonts w:ascii="Consolas" w:hAnsi="Consolas"/>
                              </w:rPr>
                              <w:t>，</w:t>
                            </w:r>
                          </w:p>
                          <w:p w14:paraId="33A9B028" w14:textId="38F77965"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absence_end_time</w:t>
                            </w:r>
                            <w:proofErr w:type="spellEnd"/>
                            <w:r w:rsidRPr="001A3A36">
                              <w:rPr>
                                <w:rFonts w:ascii="Consolas" w:hAnsi="Consolas"/>
                              </w:rPr>
                              <w:t>` time NOT NULL COMMENT '</w:t>
                            </w:r>
                            <w:r w:rsidRPr="001A3A36">
                              <w:rPr>
                                <w:rFonts w:ascii="Consolas" w:hAnsi="Consolas"/>
                              </w:rPr>
                              <w:t>欠席終了時間</w:t>
                            </w:r>
                            <w:r w:rsidRPr="001A3A36">
                              <w:rPr>
                                <w:rFonts w:ascii="Consolas" w:hAnsi="Consolas"/>
                              </w:rPr>
                              <w:t>'</w:t>
                            </w:r>
                            <w:r>
                              <w:rPr>
                                <w:rFonts w:ascii="Consolas" w:hAnsi="Consolas"/>
                              </w:rPr>
                              <w:t>，</w:t>
                            </w:r>
                          </w:p>
                          <w:p w14:paraId="0FD7CDB2" w14:textId="50768A2A" w:rsidR="001D6546" w:rsidRPr="001A3A36" w:rsidRDefault="001D6546" w:rsidP="00386FF3">
                            <w:pPr>
                              <w:ind w:firstLine="188"/>
                              <w:rPr>
                                <w:rFonts w:ascii="Consolas" w:hAnsi="Consolas"/>
                              </w:rPr>
                            </w:pPr>
                            <w:r w:rsidRPr="001A3A36">
                              <w:rPr>
                                <w:rFonts w:ascii="Consolas" w:hAnsi="Consolas"/>
                              </w:rPr>
                              <w:t xml:space="preserve">  `</w:t>
                            </w:r>
                            <w:proofErr w:type="spellStart"/>
                            <w:r w:rsidRPr="001A3A36">
                              <w:rPr>
                                <w:rFonts w:ascii="Consolas" w:hAnsi="Consolas"/>
                              </w:rPr>
                              <w:t>reason_for_absence</w:t>
                            </w:r>
                            <w:proofErr w:type="spellEnd"/>
                            <w:r w:rsidRPr="001A3A36">
                              <w:rPr>
                                <w:rFonts w:ascii="Consolas" w:hAnsi="Consolas"/>
                              </w:rPr>
                              <w:t>` text NOT NULL COMMENT '</w:t>
                            </w:r>
                            <w:r w:rsidRPr="001A3A36">
                              <w:rPr>
                                <w:rFonts w:ascii="Consolas" w:hAnsi="Consolas"/>
                              </w:rPr>
                              <w:t>欠席理由</w:t>
                            </w:r>
                            <w:r w:rsidRPr="001A3A36">
                              <w:rPr>
                                <w:rFonts w:ascii="Consolas" w:hAnsi="Consolas"/>
                              </w:rPr>
                              <w:t>'</w:t>
                            </w:r>
                            <w:r>
                              <w:rPr>
                                <w:rFonts w:ascii="Consolas" w:hAnsi="Consolas"/>
                              </w:rPr>
                              <w:t>，</w:t>
                            </w:r>
                          </w:p>
                          <w:p w14:paraId="64FACD00" w14:textId="7193C370" w:rsidR="001D6546" w:rsidRPr="001A3A36" w:rsidRDefault="001D6546" w:rsidP="00386FF3">
                            <w:pPr>
                              <w:ind w:firstLine="188"/>
                              <w:rPr>
                                <w:rFonts w:ascii="Consolas" w:hAnsi="Consolas"/>
                              </w:rPr>
                            </w:pPr>
                            <w:r w:rsidRPr="001A3A36">
                              <w:rPr>
                                <w:rFonts w:ascii="Consolas" w:hAnsi="Consolas"/>
                              </w:rPr>
                              <w:t xml:space="preserve">  `remarks` text NOT NULL COMMENT '</w:t>
                            </w:r>
                            <w:r w:rsidRPr="001A3A36">
                              <w:rPr>
                                <w:rFonts w:ascii="Consolas" w:hAnsi="Consolas"/>
                              </w:rPr>
                              <w:t>備考</w:t>
                            </w:r>
                            <w:r w:rsidRPr="001A3A36">
                              <w:rPr>
                                <w:rFonts w:ascii="Consolas" w:hAnsi="Consolas"/>
                              </w:rPr>
                              <w:t>'</w:t>
                            </w:r>
                            <w:r>
                              <w:rPr>
                                <w:rFonts w:ascii="Consolas" w:hAnsi="Consolas"/>
                              </w:rPr>
                              <w:t>，</w:t>
                            </w:r>
                          </w:p>
                          <w:p w14:paraId="049760B4" w14:textId="77777777" w:rsidR="001D6546" w:rsidRDefault="001D6546" w:rsidP="00386FF3">
                            <w:pPr>
                              <w:ind w:left="376" w:hangingChars="200" w:hanging="376"/>
                            </w:pPr>
                            <w:r>
                              <w:t xml:space="preserve"> </w:t>
                            </w:r>
                            <w:r>
                              <w:rPr>
                                <w:rFonts w:hint="eastAsia"/>
                              </w:rPr>
                              <w:t xml:space="preserve">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63601" id="テキスト ボックス 23" o:spid="_x0000_s1035" type="#_x0000_t202" style="position:absolute;left:0;text-align:left;margin-left:8.7pt;margin-top:.55pt;width:423.75pt;height:244.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" fillcolor="white [3201]" strokeweight=".5pt">
                <v:textbox>
                  <w:txbxContent>
                    <w:p w14:paraId="262D3331" w14:textId="77777777" w:rsidR="001D6546" w:rsidRPr="001A3A36" w:rsidRDefault="001D6546" w:rsidP="00386FF3">
                      <w:pPr>
                        <w:ind w:firstLine="188"/>
                        <w:rPr>
                          <w:rFonts w:ascii="Consolas" w:hAnsi="Consolas"/>
                        </w:rPr>
                      </w:pPr>
                      <w:r w:rsidRPr="001A3A36">
                        <w:rPr>
                          <w:rFonts w:ascii="Consolas" w:hAnsi="Consolas"/>
                        </w:rPr>
                        <w:t>CREATE TABLE `notification_information` (</w:t>
                      </w:r>
                    </w:p>
                    <w:p w14:paraId="2F119859" w14:textId="46DDF1D8" w:rsidR="001D6546" w:rsidRPr="001A3A36" w:rsidRDefault="001D6546" w:rsidP="00386FF3">
                      <w:pPr>
                        <w:ind w:firstLine="188"/>
                        <w:rPr>
                          <w:rFonts w:ascii="Consolas" w:hAnsi="Consolas"/>
                        </w:rPr>
                      </w:pPr>
                      <w:r w:rsidRPr="001A3A36">
                        <w:rPr>
                          <w:rFonts w:ascii="Consolas" w:hAnsi="Consolas"/>
                        </w:rPr>
                        <w:t xml:space="preserve">  `notification_id` int NOT NULL COMMENT '</w:t>
                      </w:r>
                      <w:r w:rsidRPr="001A3A36">
                        <w:rPr>
                          <w:rFonts w:ascii="Consolas" w:hAnsi="Consolas"/>
                        </w:rPr>
                        <w:t>届け出情報</w:t>
                      </w:r>
                      <w:r w:rsidRPr="001A3A36">
                        <w:rPr>
                          <w:rFonts w:ascii="Consolas" w:hAnsi="Consolas"/>
                        </w:rPr>
                        <w:t>ID'</w:t>
                      </w:r>
                      <w:r>
                        <w:rPr>
                          <w:rFonts w:ascii="Consolas" w:hAnsi="Consolas"/>
                        </w:rPr>
                        <w:t>，</w:t>
                      </w:r>
                    </w:p>
                    <w:p w14:paraId="510E54FD" w14:textId="0163BE16" w:rsidR="001D6546" w:rsidRPr="001A3A36" w:rsidRDefault="001D6546" w:rsidP="00386FF3">
                      <w:pPr>
                        <w:ind w:firstLine="188"/>
                        <w:rPr>
                          <w:rFonts w:ascii="Consolas" w:hAnsi="Consolas"/>
                        </w:rPr>
                      </w:pPr>
                      <w:r w:rsidRPr="001A3A36">
                        <w:rPr>
                          <w:rFonts w:ascii="Consolas" w:hAnsi="Consolas"/>
                        </w:rPr>
                        <w:t xml:space="preserve">  `student_number` varchar(6) NOT NULL COMMENT '</w:t>
                      </w:r>
                      <w:r w:rsidRPr="001A3A36">
                        <w:rPr>
                          <w:rFonts w:ascii="Consolas" w:hAnsi="Consolas"/>
                        </w:rPr>
                        <w:t>学籍番号</w:t>
                      </w:r>
                      <w:r w:rsidRPr="001A3A36">
                        <w:rPr>
                          <w:rFonts w:ascii="Consolas" w:hAnsi="Consolas"/>
                        </w:rPr>
                        <w:t>'</w:t>
                      </w:r>
                      <w:r>
                        <w:rPr>
                          <w:rFonts w:ascii="Consolas" w:hAnsi="Consolas"/>
                        </w:rPr>
                        <w:t>，</w:t>
                      </w:r>
                    </w:p>
                    <w:p w14:paraId="2DDF52C4" w14:textId="4E38E8ED" w:rsidR="001D6546" w:rsidRPr="001A3A36" w:rsidRDefault="001D6546" w:rsidP="00386FF3">
                      <w:pPr>
                        <w:ind w:firstLine="188"/>
                        <w:rPr>
                          <w:rFonts w:ascii="Consolas" w:hAnsi="Consolas"/>
                        </w:rPr>
                      </w:pPr>
                      <w:r w:rsidRPr="001A3A36">
                        <w:rPr>
                          <w:rFonts w:ascii="Consolas" w:hAnsi="Consolas"/>
                        </w:rPr>
                        <w:t xml:space="preserve">  `absence_start_date` date NOT NULL COMMENT '</w:t>
                      </w:r>
                      <w:r w:rsidRPr="001A3A36">
                        <w:rPr>
                          <w:rFonts w:ascii="Consolas" w:hAnsi="Consolas"/>
                        </w:rPr>
                        <w:t>欠席開始日</w:t>
                      </w:r>
                      <w:r w:rsidRPr="001A3A36">
                        <w:rPr>
                          <w:rFonts w:ascii="Consolas" w:hAnsi="Consolas"/>
                        </w:rPr>
                        <w:t>'</w:t>
                      </w:r>
                      <w:r>
                        <w:rPr>
                          <w:rFonts w:ascii="Consolas" w:hAnsi="Consolas"/>
                        </w:rPr>
                        <w:t>，</w:t>
                      </w:r>
                    </w:p>
                    <w:p w14:paraId="6B76EF69" w14:textId="32C2949D" w:rsidR="001D6546" w:rsidRPr="001A3A36" w:rsidRDefault="001D6546" w:rsidP="00386FF3">
                      <w:pPr>
                        <w:ind w:firstLine="188"/>
                        <w:rPr>
                          <w:rFonts w:ascii="Consolas" w:hAnsi="Consolas"/>
                        </w:rPr>
                      </w:pPr>
                      <w:r w:rsidRPr="001A3A36">
                        <w:rPr>
                          <w:rFonts w:ascii="Consolas" w:hAnsi="Consolas"/>
                        </w:rPr>
                        <w:t xml:space="preserve">  `absence_end_date` date NOT NULL COMMENT '</w:t>
                      </w:r>
                      <w:r w:rsidRPr="001A3A36">
                        <w:rPr>
                          <w:rFonts w:ascii="Consolas" w:hAnsi="Consolas"/>
                        </w:rPr>
                        <w:t>欠席終了日</w:t>
                      </w:r>
                      <w:r w:rsidRPr="001A3A36">
                        <w:rPr>
                          <w:rFonts w:ascii="Consolas" w:hAnsi="Consolas"/>
                        </w:rPr>
                        <w:t>'</w:t>
                      </w:r>
                      <w:r>
                        <w:rPr>
                          <w:rFonts w:ascii="Consolas" w:hAnsi="Consolas"/>
                        </w:rPr>
                        <w:t>，</w:t>
                      </w:r>
                    </w:p>
                    <w:p w14:paraId="4CCB708D" w14:textId="4BFFF36D" w:rsidR="001D6546" w:rsidRPr="001A3A36" w:rsidRDefault="001D6546" w:rsidP="00386FF3">
                      <w:pPr>
                        <w:ind w:firstLine="188"/>
                        <w:rPr>
                          <w:rFonts w:ascii="Consolas" w:hAnsi="Consolas"/>
                        </w:rPr>
                      </w:pPr>
                      <w:r w:rsidRPr="001A3A36">
                        <w:rPr>
                          <w:rFonts w:ascii="Consolas" w:hAnsi="Consolas"/>
                        </w:rPr>
                        <w:t xml:space="preserve">  `absence_start_time` time NOT NULL COMMENT '</w:t>
                      </w:r>
                      <w:r w:rsidRPr="001A3A36">
                        <w:rPr>
                          <w:rFonts w:ascii="Consolas" w:hAnsi="Consolas"/>
                        </w:rPr>
                        <w:t>欠席開始時間</w:t>
                      </w:r>
                      <w:r w:rsidRPr="001A3A36">
                        <w:rPr>
                          <w:rFonts w:ascii="Consolas" w:hAnsi="Consolas"/>
                        </w:rPr>
                        <w:t>'</w:t>
                      </w:r>
                      <w:r>
                        <w:rPr>
                          <w:rFonts w:ascii="Consolas" w:hAnsi="Consolas"/>
                        </w:rPr>
                        <w:t>，</w:t>
                      </w:r>
                    </w:p>
                    <w:p w14:paraId="33A9B028" w14:textId="38F77965" w:rsidR="001D6546" w:rsidRPr="001A3A36" w:rsidRDefault="001D6546" w:rsidP="00386FF3">
                      <w:pPr>
                        <w:ind w:firstLine="188"/>
                        <w:rPr>
                          <w:rFonts w:ascii="Consolas" w:hAnsi="Consolas"/>
                        </w:rPr>
                      </w:pPr>
                      <w:r w:rsidRPr="001A3A36">
                        <w:rPr>
                          <w:rFonts w:ascii="Consolas" w:hAnsi="Consolas"/>
                        </w:rPr>
                        <w:t xml:space="preserve">  `absence_end_time` time NOT NULL COMMENT '</w:t>
                      </w:r>
                      <w:r w:rsidRPr="001A3A36">
                        <w:rPr>
                          <w:rFonts w:ascii="Consolas" w:hAnsi="Consolas"/>
                        </w:rPr>
                        <w:t>欠席終了時間</w:t>
                      </w:r>
                      <w:r w:rsidRPr="001A3A36">
                        <w:rPr>
                          <w:rFonts w:ascii="Consolas" w:hAnsi="Consolas"/>
                        </w:rPr>
                        <w:t>'</w:t>
                      </w:r>
                      <w:r>
                        <w:rPr>
                          <w:rFonts w:ascii="Consolas" w:hAnsi="Consolas"/>
                        </w:rPr>
                        <w:t>，</w:t>
                      </w:r>
                    </w:p>
                    <w:p w14:paraId="0FD7CDB2" w14:textId="50768A2A" w:rsidR="001D6546" w:rsidRPr="001A3A36" w:rsidRDefault="001D6546" w:rsidP="00386FF3">
                      <w:pPr>
                        <w:ind w:firstLine="188"/>
                        <w:rPr>
                          <w:rFonts w:ascii="Consolas" w:hAnsi="Consolas"/>
                        </w:rPr>
                      </w:pPr>
                      <w:r w:rsidRPr="001A3A36">
                        <w:rPr>
                          <w:rFonts w:ascii="Consolas" w:hAnsi="Consolas"/>
                        </w:rPr>
                        <w:t xml:space="preserve">  `reason_for_absence` text NOT NULL COMMENT '</w:t>
                      </w:r>
                      <w:r w:rsidRPr="001A3A36">
                        <w:rPr>
                          <w:rFonts w:ascii="Consolas" w:hAnsi="Consolas"/>
                        </w:rPr>
                        <w:t>欠席理由</w:t>
                      </w:r>
                      <w:r w:rsidRPr="001A3A36">
                        <w:rPr>
                          <w:rFonts w:ascii="Consolas" w:hAnsi="Consolas"/>
                        </w:rPr>
                        <w:t>'</w:t>
                      </w:r>
                      <w:r>
                        <w:rPr>
                          <w:rFonts w:ascii="Consolas" w:hAnsi="Consolas"/>
                        </w:rPr>
                        <w:t>，</w:t>
                      </w:r>
                    </w:p>
                    <w:p w14:paraId="64FACD00" w14:textId="7193C370" w:rsidR="001D6546" w:rsidRPr="001A3A36" w:rsidRDefault="001D6546" w:rsidP="00386FF3">
                      <w:pPr>
                        <w:ind w:firstLine="188"/>
                        <w:rPr>
                          <w:rFonts w:ascii="Consolas" w:hAnsi="Consolas"/>
                        </w:rPr>
                      </w:pPr>
                      <w:r w:rsidRPr="001A3A36">
                        <w:rPr>
                          <w:rFonts w:ascii="Consolas" w:hAnsi="Consolas"/>
                        </w:rPr>
                        <w:t xml:space="preserve">  `remarks` text NOT NULL COMMENT '</w:t>
                      </w:r>
                      <w:r w:rsidRPr="001A3A36">
                        <w:rPr>
                          <w:rFonts w:ascii="Consolas" w:hAnsi="Consolas"/>
                        </w:rPr>
                        <w:t>備考</w:t>
                      </w:r>
                      <w:r w:rsidRPr="001A3A36">
                        <w:rPr>
                          <w:rFonts w:ascii="Consolas" w:hAnsi="Consolas"/>
                        </w:rPr>
                        <w:t>'</w:t>
                      </w:r>
                      <w:r>
                        <w:rPr>
                          <w:rFonts w:ascii="Consolas" w:hAnsi="Consolas"/>
                        </w:rPr>
                        <w:t>，</w:t>
                      </w:r>
                    </w:p>
                    <w:p w14:paraId="049760B4" w14:textId="77777777" w:rsidR="001D6546" w:rsidRDefault="001D6546" w:rsidP="00386FF3">
                      <w:pPr>
                        <w:ind w:left="376" w:hangingChars="200" w:hanging="376"/>
                      </w:pPr>
                      <w:r>
                        <w:t xml:space="preserve"> </w:t>
                      </w:r>
                      <w:r>
                        <w:rPr>
                          <w:rFonts w:hint="eastAsia"/>
                        </w:rPr>
                        <w:t xml:space="preserve">  </w:t>
                      </w:r>
                      <w:r>
                        <w:t xml:space="preserve"> </w:t>
                      </w:r>
                    </w:p>
                  </w:txbxContent>
                </v:textbox>
                <w10:wrap anchorx="margin"/>
              </v:shape>
            </w:pict>
          </mc:Fallback>
        </mc:AlternateContent>
      </w:r>
    </w:p>
    <w:p w14:paraId="2ECB1208" w14:textId="77777777" w:rsidR="00386FF3" w:rsidRDefault="00386FF3" w:rsidP="00386FF3">
      <w:pPr>
        <w:ind w:firstLine="188"/>
      </w:pPr>
    </w:p>
    <w:p w14:paraId="3F7F7E52" w14:textId="77777777" w:rsidR="00386FF3" w:rsidRDefault="00386FF3" w:rsidP="00386FF3">
      <w:pPr>
        <w:ind w:firstLine="188"/>
      </w:pPr>
    </w:p>
    <w:p w14:paraId="191DD939" w14:textId="77777777" w:rsidR="00386FF3" w:rsidRDefault="00386FF3" w:rsidP="00386FF3">
      <w:pPr>
        <w:ind w:firstLine="188"/>
      </w:pPr>
    </w:p>
    <w:p w14:paraId="2923137C" w14:textId="77777777" w:rsidR="00386FF3" w:rsidRDefault="00386FF3" w:rsidP="00386FF3">
      <w:pPr>
        <w:ind w:firstLine="188"/>
      </w:pPr>
    </w:p>
    <w:p w14:paraId="41AF433B" w14:textId="77777777" w:rsidR="00386FF3" w:rsidRDefault="00386FF3" w:rsidP="00386FF3">
      <w:pPr>
        <w:ind w:firstLine="188"/>
      </w:pPr>
    </w:p>
    <w:p w14:paraId="7BB2F756" w14:textId="77777777" w:rsidR="00386FF3" w:rsidRDefault="00386FF3" w:rsidP="00386FF3">
      <w:pPr>
        <w:ind w:firstLine="188"/>
      </w:pPr>
    </w:p>
    <w:p w14:paraId="1BC79455" w14:textId="77777777" w:rsidR="00386FF3" w:rsidRDefault="00386FF3" w:rsidP="00386FF3">
      <w:pPr>
        <w:ind w:firstLine="188"/>
      </w:pPr>
    </w:p>
    <w:p w14:paraId="52923E8B" w14:textId="77777777" w:rsidR="00386FF3" w:rsidRDefault="00386FF3" w:rsidP="00386FF3">
      <w:pPr>
        <w:ind w:firstLine="188"/>
      </w:pPr>
    </w:p>
    <w:p w14:paraId="4F764724" w14:textId="77777777" w:rsidR="00386FF3" w:rsidRDefault="00386FF3" w:rsidP="00386FF3">
      <w:pPr>
        <w:ind w:firstLine="188"/>
      </w:pPr>
      <w:r>
        <w:rPr>
          <w:noProof/>
        </w:rPr>
        <w:lastRenderedPageBreak/>
        <mc:AlternateContent>
          <mc:Choice Requires="wps">
            <w:drawing>
              <wp:anchor distT="0" distB="0" distL="114300" distR="114300" simplePos="0" relativeHeight="251798528" behindDoc="0" locked="0" layoutInCell="1" allowOverlap="1" wp14:anchorId="729ADA57" wp14:editId="39B724A8">
                <wp:simplePos x="0" y="0"/>
                <wp:positionH relativeFrom="margin">
                  <wp:align>left</wp:align>
                </wp:positionH>
                <wp:positionV relativeFrom="paragraph">
                  <wp:posOffset>25400</wp:posOffset>
                </wp:positionV>
                <wp:extent cx="5476875" cy="1714500"/>
                <wp:effectExtent l="0" t="0" r="28575" b="19050"/>
                <wp:wrapNone/>
                <wp:docPr id="15" name="テキスト ボックス 15"/>
                <wp:cNvGraphicFramePr/>
                <a:graphic xmlns:a="http://schemas.openxmlformats.org/drawingml/2006/main">
                  <a:graphicData uri="http://schemas.microsoft.com/office/word/2010/wordprocessingShape">
                    <wps:wsp>
                      <wps:cNvSpPr txBox="1"/>
                      <wps:spPr>
                        <a:xfrm>
                          <a:off x="0" y="0"/>
                          <a:ext cx="5476875" cy="1714500"/>
                        </a:xfrm>
                        <a:prstGeom prst="rect">
                          <a:avLst/>
                        </a:prstGeom>
                        <a:solidFill>
                          <a:schemeClr val="lt1"/>
                        </a:solidFill>
                        <a:ln w="6350">
                          <a:solidFill>
                            <a:prstClr val="black"/>
                          </a:solidFill>
                        </a:ln>
                      </wps:spPr>
                      <wps:txbx>
                        <w:txbxContent>
                          <w:p w14:paraId="3E659BDA" w14:textId="2080CD07" w:rsidR="001D6546" w:rsidRPr="001A3A36" w:rsidRDefault="001D6546" w:rsidP="00386FF3">
                            <w:pPr>
                              <w:ind w:leftChars="200" w:left="376" w:firstLineChars="0" w:firstLine="0"/>
                              <w:rPr>
                                <w:rFonts w:ascii="Consolas" w:hAnsi="Consolas"/>
                              </w:rPr>
                            </w:pPr>
                            <w:r w:rsidRPr="001A3A36">
                              <w:rPr>
                                <w:rFonts w:ascii="Consolas" w:hAnsi="Consolas"/>
                              </w:rPr>
                              <w:t>`</w:t>
                            </w:r>
                            <w:proofErr w:type="spellStart"/>
                            <w:r w:rsidRPr="001A3A36">
                              <w:rPr>
                                <w:rFonts w:ascii="Consolas" w:hAnsi="Consolas"/>
                              </w:rPr>
                              <w:t>update_date_and_time</w:t>
                            </w:r>
                            <w:proofErr w:type="spellEnd"/>
                            <w:r w:rsidRPr="001A3A36">
                              <w:rPr>
                                <w:rFonts w:ascii="Consolas" w:hAnsi="Consolas"/>
                              </w:rPr>
                              <w:t>` timestamp NOT NULL DEFAULT CURRENT_TIMESTAMP COMMENT '</w:t>
                            </w:r>
                            <w:r w:rsidRPr="001A3A36">
                              <w:rPr>
                                <w:rFonts w:ascii="Consolas" w:hAnsi="Consolas"/>
                              </w:rPr>
                              <w:t>更新日時</w:t>
                            </w:r>
                            <w:r w:rsidRPr="001A3A36">
                              <w:rPr>
                                <w:rFonts w:ascii="Consolas" w:hAnsi="Consolas"/>
                              </w:rPr>
                              <w:t>'</w:t>
                            </w:r>
                            <w:r>
                              <w:rPr>
                                <w:rFonts w:ascii="Consolas" w:hAnsi="Consolas"/>
                              </w:rPr>
                              <w:t>，</w:t>
                            </w:r>
                          </w:p>
                          <w:p w14:paraId="5B18D874" w14:textId="0AFD4FDC" w:rsidR="001D6546" w:rsidRPr="001A3A36" w:rsidRDefault="001D6546" w:rsidP="00386FF3">
                            <w:pPr>
                              <w:ind w:left="376" w:hangingChars="200" w:hanging="376"/>
                              <w:rPr>
                                <w:rFonts w:ascii="Consolas" w:hAnsi="Consolas"/>
                              </w:rPr>
                            </w:pPr>
                            <w:r w:rsidRPr="001A3A36">
                              <w:rPr>
                                <w:rFonts w:ascii="Consolas" w:hAnsi="Consolas"/>
                              </w:rPr>
                              <w:tab/>
                              <w:t>PRIMARY KEY(</w:t>
                            </w:r>
                            <w:proofErr w:type="spellStart"/>
                            <w:r w:rsidRPr="001A3A36">
                              <w:rPr>
                                <w:rFonts w:ascii="Consolas" w:hAnsi="Consolas"/>
                              </w:rPr>
                              <w:t>notification_id</w:t>
                            </w:r>
                            <w:proofErr w:type="spellEnd"/>
                            <w:r w:rsidRPr="001A3A36">
                              <w:rPr>
                                <w:rFonts w:ascii="Consolas" w:hAnsi="Consolas"/>
                              </w:rPr>
                              <w:t>)</w:t>
                            </w:r>
                            <w:r>
                              <w:rPr>
                                <w:rFonts w:ascii="Consolas" w:hAnsi="Consolas"/>
                              </w:rPr>
                              <w:t>，</w:t>
                            </w:r>
                          </w:p>
                          <w:p w14:paraId="6334C74F" w14:textId="77777777" w:rsidR="001D6546" w:rsidRPr="001A3A36" w:rsidRDefault="001D6546" w:rsidP="00386FF3">
                            <w:pPr>
                              <w:ind w:left="188" w:firstLineChars="0" w:firstLine="188"/>
                              <w:rPr>
                                <w:rFonts w:ascii="Consolas" w:hAnsi="Consolas"/>
                              </w:rPr>
                            </w:pPr>
                            <w:r w:rsidRPr="001A3A36">
                              <w:rPr>
                                <w:rFonts w:ascii="Consolas" w:hAnsi="Consolas"/>
                              </w:rPr>
                              <w:t>ADD KEY `</w:t>
                            </w:r>
                            <w:proofErr w:type="spellStart"/>
                            <w:r w:rsidRPr="001A3A36">
                              <w:rPr>
                                <w:rFonts w:ascii="Consolas" w:hAnsi="Consolas"/>
                              </w:rPr>
                              <w:t>student_number</w:t>
                            </w:r>
                            <w:proofErr w:type="spellEnd"/>
                            <w:r w:rsidRPr="001A3A36">
                              <w:rPr>
                                <w:rFonts w:ascii="Consolas" w:hAnsi="Consolas"/>
                              </w:rPr>
                              <w:t>` (`</w:t>
                            </w:r>
                            <w:proofErr w:type="spellStart"/>
                            <w:r w:rsidRPr="001A3A36">
                              <w:rPr>
                                <w:rFonts w:ascii="Consolas" w:hAnsi="Consolas"/>
                              </w:rPr>
                              <w:t>student_number</w:t>
                            </w:r>
                            <w:proofErr w:type="spellEnd"/>
                            <w:r w:rsidRPr="001A3A36">
                              <w:rPr>
                                <w:rFonts w:ascii="Consolas" w:hAnsi="Consolas"/>
                              </w:rPr>
                              <w:t>`)</w:t>
                            </w:r>
                          </w:p>
                          <w:p w14:paraId="7ACF147C" w14:textId="77777777" w:rsidR="001D6546" w:rsidRPr="001A3A36" w:rsidRDefault="001D6546" w:rsidP="00386FF3">
                            <w:pPr>
                              <w:ind w:firstLine="188"/>
                              <w:rPr>
                                <w:rFonts w:ascii="Consolas" w:hAnsi="Consolas"/>
                              </w:rPr>
                            </w:pPr>
                            <w:r w:rsidRPr="001A3A36">
                              <w:rPr>
                                <w:rFonts w:ascii="Consolas" w:hAnsi="Consolas"/>
                              </w:rPr>
                              <w:t>)</w:t>
                            </w:r>
                          </w:p>
                          <w:p w14:paraId="7551E3BC" w14:textId="77777777" w:rsidR="001D6546" w:rsidRDefault="001D6546" w:rsidP="00386FF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ADA57" id="テキスト ボックス 15" o:spid="_x0000_s1036" type="#_x0000_t202" style="position:absolute;left:0;text-align:left;margin-left:0;margin-top:2pt;width:431.25pt;height:135pt;z-index:251798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" fillcolor="white [3201]" strokeweight=".5pt">
                <v:textbox>
                  <w:txbxContent>
                    <w:p w14:paraId="3E659BDA" w14:textId="2080CD07" w:rsidR="001D6546" w:rsidRPr="001A3A36" w:rsidRDefault="001D6546" w:rsidP="00386FF3">
                      <w:pPr>
                        <w:ind w:leftChars="200" w:left="376" w:firstLineChars="0" w:firstLine="0"/>
                        <w:rPr>
                          <w:rFonts w:ascii="Consolas" w:hAnsi="Consolas"/>
                        </w:rPr>
                      </w:pPr>
                      <w:r w:rsidRPr="001A3A36">
                        <w:rPr>
                          <w:rFonts w:ascii="Consolas" w:hAnsi="Consolas"/>
                        </w:rPr>
                        <w:t>`update_date_and_time` timestamp NOT NULL DEFAULT CURRENT_TIMESTAMP COMMENT '</w:t>
                      </w:r>
                      <w:r w:rsidRPr="001A3A36">
                        <w:rPr>
                          <w:rFonts w:ascii="Consolas" w:hAnsi="Consolas"/>
                        </w:rPr>
                        <w:t>更新日時</w:t>
                      </w:r>
                      <w:r w:rsidRPr="001A3A36">
                        <w:rPr>
                          <w:rFonts w:ascii="Consolas" w:hAnsi="Consolas"/>
                        </w:rPr>
                        <w:t>'</w:t>
                      </w:r>
                      <w:r>
                        <w:rPr>
                          <w:rFonts w:ascii="Consolas" w:hAnsi="Consolas"/>
                        </w:rPr>
                        <w:t>，</w:t>
                      </w:r>
                    </w:p>
                    <w:p w14:paraId="5B18D874" w14:textId="0AFD4FDC" w:rsidR="001D6546" w:rsidRPr="001A3A36" w:rsidRDefault="001D6546" w:rsidP="00386FF3">
                      <w:pPr>
                        <w:ind w:left="376" w:hangingChars="200" w:hanging="376"/>
                        <w:rPr>
                          <w:rFonts w:ascii="Consolas" w:hAnsi="Consolas"/>
                        </w:rPr>
                      </w:pPr>
                      <w:r w:rsidRPr="001A3A36">
                        <w:rPr>
                          <w:rFonts w:ascii="Consolas" w:hAnsi="Consolas"/>
                        </w:rPr>
                        <w:tab/>
                        <w:t>PRIMARY KEY(notification_id)</w:t>
                      </w:r>
                      <w:r>
                        <w:rPr>
                          <w:rFonts w:ascii="Consolas" w:hAnsi="Consolas"/>
                        </w:rPr>
                        <w:t>，</w:t>
                      </w:r>
                    </w:p>
                    <w:p w14:paraId="6334C74F" w14:textId="77777777" w:rsidR="001D6546" w:rsidRPr="001A3A36" w:rsidRDefault="001D6546" w:rsidP="00386FF3">
                      <w:pPr>
                        <w:ind w:left="188" w:firstLineChars="0" w:firstLine="188"/>
                        <w:rPr>
                          <w:rFonts w:ascii="Consolas" w:hAnsi="Consolas"/>
                        </w:rPr>
                      </w:pPr>
                      <w:r w:rsidRPr="001A3A36">
                        <w:rPr>
                          <w:rFonts w:ascii="Consolas" w:hAnsi="Consolas"/>
                        </w:rPr>
                        <w:t>ADD KEY `student_number` (`student_number`)</w:t>
                      </w:r>
                    </w:p>
                    <w:p w14:paraId="7ACF147C" w14:textId="77777777" w:rsidR="001D6546" w:rsidRPr="001A3A36" w:rsidRDefault="001D6546" w:rsidP="00386FF3">
                      <w:pPr>
                        <w:ind w:firstLine="188"/>
                        <w:rPr>
                          <w:rFonts w:ascii="Consolas" w:hAnsi="Consolas"/>
                        </w:rPr>
                      </w:pPr>
                      <w:r w:rsidRPr="001A3A36">
                        <w:rPr>
                          <w:rFonts w:ascii="Consolas" w:hAnsi="Consolas"/>
                        </w:rPr>
                        <w:t>)</w:t>
                      </w:r>
                    </w:p>
                    <w:p w14:paraId="7551E3BC" w14:textId="77777777" w:rsidR="001D6546" w:rsidRDefault="001D6546" w:rsidP="00386FF3">
                      <w:pPr>
                        <w:ind w:firstLine="188"/>
                      </w:pPr>
                    </w:p>
                  </w:txbxContent>
                </v:textbox>
                <w10:wrap anchorx="margin"/>
              </v:shape>
            </w:pict>
          </mc:Fallback>
        </mc:AlternateContent>
      </w:r>
    </w:p>
    <w:p w14:paraId="07941875" w14:textId="77777777" w:rsidR="00386FF3" w:rsidRDefault="00386FF3" w:rsidP="00386FF3">
      <w:pPr>
        <w:ind w:firstLine="188"/>
      </w:pPr>
    </w:p>
    <w:p w14:paraId="577AF4F4" w14:textId="77777777" w:rsidR="00386FF3" w:rsidRDefault="00386FF3" w:rsidP="00386FF3">
      <w:pPr>
        <w:ind w:firstLine="188"/>
      </w:pPr>
    </w:p>
    <w:p w14:paraId="2314142D" w14:textId="77777777" w:rsidR="00386FF3" w:rsidRDefault="00386FF3" w:rsidP="00386FF3">
      <w:pPr>
        <w:ind w:firstLine="188"/>
      </w:pPr>
    </w:p>
    <w:p w14:paraId="5456CC87" w14:textId="77777777" w:rsidR="00386FF3" w:rsidRDefault="00386FF3" w:rsidP="00386FF3">
      <w:pPr>
        <w:ind w:firstLine="188"/>
        <w:jc w:val="center"/>
      </w:pPr>
    </w:p>
    <w:p w14:paraId="20F12A24" w14:textId="77777777" w:rsidR="00386FF3" w:rsidRDefault="00386FF3" w:rsidP="00386FF3">
      <w:pPr>
        <w:ind w:firstLine="188"/>
      </w:pPr>
      <w:r>
        <w:rPr>
          <w:rFonts w:hint="eastAsia"/>
        </w:rPr>
        <w:t>外部キー制約</w:t>
      </w:r>
    </w:p>
    <w:p w14:paraId="5EEA6B69" w14:textId="77777777" w:rsidR="00386FF3" w:rsidRPr="0007227C" w:rsidRDefault="00386FF3" w:rsidP="00386FF3">
      <w:pPr>
        <w:ind w:firstLine="188"/>
        <w:jc w:val="center"/>
      </w:pPr>
      <w:r>
        <w:rPr>
          <w:rFonts w:hint="eastAsia"/>
        </w:rPr>
        <w:t>リスト3.2.10　届け出情報テーブル外部キー設定SQL</w:t>
      </w:r>
    </w:p>
    <w:p w14:paraId="62278E28" w14:textId="77777777" w:rsidR="00386FF3" w:rsidRDefault="00386FF3" w:rsidP="00386FF3">
      <w:pPr>
        <w:ind w:firstLine="188"/>
      </w:pPr>
      <w:r>
        <w:rPr>
          <w:noProof/>
        </w:rPr>
        <w:drawing>
          <wp:anchor distT="0" distB="0" distL="114300" distR="114300" simplePos="0" relativeHeight="251791360" behindDoc="0" locked="0" layoutInCell="1" allowOverlap="1" wp14:anchorId="42060DFC" wp14:editId="7D5344ED">
            <wp:simplePos x="0" y="0"/>
            <wp:positionH relativeFrom="margin">
              <wp:align>left</wp:align>
            </wp:positionH>
            <wp:positionV relativeFrom="paragraph">
              <wp:posOffset>415482</wp:posOffset>
            </wp:positionV>
            <wp:extent cx="5400040" cy="1899285"/>
            <wp:effectExtent l="0" t="0" r="0" b="5715"/>
            <wp:wrapSquare wrapText="bothSides"/>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届け出情報tbl.PNG"/>
                    <pic:cNvPicPr/>
                  </pic:nvPicPr>
                  <pic:blipFill>
                    <a:blip r:embed="rId21">
                      <a:extLst>
                        <a:ext uri="{28A0092B-C50C-407E-A947-70E740481C1C}">
                          <a14:useLocalDpi xmlns:a14="http://schemas.microsoft.com/office/drawing/2010/main" val="0"/>
                        </a:ext>
                      </a:extLst>
                    </a:blip>
                    <a:stretch>
                      <a:fillRect/>
                    </a:stretch>
                  </pic:blipFill>
                  <pic:spPr>
                    <a:xfrm>
                      <a:off x="0" y="0"/>
                      <a:ext cx="5400040" cy="1899285"/>
                    </a:xfrm>
                    <a:prstGeom prst="rect">
                      <a:avLst/>
                    </a:prstGeom>
                  </pic:spPr>
                </pic:pic>
              </a:graphicData>
            </a:graphic>
          </wp:anchor>
        </w:drawing>
      </w:r>
      <w:r>
        <w:rPr>
          <w:noProof/>
        </w:rPr>
        <mc:AlternateContent>
          <mc:Choice Requires="wps">
            <w:drawing>
              <wp:anchor distT="0" distB="0" distL="114300" distR="114300" simplePos="0" relativeHeight="251790336" behindDoc="0" locked="0" layoutInCell="1" allowOverlap="1" wp14:anchorId="7E8823C4" wp14:editId="47D11728">
                <wp:simplePos x="0" y="0"/>
                <wp:positionH relativeFrom="margin">
                  <wp:align>right</wp:align>
                </wp:positionH>
                <wp:positionV relativeFrom="paragraph">
                  <wp:posOffset>6350</wp:posOffset>
                </wp:positionV>
                <wp:extent cx="5372100" cy="381000"/>
                <wp:effectExtent l="0" t="0" r="19050" b="19050"/>
                <wp:wrapNone/>
                <wp:docPr id="24" name="テキスト ボックス 24"/>
                <wp:cNvGraphicFramePr/>
                <a:graphic xmlns:a="http://schemas.openxmlformats.org/drawingml/2006/main">
                  <a:graphicData uri="http://schemas.microsoft.com/office/word/2010/wordprocessingShape">
                    <wps:wsp>
                      <wps:cNvSpPr txBox="1"/>
                      <wps:spPr>
                        <a:xfrm>
                          <a:off x="0" y="0"/>
                          <a:ext cx="5372100" cy="381000"/>
                        </a:xfrm>
                        <a:prstGeom prst="rect">
                          <a:avLst/>
                        </a:prstGeom>
                        <a:solidFill>
                          <a:schemeClr val="lt1"/>
                        </a:solidFill>
                        <a:ln w="6350">
                          <a:solidFill>
                            <a:prstClr val="black"/>
                          </a:solidFill>
                        </a:ln>
                      </wps:spPr>
                      <wps:txbx>
                        <w:txbxContent>
                          <w:p w14:paraId="619AABE4" w14:textId="77777777" w:rsidR="001D6546" w:rsidRPr="001A3A36" w:rsidRDefault="001D6546" w:rsidP="00386FF3">
                            <w:pPr>
                              <w:ind w:firstLine="188"/>
                              <w:rPr>
                                <w:rFonts w:ascii="Consolas" w:hAnsi="Consolas"/>
                              </w:rPr>
                            </w:pPr>
                            <w:r w:rsidRPr="001A3A36">
                              <w:rPr>
                                <w:rFonts w:ascii="Consolas" w:hAnsi="Consolas"/>
                              </w:rPr>
                              <w:t>ADD FOREIGN KEY (`</w:t>
                            </w:r>
                            <w:proofErr w:type="spellStart"/>
                            <w:r w:rsidRPr="001A3A36">
                              <w:rPr>
                                <w:rFonts w:ascii="Consolas" w:hAnsi="Consolas"/>
                              </w:rPr>
                              <w:t>student_number</w:t>
                            </w:r>
                            <w:proofErr w:type="spellEnd"/>
                            <w:r w:rsidRPr="001A3A36">
                              <w:rPr>
                                <w:rFonts w:ascii="Consolas" w:hAnsi="Consolas"/>
                              </w:rPr>
                              <w:t>`) REFERENCES `student` (`</w:t>
                            </w:r>
                            <w:proofErr w:type="spellStart"/>
                            <w:r w:rsidRPr="001A3A36">
                              <w:rPr>
                                <w:rFonts w:ascii="Consolas" w:hAnsi="Consolas"/>
                              </w:rPr>
                              <w:t>student_number</w:t>
                            </w:r>
                            <w:proofErr w:type="spellEnd"/>
                            <w:r w:rsidRPr="001A3A36">
                              <w:rPr>
                                <w:rFonts w:ascii="Consolas" w:hAnsi="Consolas"/>
                              </w:rPr>
                              <w:t>`);</w:t>
                            </w:r>
                          </w:p>
                          <w:p w14:paraId="05C128C4" w14:textId="77777777" w:rsidR="001D6546" w:rsidRPr="00797D89" w:rsidRDefault="001D6546" w:rsidP="00386FF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823C4" id="テキスト ボックス 24" o:spid="_x0000_s1037" type="#_x0000_t202" style="position:absolute;left:0;text-align:left;margin-left:371.8pt;margin-top:.5pt;width:423pt;height:30pt;z-index:251790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" fillcolor="white [3201]" strokeweight=".5pt">
                <v:textbox>
                  <w:txbxContent>
                    <w:p w14:paraId="619AABE4" w14:textId="77777777" w:rsidR="001D6546" w:rsidRPr="001A3A36" w:rsidRDefault="001D6546" w:rsidP="00386FF3">
                      <w:pPr>
                        <w:ind w:firstLine="188"/>
                        <w:rPr>
                          <w:rFonts w:ascii="Consolas" w:hAnsi="Consolas"/>
                        </w:rPr>
                      </w:pPr>
                      <w:r w:rsidRPr="001A3A36">
                        <w:rPr>
                          <w:rFonts w:ascii="Consolas" w:hAnsi="Consolas"/>
                        </w:rPr>
                        <w:t>ADD FOREIGN KEY (`student_number`) REFERENCES `student` (`student_number`);</w:t>
                      </w:r>
                    </w:p>
                    <w:p w14:paraId="05C128C4" w14:textId="77777777" w:rsidR="001D6546" w:rsidRPr="00797D89" w:rsidRDefault="001D6546" w:rsidP="00386FF3">
                      <w:pPr>
                        <w:ind w:firstLine="188"/>
                      </w:pPr>
                    </w:p>
                  </w:txbxContent>
                </v:textbox>
                <w10:wrap anchorx="margin"/>
              </v:shape>
            </w:pict>
          </mc:Fallback>
        </mc:AlternateContent>
      </w:r>
    </w:p>
    <w:p w14:paraId="22858DC4" w14:textId="77777777" w:rsidR="00386FF3" w:rsidRPr="00317B74" w:rsidRDefault="00386FF3" w:rsidP="00386FF3">
      <w:pPr>
        <w:ind w:firstLine="188"/>
        <w:jc w:val="center"/>
      </w:pPr>
      <w:r>
        <w:rPr>
          <w:rFonts w:hint="eastAsia"/>
        </w:rPr>
        <w:t>図3.2.8　届け出情報テーブル</w:t>
      </w:r>
    </w:p>
    <w:p w14:paraId="789C6DFE" w14:textId="77777777" w:rsidR="00386FF3" w:rsidRDefault="00386FF3" w:rsidP="00386FF3">
      <w:pPr>
        <w:ind w:firstLine="188"/>
      </w:pPr>
      <w:r>
        <w:rPr>
          <w:rFonts w:hint="eastAsia"/>
        </w:rPr>
        <w:t>（９）出席情報テーブル</w:t>
      </w:r>
    </w:p>
    <w:p w14:paraId="2434A8A7" w14:textId="77777777" w:rsidR="00386FF3" w:rsidRPr="0007227C" w:rsidRDefault="00386FF3" w:rsidP="00386FF3">
      <w:pPr>
        <w:ind w:firstLine="188"/>
        <w:jc w:val="center"/>
      </w:pPr>
      <w:r>
        <w:rPr>
          <w:rFonts w:hint="eastAsia"/>
        </w:rPr>
        <w:t>リスト3.2.11　出席情報テーブル作成SQL</w:t>
      </w:r>
    </w:p>
    <w:p w14:paraId="1336E06B" w14:textId="77777777" w:rsidR="00386FF3" w:rsidRDefault="00386FF3" w:rsidP="00386FF3">
      <w:pPr>
        <w:ind w:firstLine="188"/>
      </w:pPr>
      <w:r>
        <w:rPr>
          <w:noProof/>
        </w:rPr>
        <mc:AlternateContent>
          <mc:Choice Requires="wps">
            <w:drawing>
              <wp:anchor distT="0" distB="0" distL="114300" distR="114300" simplePos="0" relativeHeight="251792384" behindDoc="0" locked="0" layoutInCell="1" allowOverlap="1" wp14:anchorId="3B72243C" wp14:editId="24E4EF4F">
                <wp:simplePos x="0" y="0"/>
                <wp:positionH relativeFrom="margin">
                  <wp:align>left</wp:align>
                </wp:positionH>
                <wp:positionV relativeFrom="paragraph">
                  <wp:posOffset>7088</wp:posOffset>
                </wp:positionV>
                <wp:extent cx="5350835" cy="2457450"/>
                <wp:effectExtent l="0" t="0" r="21590" b="19050"/>
                <wp:wrapNone/>
                <wp:docPr id="26" name="テキスト ボックス 26"/>
                <wp:cNvGraphicFramePr/>
                <a:graphic xmlns:a="http://schemas.openxmlformats.org/drawingml/2006/main">
                  <a:graphicData uri="http://schemas.microsoft.com/office/word/2010/wordprocessingShape">
                    <wps:wsp>
                      <wps:cNvSpPr txBox="1"/>
                      <wps:spPr>
                        <a:xfrm>
                          <a:off x="0" y="0"/>
                          <a:ext cx="5350835" cy="2457450"/>
                        </a:xfrm>
                        <a:prstGeom prst="rect">
                          <a:avLst/>
                        </a:prstGeom>
                        <a:solidFill>
                          <a:schemeClr val="lt1"/>
                        </a:solidFill>
                        <a:ln w="6350">
                          <a:solidFill>
                            <a:prstClr val="black"/>
                          </a:solidFill>
                        </a:ln>
                      </wps:spPr>
                      <wps:txbx>
                        <w:txbxContent>
                          <w:p w14:paraId="5E459FFF" w14:textId="77777777" w:rsidR="001D6546" w:rsidRPr="007513F6" w:rsidRDefault="001D6546" w:rsidP="00386FF3">
                            <w:pPr>
                              <w:ind w:firstLine="188"/>
                              <w:rPr>
                                <w:rFonts w:ascii="Consolas" w:hAnsi="Consolas"/>
                                <w:rPrChange w:id="194" w:author="ishidatek244" w:date="2024-03-10T22:34:00Z">
                                  <w:rPr/>
                                </w:rPrChange>
                              </w:rPr>
                            </w:pPr>
                            <w:r w:rsidRPr="007513F6">
                              <w:rPr>
                                <w:rFonts w:ascii="Consolas" w:hAnsi="Consolas"/>
                                <w:rPrChange w:id="195" w:author="ishidatek244" w:date="2024-03-10T22:34:00Z">
                                  <w:rPr/>
                                </w:rPrChange>
                              </w:rPr>
                              <w:t>CREATE TABLE `</w:t>
                            </w:r>
                            <w:proofErr w:type="spellStart"/>
                            <w:r w:rsidRPr="007513F6">
                              <w:rPr>
                                <w:rFonts w:ascii="Consolas" w:hAnsi="Consolas"/>
                                <w:rPrChange w:id="196" w:author="ishidatek244" w:date="2024-03-10T22:34:00Z">
                                  <w:rPr/>
                                </w:rPrChange>
                              </w:rPr>
                              <w:t>attendance_information</w:t>
                            </w:r>
                            <w:proofErr w:type="spellEnd"/>
                            <w:r w:rsidRPr="007513F6">
                              <w:rPr>
                                <w:rFonts w:ascii="Consolas" w:hAnsi="Consolas"/>
                                <w:rPrChange w:id="197" w:author="ishidatek244" w:date="2024-03-10T22:34:00Z">
                                  <w:rPr/>
                                </w:rPrChange>
                              </w:rPr>
                              <w:t>` (</w:t>
                            </w:r>
                          </w:p>
                          <w:p w14:paraId="3017EDB4" w14:textId="5862142E" w:rsidR="001D6546" w:rsidRPr="007513F6" w:rsidRDefault="001D6546" w:rsidP="00386FF3">
                            <w:pPr>
                              <w:ind w:firstLine="188"/>
                              <w:rPr>
                                <w:rFonts w:ascii="Consolas" w:hAnsi="Consolas"/>
                                <w:rPrChange w:id="198" w:author="ishidatek244" w:date="2024-03-10T22:34:00Z">
                                  <w:rPr/>
                                </w:rPrChange>
                              </w:rPr>
                            </w:pPr>
                            <w:r w:rsidRPr="007513F6">
                              <w:rPr>
                                <w:rFonts w:ascii="Consolas" w:hAnsi="Consolas"/>
                                <w:rPrChange w:id="199" w:author="ishidatek244" w:date="2024-03-10T22:34:00Z">
                                  <w:rPr/>
                                </w:rPrChange>
                              </w:rPr>
                              <w:t xml:space="preserve">  `</w:t>
                            </w:r>
                            <w:proofErr w:type="spellStart"/>
                            <w:r w:rsidRPr="007513F6">
                              <w:rPr>
                                <w:rFonts w:ascii="Consolas" w:hAnsi="Consolas"/>
                                <w:rPrChange w:id="200" w:author="ishidatek244" w:date="2024-03-10T22:34:00Z">
                                  <w:rPr/>
                                </w:rPrChange>
                              </w:rPr>
                              <w:t>attendance_information_id</w:t>
                            </w:r>
                            <w:proofErr w:type="spellEnd"/>
                            <w:r w:rsidRPr="007513F6">
                              <w:rPr>
                                <w:rFonts w:ascii="Consolas" w:hAnsi="Consolas"/>
                                <w:rPrChange w:id="201" w:author="ishidatek244" w:date="2024-03-10T22:34:00Z">
                                  <w:rPr/>
                                </w:rPrChange>
                              </w:rPr>
                              <w:t xml:space="preserve">` </w:t>
                            </w:r>
                            <w:proofErr w:type="spellStart"/>
                            <w:r w:rsidRPr="007513F6">
                              <w:rPr>
                                <w:rFonts w:ascii="Consolas" w:hAnsi="Consolas"/>
                                <w:rPrChange w:id="202" w:author="ishidatek244" w:date="2024-03-10T22:34:00Z">
                                  <w:rPr/>
                                </w:rPrChange>
                              </w:rPr>
                              <w:t>int</w:t>
                            </w:r>
                            <w:proofErr w:type="spellEnd"/>
                            <w:r w:rsidRPr="007513F6">
                              <w:rPr>
                                <w:rFonts w:ascii="Consolas" w:hAnsi="Consolas"/>
                                <w:rPrChange w:id="203" w:author="ishidatek244" w:date="2024-03-10T22:34:00Z">
                                  <w:rPr/>
                                </w:rPrChange>
                              </w:rPr>
                              <w:t xml:space="preserve"> NOT NULL COMMENT '</w:t>
                            </w:r>
                            <w:r w:rsidRPr="007513F6">
                              <w:rPr>
                                <w:rFonts w:ascii="Consolas" w:hAnsi="Consolas"/>
                                <w:rPrChange w:id="204" w:author="ishidatek244" w:date="2024-03-10T22:34:00Z">
                                  <w:rPr/>
                                </w:rPrChange>
                              </w:rPr>
                              <w:t>出席情報</w:t>
                            </w:r>
                            <w:r w:rsidRPr="007513F6">
                              <w:rPr>
                                <w:rFonts w:ascii="Consolas" w:hAnsi="Consolas"/>
                                <w:rPrChange w:id="205" w:author="ishidatek244" w:date="2024-03-10T22:34:00Z">
                                  <w:rPr/>
                                </w:rPrChange>
                              </w:rPr>
                              <w:t>ID'</w:t>
                            </w:r>
                            <w:r>
                              <w:rPr>
                                <w:rFonts w:ascii="Consolas" w:hAnsi="Consolas"/>
                              </w:rPr>
                              <w:t>，</w:t>
                            </w:r>
                          </w:p>
                          <w:p w14:paraId="2106D3BB" w14:textId="1C8C2743" w:rsidR="001D6546" w:rsidRPr="007513F6" w:rsidRDefault="001D6546" w:rsidP="00386FF3">
                            <w:pPr>
                              <w:ind w:firstLine="188"/>
                              <w:rPr>
                                <w:rFonts w:ascii="Consolas" w:hAnsi="Consolas"/>
                                <w:rPrChange w:id="206" w:author="ishidatek244" w:date="2024-03-10T22:34:00Z">
                                  <w:rPr/>
                                </w:rPrChange>
                              </w:rPr>
                            </w:pPr>
                            <w:r w:rsidRPr="007513F6">
                              <w:rPr>
                                <w:rFonts w:ascii="Consolas" w:hAnsi="Consolas"/>
                                <w:rPrChange w:id="207" w:author="ishidatek244" w:date="2024-03-10T22:34:00Z">
                                  <w:rPr/>
                                </w:rPrChange>
                              </w:rPr>
                              <w:t xml:space="preserve">  `</w:t>
                            </w:r>
                            <w:proofErr w:type="spellStart"/>
                            <w:r w:rsidRPr="007513F6">
                              <w:rPr>
                                <w:rFonts w:ascii="Consolas" w:hAnsi="Consolas"/>
                                <w:rPrChange w:id="208" w:author="ishidatek244" w:date="2024-03-10T22:34:00Z">
                                  <w:rPr/>
                                </w:rPrChange>
                              </w:rPr>
                              <w:t>notification_id</w:t>
                            </w:r>
                            <w:proofErr w:type="spellEnd"/>
                            <w:r w:rsidRPr="007513F6">
                              <w:rPr>
                                <w:rFonts w:ascii="Consolas" w:hAnsi="Consolas"/>
                                <w:rPrChange w:id="209" w:author="ishidatek244" w:date="2024-03-10T22:34:00Z">
                                  <w:rPr/>
                                </w:rPrChange>
                              </w:rPr>
                              <w:t xml:space="preserve">` </w:t>
                            </w:r>
                            <w:proofErr w:type="spellStart"/>
                            <w:r w:rsidRPr="007513F6">
                              <w:rPr>
                                <w:rFonts w:ascii="Consolas" w:hAnsi="Consolas"/>
                                <w:rPrChange w:id="210" w:author="ishidatek244" w:date="2024-03-10T22:34:00Z">
                                  <w:rPr/>
                                </w:rPrChange>
                              </w:rPr>
                              <w:t>int</w:t>
                            </w:r>
                            <w:proofErr w:type="spellEnd"/>
                            <w:r w:rsidRPr="007513F6">
                              <w:rPr>
                                <w:rFonts w:ascii="Consolas" w:hAnsi="Consolas"/>
                                <w:rPrChange w:id="211" w:author="ishidatek244" w:date="2024-03-10T22:34:00Z">
                                  <w:rPr/>
                                </w:rPrChange>
                              </w:rPr>
                              <w:t xml:space="preserve"> NOT NULL COMMENT '</w:t>
                            </w:r>
                            <w:r w:rsidRPr="007513F6">
                              <w:rPr>
                                <w:rFonts w:ascii="Consolas" w:hAnsi="Consolas"/>
                                <w:rPrChange w:id="212" w:author="ishidatek244" w:date="2024-03-10T22:34:00Z">
                                  <w:rPr/>
                                </w:rPrChange>
                              </w:rPr>
                              <w:t>届け出情報</w:t>
                            </w:r>
                            <w:r w:rsidRPr="007513F6">
                              <w:rPr>
                                <w:rFonts w:ascii="Consolas" w:hAnsi="Consolas"/>
                                <w:rPrChange w:id="213" w:author="ishidatek244" w:date="2024-03-10T22:34:00Z">
                                  <w:rPr/>
                                </w:rPrChange>
                              </w:rPr>
                              <w:t>ID'</w:t>
                            </w:r>
                            <w:r>
                              <w:rPr>
                                <w:rFonts w:ascii="Consolas" w:hAnsi="Consolas"/>
                              </w:rPr>
                              <w:t>，</w:t>
                            </w:r>
                          </w:p>
                          <w:p w14:paraId="1DF56F66" w14:textId="52829B5C" w:rsidR="001D6546" w:rsidRPr="007513F6" w:rsidRDefault="001D6546" w:rsidP="00386FF3">
                            <w:pPr>
                              <w:ind w:firstLine="188"/>
                              <w:rPr>
                                <w:rFonts w:ascii="Consolas" w:hAnsi="Consolas"/>
                                <w:rPrChange w:id="214" w:author="ishidatek244" w:date="2024-03-10T22:34:00Z">
                                  <w:rPr/>
                                </w:rPrChange>
                              </w:rPr>
                            </w:pPr>
                            <w:r w:rsidRPr="007513F6">
                              <w:rPr>
                                <w:rFonts w:ascii="Consolas" w:hAnsi="Consolas"/>
                                <w:rPrChange w:id="215" w:author="ishidatek244" w:date="2024-03-10T22:34:00Z">
                                  <w:rPr/>
                                </w:rPrChange>
                              </w:rPr>
                              <w:t xml:space="preserve">  `</w:t>
                            </w:r>
                            <w:proofErr w:type="spellStart"/>
                            <w:r w:rsidRPr="007513F6">
                              <w:rPr>
                                <w:rFonts w:ascii="Consolas" w:hAnsi="Consolas"/>
                                <w:rPrChange w:id="216" w:author="ishidatek244" w:date="2024-03-10T22:34:00Z">
                                  <w:rPr/>
                                </w:rPrChange>
                              </w:rPr>
                              <w:t>student_number</w:t>
                            </w:r>
                            <w:proofErr w:type="spellEnd"/>
                            <w:r w:rsidRPr="007513F6">
                              <w:rPr>
                                <w:rFonts w:ascii="Consolas" w:hAnsi="Consolas"/>
                                <w:rPrChange w:id="217" w:author="ishidatek244" w:date="2024-03-10T22:34:00Z">
                                  <w:rPr/>
                                </w:rPrChange>
                              </w:rPr>
                              <w:t>` varchar(6) NOT NULL COMMENT '</w:t>
                            </w:r>
                            <w:r w:rsidRPr="007513F6">
                              <w:rPr>
                                <w:rFonts w:ascii="Consolas" w:hAnsi="Consolas"/>
                                <w:rPrChange w:id="218" w:author="ishidatek244" w:date="2024-03-10T22:34:00Z">
                                  <w:rPr/>
                                </w:rPrChange>
                              </w:rPr>
                              <w:t>学籍番号</w:t>
                            </w:r>
                            <w:r w:rsidRPr="007513F6">
                              <w:rPr>
                                <w:rFonts w:ascii="Consolas" w:hAnsi="Consolas"/>
                                <w:rPrChange w:id="219" w:author="ishidatek244" w:date="2024-03-10T22:34:00Z">
                                  <w:rPr/>
                                </w:rPrChange>
                              </w:rPr>
                              <w:t>'</w:t>
                            </w:r>
                            <w:r>
                              <w:rPr>
                                <w:rFonts w:ascii="Consolas" w:hAnsi="Consolas"/>
                              </w:rPr>
                              <w:t>，</w:t>
                            </w:r>
                          </w:p>
                          <w:p w14:paraId="6BBF53F3" w14:textId="417AEB50" w:rsidR="001D6546" w:rsidRPr="007513F6" w:rsidRDefault="001D6546" w:rsidP="00386FF3">
                            <w:pPr>
                              <w:ind w:firstLine="188"/>
                              <w:rPr>
                                <w:rFonts w:ascii="Consolas" w:hAnsi="Consolas"/>
                                <w:rPrChange w:id="220" w:author="ishidatek244" w:date="2024-03-10T22:34:00Z">
                                  <w:rPr/>
                                </w:rPrChange>
                              </w:rPr>
                            </w:pPr>
                            <w:r w:rsidRPr="007513F6">
                              <w:rPr>
                                <w:rFonts w:ascii="Consolas" w:hAnsi="Consolas"/>
                                <w:rPrChange w:id="221" w:author="ishidatek244" w:date="2024-03-10T22:34:00Z">
                                  <w:rPr/>
                                </w:rPrChange>
                              </w:rPr>
                              <w:t xml:space="preserve">  `</w:t>
                            </w:r>
                            <w:proofErr w:type="spellStart"/>
                            <w:r w:rsidRPr="007513F6">
                              <w:rPr>
                                <w:rFonts w:ascii="Consolas" w:hAnsi="Consolas"/>
                                <w:rPrChange w:id="222" w:author="ishidatek244" w:date="2024-03-10T22:34:00Z">
                                  <w:rPr/>
                                </w:rPrChange>
                              </w:rPr>
                              <w:t>timetable_id</w:t>
                            </w:r>
                            <w:proofErr w:type="spellEnd"/>
                            <w:r w:rsidRPr="007513F6">
                              <w:rPr>
                                <w:rFonts w:ascii="Consolas" w:hAnsi="Consolas"/>
                                <w:rPrChange w:id="223" w:author="ishidatek244" w:date="2024-03-10T22:34:00Z">
                                  <w:rPr/>
                                </w:rPrChange>
                              </w:rPr>
                              <w:t xml:space="preserve">` </w:t>
                            </w:r>
                            <w:proofErr w:type="spellStart"/>
                            <w:r w:rsidRPr="007513F6">
                              <w:rPr>
                                <w:rFonts w:ascii="Consolas" w:hAnsi="Consolas"/>
                                <w:rPrChange w:id="224" w:author="ishidatek244" w:date="2024-03-10T22:34:00Z">
                                  <w:rPr/>
                                </w:rPrChange>
                              </w:rPr>
                              <w:t>int</w:t>
                            </w:r>
                            <w:proofErr w:type="spellEnd"/>
                            <w:r w:rsidRPr="007513F6">
                              <w:rPr>
                                <w:rFonts w:ascii="Consolas" w:hAnsi="Consolas"/>
                                <w:rPrChange w:id="225" w:author="ishidatek244" w:date="2024-03-10T22:34:00Z">
                                  <w:rPr/>
                                </w:rPrChange>
                              </w:rPr>
                              <w:t xml:space="preserve"> NOT NULL COMMENT '</w:t>
                            </w:r>
                            <w:r w:rsidRPr="007513F6">
                              <w:rPr>
                                <w:rFonts w:ascii="Consolas" w:hAnsi="Consolas"/>
                                <w:rPrChange w:id="226" w:author="ishidatek244" w:date="2024-03-10T22:34:00Z">
                                  <w:rPr/>
                                </w:rPrChange>
                              </w:rPr>
                              <w:t>時間割</w:t>
                            </w:r>
                            <w:r w:rsidRPr="007513F6">
                              <w:rPr>
                                <w:rFonts w:ascii="Consolas" w:hAnsi="Consolas"/>
                                <w:rPrChange w:id="227" w:author="ishidatek244" w:date="2024-03-10T22:34:00Z">
                                  <w:rPr/>
                                </w:rPrChange>
                              </w:rPr>
                              <w:t>ID'</w:t>
                            </w:r>
                            <w:r>
                              <w:rPr>
                                <w:rFonts w:ascii="Consolas" w:hAnsi="Consolas"/>
                              </w:rPr>
                              <w:t>，</w:t>
                            </w:r>
                          </w:p>
                          <w:p w14:paraId="26047E73" w14:textId="233F5678" w:rsidR="001D6546" w:rsidRPr="007513F6" w:rsidRDefault="001D6546" w:rsidP="00386FF3">
                            <w:pPr>
                              <w:ind w:firstLine="188"/>
                              <w:rPr>
                                <w:rFonts w:ascii="Consolas" w:hAnsi="Consolas"/>
                                <w:rPrChange w:id="228" w:author="ishidatek244" w:date="2024-03-10T22:34:00Z">
                                  <w:rPr/>
                                </w:rPrChange>
                              </w:rPr>
                            </w:pPr>
                            <w:r w:rsidRPr="007513F6">
                              <w:rPr>
                                <w:rFonts w:ascii="Consolas" w:hAnsi="Consolas"/>
                                <w:rPrChange w:id="229" w:author="ishidatek244" w:date="2024-03-10T22:34:00Z">
                                  <w:rPr/>
                                </w:rPrChange>
                              </w:rPr>
                              <w:t xml:space="preserve">  `</w:t>
                            </w:r>
                            <w:proofErr w:type="spellStart"/>
                            <w:r w:rsidRPr="007513F6">
                              <w:rPr>
                                <w:rFonts w:ascii="Consolas" w:hAnsi="Consolas"/>
                                <w:rPrChange w:id="230" w:author="ishidatek244" w:date="2024-03-10T22:34:00Z">
                                  <w:rPr/>
                                </w:rPrChange>
                              </w:rPr>
                              <w:t>First_half_absence_flag</w:t>
                            </w:r>
                            <w:proofErr w:type="spellEnd"/>
                            <w:r w:rsidRPr="007513F6">
                              <w:rPr>
                                <w:rFonts w:ascii="Consolas" w:hAnsi="Consolas"/>
                                <w:rPrChange w:id="231" w:author="ishidatek244" w:date="2024-03-10T22:34:00Z">
                                  <w:rPr/>
                                </w:rPrChange>
                              </w:rPr>
                              <w:t xml:space="preserve">` </w:t>
                            </w:r>
                            <w:proofErr w:type="spellStart"/>
                            <w:r w:rsidRPr="007513F6">
                              <w:rPr>
                                <w:rFonts w:ascii="Consolas" w:hAnsi="Consolas"/>
                                <w:rPrChange w:id="232" w:author="ishidatek244" w:date="2024-03-10T22:34:00Z">
                                  <w:rPr/>
                                </w:rPrChange>
                              </w:rPr>
                              <w:t>tinyint</w:t>
                            </w:r>
                            <w:proofErr w:type="spellEnd"/>
                            <w:r w:rsidRPr="007513F6">
                              <w:rPr>
                                <w:rFonts w:ascii="Consolas" w:hAnsi="Consolas"/>
                                <w:rPrChange w:id="233" w:author="ishidatek244" w:date="2024-03-10T22:34:00Z">
                                  <w:rPr/>
                                </w:rPrChange>
                              </w:rPr>
                              <w:t xml:space="preserve"> NOT NULL COMMENT '</w:t>
                            </w:r>
                            <w:r w:rsidRPr="007513F6">
                              <w:rPr>
                                <w:rFonts w:ascii="Consolas" w:hAnsi="Consolas"/>
                                <w:rPrChange w:id="234" w:author="ishidatek244" w:date="2024-03-10T22:34:00Z">
                                  <w:rPr/>
                                </w:rPrChange>
                              </w:rPr>
                              <w:t>前半欠席フラグ</w:t>
                            </w:r>
                            <w:r w:rsidRPr="007513F6">
                              <w:rPr>
                                <w:rFonts w:ascii="Consolas" w:hAnsi="Consolas"/>
                                <w:rPrChange w:id="235" w:author="ishidatek244" w:date="2024-03-10T22:34:00Z">
                                  <w:rPr/>
                                </w:rPrChange>
                              </w:rPr>
                              <w:t>'</w:t>
                            </w:r>
                            <w:r>
                              <w:rPr>
                                <w:rFonts w:ascii="Consolas" w:hAnsi="Consolas"/>
                              </w:rPr>
                              <w:t>，</w:t>
                            </w:r>
                          </w:p>
                          <w:p w14:paraId="1573CE48" w14:textId="1E110A13" w:rsidR="001D6546" w:rsidRPr="007513F6" w:rsidRDefault="001D6546" w:rsidP="00386FF3">
                            <w:pPr>
                              <w:ind w:firstLine="188"/>
                              <w:rPr>
                                <w:rFonts w:ascii="Consolas" w:hAnsi="Consolas"/>
                                <w:rPrChange w:id="236" w:author="ishidatek244" w:date="2024-03-10T22:34:00Z">
                                  <w:rPr/>
                                </w:rPrChange>
                              </w:rPr>
                            </w:pPr>
                            <w:r w:rsidRPr="007513F6">
                              <w:rPr>
                                <w:rFonts w:ascii="Consolas" w:hAnsi="Consolas"/>
                                <w:rPrChange w:id="237" w:author="ishidatek244" w:date="2024-03-10T22:34:00Z">
                                  <w:rPr/>
                                </w:rPrChange>
                              </w:rPr>
                              <w:t xml:space="preserve">  `</w:t>
                            </w:r>
                            <w:proofErr w:type="spellStart"/>
                            <w:r w:rsidRPr="007513F6">
                              <w:rPr>
                                <w:rFonts w:ascii="Consolas" w:hAnsi="Consolas"/>
                                <w:rPrChange w:id="238" w:author="ishidatek244" w:date="2024-03-10T22:34:00Z">
                                  <w:rPr/>
                                </w:rPrChange>
                              </w:rPr>
                              <w:t>Second_half_absence_flag</w:t>
                            </w:r>
                            <w:proofErr w:type="spellEnd"/>
                            <w:r w:rsidRPr="007513F6">
                              <w:rPr>
                                <w:rFonts w:ascii="Consolas" w:hAnsi="Consolas"/>
                                <w:rPrChange w:id="239" w:author="ishidatek244" w:date="2024-03-10T22:34:00Z">
                                  <w:rPr/>
                                </w:rPrChange>
                              </w:rPr>
                              <w:t xml:space="preserve">` </w:t>
                            </w:r>
                            <w:proofErr w:type="spellStart"/>
                            <w:r w:rsidRPr="007513F6">
                              <w:rPr>
                                <w:rFonts w:ascii="Consolas" w:hAnsi="Consolas"/>
                                <w:rPrChange w:id="240" w:author="ishidatek244" w:date="2024-03-10T22:34:00Z">
                                  <w:rPr/>
                                </w:rPrChange>
                              </w:rPr>
                              <w:t>tinyint</w:t>
                            </w:r>
                            <w:proofErr w:type="spellEnd"/>
                            <w:r w:rsidRPr="007513F6">
                              <w:rPr>
                                <w:rFonts w:ascii="Consolas" w:hAnsi="Consolas"/>
                                <w:rPrChange w:id="241" w:author="ishidatek244" w:date="2024-03-10T22:34:00Z">
                                  <w:rPr/>
                                </w:rPrChange>
                              </w:rPr>
                              <w:t xml:space="preserve"> NOT NULL COMMENT '</w:t>
                            </w:r>
                            <w:r w:rsidRPr="007513F6">
                              <w:rPr>
                                <w:rFonts w:ascii="Consolas" w:hAnsi="Consolas"/>
                                <w:rPrChange w:id="242" w:author="ishidatek244" w:date="2024-03-10T22:34:00Z">
                                  <w:rPr/>
                                </w:rPrChange>
                              </w:rPr>
                              <w:t>後半欠席フラグ</w:t>
                            </w:r>
                            <w:r w:rsidRPr="007513F6">
                              <w:rPr>
                                <w:rFonts w:ascii="Consolas" w:hAnsi="Consolas"/>
                                <w:rPrChange w:id="243" w:author="ishidatek244" w:date="2024-03-10T22:34:00Z">
                                  <w:rPr/>
                                </w:rPrChange>
                              </w:rPr>
                              <w:t>'</w:t>
                            </w:r>
                            <w:r>
                              <w:rPr>
                                <w:rFonts w:ascii="Consolas" w:hAnsi="Consolas"/>
                              </w:rPr>
                              <w:t>，</w:t>
                            </w:r>
                          </w:p>
                          <w:p w14:paraId="16BD6518" w14:textId="77777777" w:rsidR="001D6546" w:rsidRDefault="001D6546" w:rsidP="00386FF3">
                            <w:pPr>
                              <w:ind w:leftChars="100" w:left="376" w:hangingChars="100" w:hanging="188"/>
                            </w:pPr>
                            <w:r>
                              <w:t xml:space="preserve"> </w:t>
                            </w:r>
                          </w:p>
                          <w:p w14:paraId="7ADC0163" w14:textId="77777777" w:rsidR="001D6546" w:rsidRDefault="001D6546" w:rsidP="00386FF3">
                            <w:pPr>
                              <w:ind w:leftChars="100" w:left="376" w:hangingChars="100" w:hanging="188"/>
                            </w:pPr>
                          </w:p>
                          <w:p w14:paraId="652E3197" w14:textId="77777777" w:rsidR="001D6546" w:rsidRDefault="001D6546" w:rsidP="00386FF3">
                            <w:pPr>
                              <w:ind w:leftChars="100" w:left="376" w:hangingChars="100" w:hanging="188"/>
                            </w:pPr>
                            <w:r>
                              <w:t xml:space="preserve">  </w:t>
                            </w:r>
                          </w:p>
                          <w:p w14:paraId="38316D29" w14:textId="77777777" w:rsidR="001D6546" w:rsidRDefault="001D6546" w:rsidP="00386FF3">
                            <w:pPr>
                              <w:ind w:leftChars="100" w:left="376" w:hangingChars="100" w:hanging="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2243C" id="テキスト ボックス 26" o:spid="_x0000_s1038" type="#_x0000_t202" style="position:absolute;left:0;text-align:left;margin-left:0;margin-top:.55pt;width:421.35pt;height:193.5pt;z-index:251792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" fillcolor="white [3201]" strokeweight=".5pt">
                <v:textbox>
                  <w:txbxContent>
                    <w:p w14:paraId="5E459FFF" w14:textId="77777777" w:rsidR="001D6546" w:rsidRPr="007513F6" w:rsidRDefault="001D6546" w:rsidP="00386FF3">
                      <w:pPr>
                        <w:ind w:firstLine="188"/>
                        <w:rPr>
                          <w:rFonts w:ascii="Consolas" w:hAnsi="Consolas"/>
                          <w:rPrChange w:id="198" w:author="ishidatek244" w:date="2024-03-10T22:34:00Z">
                            <w:rPr/>
                          </w:rPrChange>
                        </w:rPr>
                      </w:pPr>
                      <w:r w:rsidRPr="007513F6">
                        <w:rPr>
                          <w:rFonts w:ascii="Consolas" w:hAnsi="Consolas"/>
                          <w:rPrChange w:id="199" w:author="ishidatek244" w:date="2024-03-10T22:34:00Z">
                            <w:rPr/>
                          </w:rPrChange>
                        </w:rPr>
                        <w:t>CREATE TABLE `attendance_information` (</w:t>
                      </w:r>
                    </w:p>
                    <w:p w14:paraId="3017EDB4" w14:textId="5862142E" w:rsidR="001D6546" w:rsidRPr="007513F6" w:rsidRDefault="001D6546" w:rsidP="00386FF3">
                      <w:pPr>
                        <w:ind w:firstLine="188"/>
                        <w:rPr>
                          <w:rFonts w:ascii="Consolas" w:hAnsi="Consolas"/>
                          <w:rPrChange w:id="200" w:author="ishidatek244" w:date="2024-03-10T22:34:00Z">
                            <w:rPr/>
                          </w:rPrChange>
                        </w:rPr>
                      </w:pPr>
                      <w:r w:rsidRPr="007513F6">
                        <w:rPr>
                          <w:rFonts w:ascii="Consolas" w:hAnsi="Consolas"/>
                          <w:rPrChange w:id="201" w:author="ishidatek244" w:date="2024-03-10T22:34:00Z">
                            <w:rPr/>
                          </w:rPrChange>
                        </w:rPr>
                        <w:t xml:space="preserve">  `attendance_information_id` int NOT NULL COMMENT '</w:t>
                      </w:r>
                      <w:r w:rsidRPr="007513F6">
                        <w:rPr>
                          <w:rFonts w:ascii="Consolas" w:hAnsi="Consolas"/>
                          <w:rPrChange w:id="202" w:author="ishidatek244" w:date="2024-03-10T22:34:00Z">
                            <w:rPr/>
                          </w:rPrChange>
                        </w:rPr>
                        <w:t>出席情報</w:t>
                      </w:r>
                      <w:r w:rsidRPr="007513F6">
                        <w:rPr>
                          <w:rFonts w:ascii="Consolas" w:hAnsi="Consolas"/>
                          <w:rPrChange w:id="203" w:author="ishidatek244" w:date="2024-03-10T22:34:00Z">
                            <w:rPr/>
                          </w:rPrChange>
                        </w:rPr>
                        <w:t>ID'</w:t>
                      </w:r>
                      <w:r>
                        <w:rPr>
                          <w:rFonts w:ascii="Consolas" w:hAnsi="Consolas"/>
                        </w:rPr>
                        <w:t>，</w:t>
                      </w:r>
                    </w:p>
                    <w:p w14:paraId="2106D3BB" w14:textId="1C8C2743" w:rsidR="001D6546" w:rsidRPr="007513F6" w:rsidRDefault="001D6546" w:rsidP="00386FF3">
                      <w:pPr>
                        <w:ind w:firstLine="188"/>
                        <w:rPr>
                          <w:rFonts w:ascii="Consolas" w:hAnsi="Consolas"/>
                          <w:rPrChange w:id="204" w:author="ishidatek244" w:date="2024-03-10T22:34:00Z">
                            <w:rPr/>
                          </w:rPrChange>
                        </w:rPr>
                      </w:pPr>
                      <w:r w:rsidRPr="007513F6">
                        <w:rPr>
                          <w:rFonts w:ascii="Consolas" w:hAnsi="Consolas"/>
                          <w:rPrChange w:id="205" w:author="ishidatek244" w:date="2024-03-10T22:34:00Z">
                            <w:rPr/>
                          </w:rPrChange>
                        </w:rPr>
                        <w:t xml:space="preserve">  `notification_id` int NOT NULL COMMENT '</w:t>
                      </w:r>
                      <w:r w:rsidRPr="007513F6">
                        <w:rPr>
                          <w:rFonts w:ascii="Consolas" w:hAnsi="Consolas"/>
                          <w:rPrChange w:id="206" w:author="ishidatek244" w:date="2024-03-10T22:34:00Z">
                            <w:rPr/>
                          </w:rPrChange>
                        </w:rPr>
                        <w:t>届け出情報</w:t>
                      </w:r>
                      <w:r w:rsidRPr="007513F6">
                        <w:rPr>
                          <w:rFonts w:ascii="Consolas" w:hAnsi="Consolas"/>
                          <w:rPrChange w:id="207" w:author="ishidatek244" w:date="2024-03-10T22:34:00Z">
                            <w:rPr/>
                          </w:rPrChange>
                        </w:rPr>
                        <w:t>ID'</w:t>
                      </w:r>
                      <w:r>
                        <w:rPr>
                          <w:rFonts w:ascii="Consolas" w:hAnsi="Consolas"/>
                        </w:rPr>
                        <w:t>，</w:t>
                      </w:r>
                    </w:p>
                    <w:p w14:paraId="1DF56F66" w14:textId="52829B5C" w:rsidR="001D6546" w:rsidRPr="007513F6" w:rsidRDefault="001D6546" w:rsidP="00386FF3">
                      <w:pPr>
                        <w:ind w:firstLine="188"/>
                        <w:rPr>
                          <w:rFonts w:ascii="Consolas" w:hAnsi="Consolas"/>
                          <w:rPrChange w:id="208" w:author="ishidatek244" w:date="2024-03-10T22:34:00Z">
                            <w:rPr/>
                          </w:rPrChange>
                        </w:rPr>
                      </w:pPr>
                      <w:r w:rsidRPr="007513F6">
                        <w:rPr>
                          <w:rFonts w:ascii="Consolas" w:hAnsi="Consolas"/>
                          <w:rPrChange w:id="209" w:author="ishidatek244" w:date="2024-03-10T22:34:00Z">
                            <w:rPr/>
                          </w:rPrChange>
                        </w:rPr>
                        <w:t xml:space="preserve">  `student_number` varchar(6) NOT NULL COMMENT '</w:t>
                      </w:r>
                      <w:r w:rsidRPr="007513F6">
                        <w:rPr>
                          <w:rFonts w:ascii="Consolas" w:hAnsi="Consolas"/>
                          <w:rPrChange w:id="210" w:author="ishidatek244" w:date="2024-03-10T22:34:00Z">
                            <w:rPr/>
                          </w:rPrChange>
                        </w:rPr>
                        <w:t>学籍番号</w:t>
                      </w:r>
                      <w:r w:rsidRPr="007513F6">
                        <w:rPr>
                          <w:rFonts w:ascii="Consolas" w:hAnsi="Consolas"/>
                          <w:rPrChange w:id="211" w:author="ishidatek244" w:date="2024-03-10T22:34:00Z">
                            <w:rPr/>
                          </w:rPrChange>
                        </w:rPr>
                        <w:t>'</w:t>
                      </w:r>
                      <w:r>
                        <w:rPr>
                          <w:rFonts w:ascii="Consolas" w:hAnsi="Consolas"/>
                        </w:rPr>
                        <w:t>，</w:t>
                      </w:r>
                    </w:p>
                    <w:p w14:paraId="6BBF53F3" w14:textId="417AEB50" w:rsidR="001D6546" w:rsidRPr="007513F6" w:rsidRDefault="001D6546" w:rsidP="00386FF3">
                      <w:pPr>
                        <w:ind w:firstLine="188"/>
                        <w:rPr>
                          <w:rFonts w:ascii="Consolas" w:hAnsi="Consolas"/>
                          <w:rPrChange w:id="212" w:author="ishidatek244" w:date="2024-03-10T22:34:00Z">
                            <w:rPr/>
                          </w:rPrChange>
                        </w:rPr>
                      </w:pPr>
                      <w:r w:rsidRPr="007513F6">
                        <w:rPr>
                          <w:rFonts w:ascii="Consolas" w:hAnsi="Consolas"/>
                          <w:rPrChange w:id="213" w:author="ishidatek244" w:date="2024-03-10T22:34:00Z">
                            <w:rPr/>
                          </w:rPrChange>
                        </w:rPr>
                        <w:t xml:space="preserve">  `timetable_id` int NOT NULL COMMENT '</w:t>
                      </w:r>
                      <w:r w:rsidRPr="007513F6">
                        <w:rPr>
                          <w:rFonts w:ascii="Consolas" w:hAnsi="Consolas"/>
                          <w:rPrChange w:id="214" w:author="ishidatek244" w:date="2024-03-10T22:34:00Z">
                            <w:rPr/>
                          </w:rPrChange>
                        </w:rPr>
                        <w:t>時間割</w:t>
                      </w:r>
                      <w:r w:rsidRPr="007513F6">
                        <w:rPr>
                          <w:rFonts w:ascii="Consolas" w:hAnsi="Consolas"/>
                          <w:rPrChange w:id="215" w:author="ishidatek244" w:date="2024-03-10T22:34:00Z">
                            <w:rPr/>
                          </w:rPrChange>
                        </w:rPr>
                        <w:t>ID'</w:t>
                      </w:r>
                      <w:r>
                        <w:rPr>
                          <w:rFonts w:ascii="Consolas" w:hAnsi="Consolas"/>
                        </w:rPr>
                        <w:t>，</w:t>
                      </w:r>
                    </w:p>
                    <w:p w14:paraId="26047E73" w14:textId="233F5678" w:rsidR="001D6546" w:rsidRPr="007513F6" w:rsidRDefault="001D6546" w:rsidP="00386FF3">
                      <w:pPr>
                        <w:ind w:firstLine="188"/>
                        <w:rPr>
                          <w:rFonts w:ascii="Consolas" w:hAnsi="Consolas"/>
                          <w:rPrChange w:id="216" w:author="ishidatek244" w:date="2024-03-10T22:34:00Z">
                            <w:rPr/>
                          </w:rPrChange>
                        </w:rPr>
                      </w:pPr>
                      <w:r w:rsidRPr="007513F6">
                        <w:rPr>
                          <w:rFonts w:ascii="Consolas" w:hAnsi="Consolas"/>
                          <w:rPrChange w:id="217" w:author="ishidatek244" w:date="2024-03-10T22:34:00Z">
                            <w:rPr/>
                          </w:rPrChange>
                        </w:rPr>
                        <w:t xml:space="preserve">  `First_half_absence_flag` tinyint NOT NULL COMMENT '</w:t>
                      </w:r>
                      <w:r w:rsidRPr="007513F6">
                        <w:rPr>
                          <w:rFonts w:ascii="Consolas" w:hAnsi="Consolas"/>
                          <w:rPrChange w:id="218" w:author="ishidatek244" w:date="2024-03-10T22:34:00Z">
                            <w:rPr/>
                          </w:rPrChange>
                        </w:rPr>
                        <w:t>前半欠席フラグ</w:t>
                      </w:r>
                      <w:r w:rsidRPr="007513F6">
                        <w:rPr>
                          <w:rFonts w:ascii="Consolas" w:hAnsi="Consolas"/>
                          <w:rPrChange w:id="219" w:author="ishidatek244" w:date="2024-03-10T22:34:00Z">
                            <w:rPr/>
                          </w:rPrChange>
                        </w:rPr>
                        <w:t>'</w:t>
                      </w:r>
                      <w:r>
                        <w:rPr>
                          <w:rFonts w:ascii="Consolas" w:hAnsi="Consolas"/>
                        </w:rPr>
                        <w:t>，</w:t>
                      </w:r>
                    </w:p>
                    <w:p w14:paraId="1573CE48" w14:textId="1E110A13" w:rsidR="001D6546" w:rsidRPr="007513F6" w:rsidRDefault="001D6546" w:rsidP="00386FF3">
                      <w:pPr>
                        <w:ind w:firstLine="188"/>
                        <w:rPr>
                          <w:rFonts w:ascii="Consolas" w:hAnsi="Consolas"/>
                          <w:rPrChange w:id="220" w:author="ishidatek244" w:date="2024-03-10T22:34:00Z">
                            <w:rPr/>
                          </w:rPrChange>
                        </w:rPr>
                      </w:pPr>
                      <w:r w:rsidRPr="007513F6">
                        <w:rPr>
                          <w:rFonts w:ascii="Consolas" w:hAnsi="Consolas"/>
                          <w:rPrChange w:id="221" w:author="ishidatek244" w:date="2024-03-10T22:34:00Z">
                            <w:rPr/>
                          </w:rPrChange>
                        </w:rPr>
                        <w:t xml:space="preserve">  `Second_half_absence_flag` tinyint NOT NULL COMMENT '</w:t>
                      </w:r>
                      <w:r w:rsidRPr="007513F6">
                        <w:rPr>
                          <w:rFonts w:ascii="Consolas" w:hAnsi="Consolas"/>
                          <w:rPrChange w:id="222" w:author="ishidatek244" w:date="2024-03-10T22:34:00Z">
                            <w:rPr/>
                          </w:rPrChange>
                        </w:rPr>
                        <w:t>後半欠席フラグ</w:t>
                      </w:r>
                      <w:r w:rsidRPr="007513F6">
                        <w:rPr>
                          <w:rFonts w:ascii="Consolas" w:hAnsi="Consolas"/>
                          <w:rPrChange w:id="223" w:author="ishidatek244" w:date="2024-03-10T22:34:00Z">
                            <w:rPr/>
                          </w:rPrChange>
                        </w:rPr>
                        <w:t>'</w:t>
                      </w:r>
                      <w:r>
                        <w:rPr>
                          <w:rFonts w:ascii="Consolas" w:hAnsi="Consolas"/>
                        </w:rPr>
                        <w:t>，</w:t>
                      </w:r>
                    </w:p>
                    <w:p w14:paraId="16BD6518" w14:textId="77777777" w:rsidR="001D6546" w:rsidRDefault="001D6546" w:rsidP="00386FF3">
                      <w:pPr>
                        <w:ind w:leftChars="100" w:left="376" w:hangingChars="100" w:hanging="188"/>
                      </w:pPr>
                      <w:r>
                        <w:t xml:space="preserve"> </w:t>
                      </w:r>
                    </w:p>
                    <w:p w14:paraId="7ADC0163" w14:textId="77777777" w:rsidR="001D6546" w:rsidRDefault="001D6546" w:rsidP="00386FF3">
                      <w:pPr>
                        <w:ind w:leftChars="100" w:left="376" w:hangingChars="100" w:hanging="188"/>
                      </w:pPr>
                    </w:p>
                    <w:p w14:paraId="652E3197" w14:textId="77777777" w:rsidR="001D6546" w:rsidRDefault="001D6546" w:rsidP="00386FF3">
                      <w:pPr>
                        <w:ind w:leftChars="100" w:left="376" w:hangingChars="100" w:hanging="188"/>
                      </w:pPr>
                      <w:r>
                        <w:t xml:space="preserve">  </w:t>
                      </w:r>
                    </w:p>
                    <w:p w14:paraId="38316D29" w14:textId="77777777" w:rsidR="001D6546" w:rsidRDefault="001D6546" w:rsidP="00386FF3">
                      <w:pPr>
                        <w:ind w:leftChars="100" w:left="376" w:hangingChars="100" w:hanging="188"/>
                      </w:pPr>
                    </w:p>
                  </w:txbxContent>
                </v:textbox>
                <w10:wrap anchorx="margin"/>
              </v:shape>
            </w:pict>
          </mc:Fallback>
        </mc:AlternateContent>
      </w:r>
    </w:p>
    <w:p w14:paraId="3B4C22DE" w14:textId="77777777" w:rsidR="00386FF3" w:rsidRDefault="00386FF3" w:rsidP="00386FF3">
      <w:pPr>
        <w:ind w:firstLine="188"/>
      </w:pPr>
    </w:p>
    <w:p w14:paraId="72E268C0" w14:textId="77777777" w:rsidR="00386FF3" w:rsidRDefault="00386FF3" w:rsidP="00386FF3">
      <w:pPr>
        <w:ind w:firstLine="188"/>
      </w:pPr>
    </w:p>
    <w:p w14:paraId="72D9803D" w14:textId="77777777" w:rsidR="00386FF3" w:rsidRDefault="00386FF3" w:rsidP="00386FF3">
      <w:pPr>
        <w:ind w:firstLine="188"/>
      </w:pPr>
    </w:p>
    <w:p w14:paraId="1D1992FB" w14:textId="77777777" w:rsidR="00386FF3" w:rsidRDefault="00386FF3" w:rsidP="00386FF3">
      <w:pPr>
        <w:ind w:firstLine="188"/>
      </w:pPr>
    </w:p>
    <w:p w14:paraId="79287388" w14:textId="77777777" w:rsidR="00386FF3" w:rsidRDefault="00386FF3" w:rsidP="00386FF3">
      <w:pPr>
        <w:ind w:firstLine="188"/>
      </w:pPr>
    </w:p>
    <w:p w14:paraId="1FE52C22" w14:textId="77777777" w:rsidR="00386FF3" w:rsidRDefault="00386FF3" w:rsidP="00386FF3">
      <w:pPr>
        <w:ind w:firstLine="188"/>
      </w:pPr>
    </w:p>
    <w:p w14:paraId="35DAD46B" w14:textId="77777777" w:rsidR="00386FF3" w:rsidRDefault="00386FF3" w:rsidP="00386FF3">
      <w:pPr>
        <w:ind w:firstLine="188"/>
      </w:pPr>
    </w:p>
    <w:p w14:paraId="2713CBF6" w14:textId="77777777" w:rsidR="00386FF3" w:rsidRDefault="00386FF3" w:rsidP="00386FF3">
      <w:pPr>
        <w:ind w:firstLine="188"/>
      </w:pPr>
      <w:r>
        <w:rPr>
          <w:noProof/>
        </w:rPr>
        <mc:AlternateContent>
          <mc:Choice Requires="wps">
            <w:drawing>
              <wp:anchor distT="0" distB="0" distL="114300" distR="114300" simplePos="0" relativeHeight="251799552" behindDoc="0" locked="0" layoutInCell="1" allowOverlap="1" wp14:anchorId="7DBD778C" wp14:editId="68A02B7F">
                <wp:simplePos x="0" y="0"/>
                <wp:positionH relativeFrom="margin">
                  <wp:align>left</wp:align>
                </wp:positionH>
                <wp:positionV relativeFrom="paragraph">
                  <wp:posOffset>6350</wp:posOffset>
                </wp:positionV>
                <wp:extent cx="5562600" cy="2095500"/>
                <wp:effectExtent l="0" t="0" r="19050" b="19050"/>
                <wp:wrapNone/>
                <wp:docPr id="17" name="テキスト ボックス 17"/>
                <wp:cNvGraphicFramePr/>
                <a:graphic xmlns:a="http://schemas.openxmlformats.org/drawingml/2006/main">
                  <a:graphicData uri="http://schemas.microsoft.com/office/word/2010/wordprocessingShape">
                    <wps:wsp>
                      <wps:cNvSpPr txBox="1"/>
                      <wps:spPr>
                        <a:xfrm>
                          <a:off x="0" y="0"/>
                          <a:ext cx="5562600" cy="2095500"/>
                        </a:xfrm>
                        <a:prstGeom prst="rect">
                          <a:avLst/>
                        </a:prstGeom>
                        <a:solidFill>
                          <a:schemeClr val="lt1"/>
                        </a:solidFill>
                        <a:ln w="6350">
                          <a:solidFill>
                            <a:prstClr val="black"/>
                          </a:solidFill>
                        </a:ln>
                      </wps:spPr>
                      <wps:txbx>
                        <w:txbxContent>
                          <w:p w14:paraId="5B3588AC" w14:textId="64D04AF6" w:rsidR="001D6546" w:rsidRPr="007513F6" w:rsidRDefault="001D6546" w:rsidP="00386FF3">
                            <w:pPr>
                              <w:ind w:leftChars="200" w:left="376" w:firstLineChars="0" w:firstLine="0"/>
                              <w:rPr>
                                <w:rFonts w:ascii="Consolas" w:hAnsi="Consolas"/>
                              </w:rPr>
                            </w:pPr>
                            <w:r w:rsidRPr="007513F6">
                              <w:rPr>
                                <w:rFonts w:ascii="Consolas" w:hAnsi="Consolas"/>
                              </w:rPr>
                              <w:t>`</w:t>
                            </w:r>
                            <w:proofErr w:type="spellStart"/>
                            <w:r w:rsidRPr="007513F6">
                              <w:rPr>
                                <w:rFonts w:ascii="Consolas" w:hAnsi="Consolas"/>
                              </w:rPr>
                              <w:t>update_date_and_time</w:t>
                            </w:r>
                            <w:proofErr w:type="spellEnd"/>
                            <w:r w:rsidRPr="007513F6">
                              <w:rPr>
                                <w:rFonts w:ascii="Consolas" w:hAnsi="Consolas"/>
                              </w:rPr>
                              <w:t>` timestamp NOT NULL DEFAULT CURRENT_TIMESTAMP COMMENT '</w:t>
                            </w:r>
                            <w:r w:rsidRPr="007513F6">
                              <w:rPr>
                                <w:rFonts w:ascii="Consolas" w:hAnsi="Consolas"/>
                              </w:rPr>
                              <w:t>更新日時</w:t>
                            </w:r>
                            <w:r w:rsidRPr="007513F6">
                              <w:rPr>
                                <w:rFonts w:ascii="Consolas" w:hAnsi="Consolas"/>
                              </w:rPr>
                              <w:t>'</w:t>
                            </w:r>
                            <w:r>
                              <w:rPr>
                                <w:rFonts w:ascii="Consolas" w:hAnsi="Consolas"/>
                              </w:rPr>
                              <w:t>，</w:t>
                            </w:r>
                          </w:p>
                          <w:p w14:paraId="2FC912F7" w14:textId="01BF54D3" w:rsidR="001D6546" w:rsidRPr="007513F6" w:rsidRDefault="001D6546" w:rsidP="00386FF3">
                            <w:pPr>
                              <w:ind w:leftChars="100" w:left="376" w:hangingChars="100" w:hanging="188"/>
                              <w:rPr>
                                <w:rFonts w:ascii="Consolas" w:hAnsi="Consolas"/>
                              </w:rPr>
                            </w:pPr>
                            <w:r w:rsidRPr="007513F6">
                              <w:rPr>
                                <w:rFonts w:ascii="Consolas" w:hAnsi="Consolas"/>
                              </w:rPr>
                              <w:t xml:space="preserve">  PRIMARY KEY(</w:t>
                            </w:r>
                            <w:proofErr w:type="spellStart"/>
                            <w:r w:rsidRPr="007513F6">
                              <w:rPr>
                                <w:rFonts w:ascii="Consolas" w:hAnsi="Consolas"/>
                              </w:rPr>
                              <w:t>attendance_information_id</w:t>
                            </w:r>
                            <w:proofErr w:type="spellEnd"/>
                            <w:r w:rsidRPr="007513F6">
                              <w:rPr>
                                <w:rFonts w:ascii="Consolas" w:hAnsi="Consolas"/>
                              </w:rPr>
                              <w:t>)</w:t>
                            </w:r>
                            <w:r>
                              <w:rPr>
                                <w:rFonts w:ascii="Consolas" w:hAnsi="Consolas"/>
                              </w:rPr>
                              <w:t>，</w:t>
                            </w:r>
                          </w:p>
                          <w:p w14:paraId="4FE95776" w14:textId="5CF02681" w:rsidR="001D6546" w:rsidRPr="007513F6" w:rsidRDefault="001D6546" w:rsidP="00386FF3">
                            <w:pPr>
                              <w:ind w:leftChars="100" w:left="376" w:hangingChars="100" w:hanging="188"/>
                              <w:rPr>
                                <w:rFonts w:ascii="Consolas" w:hAnsi="Consolas"/>
                              </w:rPr>
                            </w:pPr>
                            <w:r w:rsidRPr="007513F6">
                              <w:rPr>
                                <w:rFonts w:ascii="Consolas" w:hAnsi="Consolas"/>
                              </w:rPr>
                              <w:t xml:space="preserve">  ADD KEY `</w:t>
                            </w:r>
                            <w:proofErr w:type="spellStart"/>
                            <w:r w:rsidRPr="007513F6">
                              <w:rPr>
                                <w:rFonts w:ascii="Consolas" w:hAnsi="Consolas"/>
                              </w:rPr>
                              <w:t>student_number</w:t>
                            </w:r>
                            <w:proofErr w:type="spellEnd"/>
                            <w:r w:rsidRPr="007513F6">
                              <w:rPr>
                                <w:rFonts w:ascii="Consolas" w:hAnsi="Consolas"/>
                              </w:rPr>
                              <w:t>` (`</w:t>
                            </w:r>
                            <w:proofErr w:type="spellStart"/>
                            <w:r w:rsidRPr="007513F6">
                              <w:rPr>
                                <w:rFonts w:ascii="Consolas" w:hAnsi="Consolas"/>
                              </w:rPr>
                              <w:t>student_number</w:t>
                            </w:r>
                            <w:proofErr w:type="spellEnd"/>
                            <w:r w:rsidRPr="007513F6">
                              <w:rPr>
                                <w:rFonts w:ascii="Consolas" w:hAnsi="Consolas"/>
                              </w:rPr>
                              <w:t>`)</w:t>
                            </w:r>
                            <w:r>
                              <w:rPr>
                                <w:rFonts w:ascii="Consolas" w:hAnsi="Consolas"/>
                              </w:rPr>
                              <w:t>，</w:t>
                            </w:r>
                          </w:p>
                          <w:p w14:paraId="45CD1984" w14:textId="77777777" w:rsidR="001D6546" w:rsidRPr="007513F6" w:rsidRDefault="001D6546" w:rsidP="00386FF3">
                            <w:pPr>
                              <w:ind w:leftChars="200" w:left="376" w:firstLineChars="0" w:firstLine="0"/>
                              <w:rPr>
                                <w:rFonts w:ascii="Consolas" w:hAnsi="Consolas"/>
                              </w:rPr>
                            </w:pPr>
                            <w:r w:rsidRPr="007513F6">
                              <w:rPr>
                                <w:rFonts w:ascii="Consolas" w:hAnsi="Consolas"/>
                              </w:rPr>
                              <w:t>ADD KEY `</w:t>
                            </w:r>
                            <w:proofErr w:type="spellStart"/>
                            <w:r w:rsidRPr="007513F6">
                              <w:rPr>
                                <w:rFonts w:ascii="Consolas" w:hAnsi="Consolas"/>
                              </w:rPr>
                              <w:t>timetable_id</w:t>
                            </w:r>
                            <w:proofErr w:type="spellEnd"/>
                            <w:r w:rsidRPr="007513F6">
                              <w:rPr>
                                <w:rFonts w:ascii="Consolas" w:hAnsi="Consolas"/>
                              </w:rPr>
                              <w:t>` (`</w:t>
                            </w:r>
                            <w:proofErr w:type="spellStart"/>
                            <w:r w:rsidRPr="007513F6">
                              <w:rPr>
                                <w:rFonts w:ascii="Consolas" w:hAnsi="Consolas"/>
                              </w:rPr>
                              <w:t>timetable_id</w:t>
                            </w:r>
                            <w:proofErr w:type="spellEnd"/>
                            <w:r w:rsidRPr="007513F6">
                              <w:rPr>
                                <w:rFonts w:ascii="Consolas" w:hAnsi="Consolas"/>
                              </w:rPr>
                              <w:t>`)</w:t>
                            </w:r>
                          </w:p>
                          <w:p w14:paraId="6858BA03" w14:textId="77777777" w:rsidR="001D6546" w:rsidRPr="007513F6" w:rsidRDefault="001D6546" w:rsidP="00386FF3">
                            <w:pPr>
                              <w:ind w:firstLine="188"/>
                              <w:rPr>
                                <w:rFonts w:ascii="Consolas" w:hAnsi="Consolas"/>
                              </w:rPr>
                            </w:pPr>
                            <w:r w:rsidRPr="007513F6">
                              <w:rPr>
                                <w:rFonts w:ascii="Consolas" w:hAnsi="Consolas"/>
                              </w:rPr>
                              <w:t>)</w:t>
                            </w:r>
                          </w:p>
                          <w:p w14:paraId="2EE4F5DC" w14:textId="77777777" w:rsidR="001D6546" w:rsidRDefault="001D6546" w:rsidP="00386FF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BD778C" id="テキスト ボックス 17" o:spid="_x0000_s1039" type="#_x0000_t202" style="position:absolute;left:0;text-align:left;margin-left:0;margin-top:.5pt;width:438pt;height:165pt;z-index:251799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" fillcolor="white [3201]" strokeweight=".5pt">
                <v:textbox>
                  <w:txbxContent>
                    <w:p w14:paraId="5B3588AC" w14:textId="64D04AF6" w:rsidR="001D6546" w:rsidRPr="007513F6" w:rsidRDefault="001D6546" w:rsidP="00386FF3">
                      <w:pPr>
                        <w:ind w:leftChars="200" w:left="376" w:firstLineChars="0" w:firstLine="0"/>
                        <w:rPr>
                          <w:rFonts w:ascii="Consolas" w:hAnsi="Consolas"/>
                        </w:rPr>
                      </w:pPr>
                      <w:r w:rsidRPr="007513F6">
                        <w:rPr>
                          <w:rFonts w:ascii="Consolas" w:hAnsi="Consolas"/>
                        </w:rPr>
                        <w:t>`update_date_and_time` timestamp NOT NULL DEFAULT CURRENT_TIMESTAMP COMMENT '</w:t>
                      </w:r>
                      <w:r w:rsidRPr="007513F6">
                        <w:rPr>
                          <w:rFonts w:ascii="Consolas" w:hAnsi="Consolas"/>
                        </w:rPr>
                        <w:t>更新日時</w:t>
                      </w:r>
                      <w:r w:rsidRPr="007513F6">
                        <w:rPr>
                          <w:rFonts w:ascii="Consolas" w:hAnsi="Consolas"/>
                        </w:rPr>
                        <w:t>'</w:t>
                      </w:r>
                      <w:r>
                        <w:rPr>
                          <w:rFonts w:ascii="Consolas" w:hAnsi="Consolas"/>
                        </w:rPr>
                        <w:t>，</w:t>
                      </w:r>
                    </w:p>
                    <w:p w14:paraId="2FC912F7" w14:textId="01BF54D3" w:rsidR="001D6546" w:rsidRPr="007513F6" w:rsidRDefault="001D6546" w:rsidP="00386FF3">
                      <w:pPr>
                        <w:ind w:leftChars="100" w:left="376" w:hangingChars="100" w:hanging="188"/>
                        <w:rPr>
                          <w:rFonts w:ascii="Consolas" w:hAnsi="Consolas"/>
                        </w:rPr>
                      </w:pPr>
                      <w:r w:rsidRPr="007513F6">
                        <w:rPr>
                          <w:rFonts w:ascii="Consolas" w:hAnsi="Consolas"/>
                        </w:rPr>
                        <w:t xml:space="preserve">  PRIMARY KEY(attendance_information_id)</w:t>
                      </w:r>
                      <w:r>
                        <w:rPr>
                          <w:rFonts w:ascii="Consolas" w:hAnsi="Consolas"/>
                        </w:rPr>
                        <w:t>，</w:t>
                      </w:r>
                    </w:p>
                    <w:p w14:paraId="4FE95776" w14:textId="5CF02681" w:rsidR="001D6546" w:rsidRPr="007513F6" w:rsidRDefault="001D6546" w:rsidP="00386FF3">
                      <w:pPr>
                        <w:ind w:leftChars="100" w:left="376" w:hangingChars="100" w:hanging="188"/>
                        <w:rPr>
                          <w:rFonts w:ascii="Consolas" w:hAnsi="Consolas"/>
                        </w:rPr>
                      </w:pPr>
                      <w:r w:rsidRPr="007513F6">
                        <w:rPr>
                          <w:rFonts w:ascii="Consolas" w:hAnsi="Consolas"/>
                        </w:rPr>
                        <w:t xml:space="preserve">  ADD KEY `student_number` (`student_number`)</w:t>
                      </w:r>
                      <w:r>
                        <w:rPr>
                          <w:rFonts w:ascii="Consolas" w:hAnsi="Consolas"/>
                        </w:rPr>
                        <w:t>，</w:t>
                      </w:r>
                    </w:p>
                    <w:p w14:paraId="45CD1984" w14:textId="77777777" w:rsidR="001D6546" w:rsidRPr="007513F6" w:rsidRDefault="001D6546" w:rsidP="00386FF3">
                      <w:pPr>
                        <w:ind w:leftChars="200" w:left="376" w:firstLineChars="0" w:firstLine="0"/>
                        <w:rPr>
                          <w:rFonts w:ascii="Consolas" w:hAnsi="Consolas"/>
                        </w:rPr>
                      </w:pPr>
                      <w:r w:rsidRPr="007513F6">
                        <w:rPr>
                          <w:rFonts w:ascii="Consolas" w:hAnsi="Consolas"/>
                        </w:rPr>
                        <w:t>ADD KEY `timetable_id` (`timetable_id`)</w:t>
                      </w:r>
                    </w:p>
                    <w:p w14:paraId="6858BA03" w14:textId="77777777" w:rsidR="001D6546" w:rsidRPr="007513F6" w:rsidRDefault="001D6546" w:rsidP="00386FF3">
                      <w:pPr>
                        <w:ind w:firstLine="188"/>
                        <w:rPr>
                          <w:rFonts w:ascii="Consolas" w:hAnsi="Consolas"/>
                        </w:rPr>
                      </w:pPr>
                      <w:r w:rsidRPr="007513F6">
                        <w:rPr>
                          <w:rFonts w:ascii="Consolas" w:hAnsi="Consolas"/>
                        </w:rPr>
                        <w:t>)</w:t>
                      </w:r>
                    </w:p>
                    <w:p w14:paraId="2EE4F5DC" w14:textId="77777777" w:rsidR="001D6546" w:rsidRDefault="001D6546" w:rsidP="00386FF3">
                      <w:pPr>
                        <w:ind w:firstLine="188"/>
                      </w:pPr>
                    </w:p>
                  </w:txbxContent>
                </v:textbox>
                <w10:wrap anchorx="margin"/>
              </v:shape>
            </w:pict>
          </mc:Fallback>
        </mc:AlternateContent>
      </w:r>
    </w:p>
    <w:p w14:paraId="3D8473F5" w14:textId="77777777" w:rsidR="00386FF3" w:rsidRDefault="00386FF3" w:rsidP="00386FF3">
      <w:pPr>
        <w:ind w:firstLine="188"/>
      </w:pPr>
    </w:p>
    <w:p w14:paraId="1D6164CF" w14:textId="77777777" w:rsidR="00386FF3" w:rsidRDefault="00386FF3" w:rsidP="00386FF3">
      <w:pPr>
        <w:ind w:firstLine="188"/>
      </w:pPr>
    </w:p>
    <w:p w14:paraId="3C6514C5" w14:textId="77777777" w:rsidR="00386FF3" w:rsidRDefault="00386FF3" w:rsidP="00386FF3">
      <w:pPr>
        <w:ind w:firstLine="188"/>
      </w:pPr>
    </w:p>
    <w:p w14:paraId="0CDA8C8E" w14:textId="77777777" w:rsidR="00386FF3" w:rsidRDefault="00386FF3" w:rsidP="00386FF3">
      <w:pPr>
        <w:ind w:firstLine="188"/>
      </w:pPr>
    </w:p>
    <w:p w14:paraId="374EE5E6" w14:textId="77777777" w:rsidR="00386FF3" w:rsidRDefault="00386FF3" w:rsidP="00386FF3">
      <w:pPr>
        <w:ind w:firstLineChars="0" w:firstLine="0"/>
      </w:pPr>
    </w:p>
    <w:p w14:paraId="68D678E0" w14:textId="77777777" w:rsidR="00386FF3" w:rsidRDefault="00386FF3" w:rsidP="00386FF3">
      <w:pPr>
        <w:ind w:firstLineChars="0" w:firstLine="0"/>
      </w:pPr>
    </w:p>
    <w:p w14:paraId="06E81ECB" w14:textId="77777777" w:rsidR="00386FF3" w:rsidRDefault="00386FF3" w:rsidP="00386FF3">
      <w:pPr>
        <w:ind w:firstLine="188"/>
      </w:pPr>
      <w:r>
        <w:rPr>
          <w:rFonts w:hint="eastAsia"/>
        </w:rPr>
        <w:t>外部キー制約</w:t>
      </w:r>
    </w:p>
    <w:p w14:paraId="11F1F710" w14:textId="77777777" w:rsidR="00386FF3" w:rsidRDefault="00386FF3" w:rsidP="00386FF3">
      <w:pPr>
        <w:ind w:firstLine="188"/>
        <w:jc w:val="center"/>
      </w:pPr>
      <w:r>
        <w:rPr>
          <w:rFonts w:hint="eastAsia"/>
        </w:rPr>
        <w:t>リスト3.2.12　出席情報テーブル外部キー設定SQL</w:t>
      </w:r>
    </w:p>
    <w:p w14:paraId="0A9FE5D3" w14:textId="77777777" w:rsidR="00386FF3" w:rsidRDefault="00386FF3" w:rsidP="00386FF3">
      <w:pPr>
        <w:ind w:firstLine="188"/>
      </w:pPr>
      <w:r>
        <w:rPr>
          <w:rFonts w:hint="eastAsia"/>
          <w:noProof/>
        </w:rPr>
        <mc:AlternateContent>
          <mc:Choice Requires="wps">
            <w:drawing>
              <wp:anchor distT="0" distB="0" distL="114300" distR="114300" simplePos="0" relativeHeight="251793408" behindDoc="0" locked="0" layoutInCell="1" allowOverlap="1" wp14:anchorId="63B187DE" wp14:editId="2CB63C98">
                <wp:simplePos x="0" y="0"/>
                <wp:positionH relativeFrom="margin">
                  <wp:align>right</wp:align>
                </wp:positionH>
                <wp:positionV relativeFrom="paragraph">
                  <wp:posOffset>22225</wp:posOffset>
                </wp:positionV>
                <wp:extent cx="5362575" cy="762000"/>
                <wp:effectExtent l="0" t="0" r="28575" b="19050"/>
                <wp:wrapNone/>
                <wp:docPr id="28" name="テキスト ボックス 28"/>
                <wp:cNvGraphicFramePr/>
                <a:graphic xmlns:a="http://schemas.openxmlformats.org/drawingml/2006/main">
                  <a:graphicData uri="http://schemas.microsoft.com/office/word/2010/wordprocessingShape">
                    <wps:wsp>
                      <wps:cNvSpPr txBox="1"/>
                      <wps:spPr>
                        <a:xfrm>
                          <a:off x="0" y="0"/>
                          <a:ext cx="5362575" cy="762000"/>
                        </a:xfrm>
                        <a:prstGeom prst="rect">
                          <a:avLst/>
                        </a:prstGeom>
                        <a:solidFill>
                          <a:schemeClr val="lt1"/>
                        </a:solidFill>
                        <a:ln w="6350">
                          <a:solidFill>
                            <a:prstClr val="black"/>
                          </a:solidFill>
                        </a:ln>
                      </wps:spPr>
                      <wps:txbx>
                        <w:txbxContent>
                          <w:p w14:paraId="20B8BA90" w14:textId="5B73751F" w:rsidR="001D6546" w:rsidRPr="007513F6" w:rsidRDefault="001D6546" w:rsidP="00386FF3">
                            <w:pPr>
                              <w:ind w:firstLine="188"/>
                              <w:rPr>
                                <w:rFonts w:ascii="Consolas" w:hAnsi="Consolas"/>
                                <w:rPrChange w:id="244" w:author="ishidatek244" w:date="2024-03-10T22:34:00Z">
                                  <w:rPr/>
                                </w:rPrChange>
                              </w:rPr>
                            </w:pPr>
                            <w:r w:rsidRPr="007513F6">
                              <w:rPr>
                                <w:rFonts w:ascii="Consolas" w:hAnsi="Consolas"/>
                                <w:rPrChange w:id="245" w:author="ishidatek244" w:date="2024-03-10T22:34:00Z">
                                  <w:rPr/>
                                </w:rPrChange>
                              </w:rPr>
                              <w:t>ADD FOREIGN KEY (`</w:t>
                            </w:r>
                            <w:proofErr w:type="spellStart"/>
                            <w:r w:rsidRPr="007513F6">
                              <w:rPr>
                                <w:rFonts w:ascii="Consolas" w:hAnsi="Consolas"/>
                                <w:rPrChange w:id="246" w:author="ishidatek244" w:date="2024-03-10T22:34:00Z">
                                  <w:rPr/>
                                </w:rPrChange>
                              </w:rPr>
                              <w:t>student_number</w:t>
                            </w:r>
                            <w:proofErr w:type="spellEnd"/>
                            <w:r w:rsidRPr="007513F6">
                              <w:rPr>
                                <w:rFonts w:ascii="Consolas" w:hAnsi="Consolas"/>
                                <w:rPrChange w:id="247" w:author="ishidatek244" w:date="2024-03-10T22:34:00Z">
                                  <w:rPr/>
                                </w:rPrChange>
                              </w:rPr>
                              <w:t>`) REFERENCES `student` (`</w:t>
                            </w:r>
                            <w:proofErr w:type="spellStart"/>
                            <w:r w:rsidRPr="007513F6">
                              <w:rPr>
                                <w:rFonts w:ascii="Consolas" w:hAnsi="Consolas"/>
                                <w:rPrChange w:id="248" w:author="ishidatek244" w:date="2024-03-10T22:34:00Z">
                                  <w:rPr/>
                                </w:rPrChange>
                              </w:rPr>
                              <w:t>student_number</w:t>
                            </w:r>
                            <w:proofErr w:type="spellEnd"/>
                            <w:r w:rsidRPr="007513F6">
                              <w:rPr>
                                <w:rFonts w:ascii="Consolas" w:hAnsi="Consolas"/>
                                <w:rPrChange w:id="249" w:author="ishidatek244" w:date="2024-03-10T22:34:00Z">
                                  <w:rPr/>
                                </w:rPrChange>
                              </w:rPr>
                              <w:t>`)</w:t>
                            </w:r>
                            <w:r>
                              <w:rPr>
                                <w:rFonts w:ascii="Consolas" w:hAnsi="Consolas"/>
                              </w:rPr>
                              <w:t>，</w:t>
                            </w:r>
                          </w:p>
                          <w:p w14:paraId="69D9DE48" w14:textId="77777777" w:rsidR="001D6546" w:rsidRPr="007513F6" w:rsidRDefault="001D6546" w:rsidP="00386FF3">
                            <w:pPr>
                              <w:ind w:firstLine="188"/>
                              <w:rPr>
                                <w:rFonts w:ascii="Consolas" w:hAnsi="Consolas"/>
                                <w:rPrChange w:id="250" w:author="ishidatek244" w:date="2024-03-10T22:34:00Z">
                                  <w:rPr/>
                                </w:rPrChange>
                              </w:rPr>
                            </w:pPr>
                            <w:r w:rsidRPr="007513F6">
                              <w:rPr>
                                <w:rFonts w:ascii="Consolas" w:hAnsi="Consolas"/>
                                <w:rPrChange w:id="251" w:author="ishidatek244" w:date="2024-03-10T22:34:00Z">
                                  <w:rPr/>
                                </w:rPrChange>
                              </w:rPr>
                              <w:t>ADD FOREIGN KEY (`</w:t>
                            </w:r>
                            <w:proofErr w:type="spellStart"/>
                            <w:r w:rsidRPr="007513F6">
                              <w:rPr>
                                <w:rFonts w:ascii="Consolas" w:hAnsi="Consolas"/>
                                <w:rPrChange w:id="252" w:author="ishidatek244" w:date="2024-03-10T22:34:00Z">
                                  <w:rPr/>
                                </w:rPrChange>
                              </w:rPr>
                              <w:t>timetable_id</w:t>
                            </w:r>
                            <w:proofErr w:type="spellEnd"/>
                            <w:r w:rsidRPr="007513F6">
                              <w:rPr>
                                <w:rFonts w:ascii="Consolas" w:hAnsi="Consolas"/>
                                <w:rPrChange w:id="253" w:author="ishidatek244" w:date="2024-03-10T22:34:00Z">
                                  <w:rPr/>
                                </w:rPrChange>
                              </w:rPr>
                              <w:t>`) REFERENCES `timetable` (`</w:t>
                            </w:r>
                            <w:proofErr w:type="spellStart"/>
                            <w:r w:rsidRPr="007513F6">
                              <w:rPr>
                                <w:rFonts w:ascii="Consolas" w:hAnsi="Consolas"/>
                                <w:rPrChange w:id="254" w:author="ishidatek244" w:date="2024-03-10T22:34:00Z">
                                  <w:rPr/>
                                </w:rPrChange>
                              </w:rPr>
                              <w:t>timetable_id</w:t>
                            </w:r>
                            <w:proofErr w:type="spellEnd"/>
                            <w:r w:rsidRPr="007513F6">
                              <w:rPr>
                                <w:rFonts w:ascii="Consolas" w:hAnsi="Consolas"/>
                                <w:rPrChange w:id="255" w:author="ishidatek244" w:date="2024-03-10T22:34:00Z">
                                  <w:rPr/>
                                </w:rPrChang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187DE" id="テキスト ボックス 28" o:spid="_x0000_s1040" type="#_x0000_t202" style="position:absolute;left:0;text-align:left;margin-left:371.05pt;margin-top:1.75pt;width:422.25pt;height:60pt;z-index:251793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" fillcolor="white [3201]" strokeweight=".5pt">
                <v:textbox>
                  <w:txbxContent>
                    <w:p w14:paraId="20B8BA90" w14:textId="5B73751F" w:rsidR="001D6546" w:rsidRPr="007513F6" w:rsidRDefault="001D6546" w:rsidP="00386FF3">
                      <w:pPr>
                        <w:ind w:firstLine="188"/>
                        <w:rPr>
                          <w:rFonts w:ascii="Consolas" w:hAnsi="Consolas"/>
                          <w:rPrChange w:id="228" w:author="ishidatek244" w:date="2024-03-10T22:34:00Z">
                            <w:rPr/>
                          </w:rPrChange>
                        </w:rPr>
                      </w:pPr>
                      <w:r w:rsidRPr="007513F6">
                        <w:rPr>
                          <w:rFonts w:ascii="Consolas" w:hAnsi="Consolas"/>
                          <w:rPrChange w:id="229" w:author="ishidatek244" w:date="2024-03-10T22:34:00Z">
                            <w:rPr/>
                          </w:rPrChange>
                        </w:rPr>
                        <w:t>ADD FOREIGN KEY (`student_number`) REFERENCES `student` (`student_number`)</w:t>
                      </w:r>
                      <w:r>
                        <w:rPr>
                          <w:rFonts w:ascii="Consolas" w:hAnsi="Consolas"/>
                        </w:rPr>
                        <w:t>，</w:t>
                      </w:r>
                    </w:p>
                    <w:p w14:paraId="69D9DE48" w14:textId="77777777" w:rsidR="001D6546" w:rsidRPr="007513F6" w:rsidRDefault="001D6546" w:rsidP="00386FF3">
                      <w:pPr>
                        <w:ind w:firstLine="188"/>
                        <w:rPr>
                          <w:rFonts w:ascii="Consolas" w:hAnsi="Consolas"/>
                          <w:rPrChange w:id="230" w:author="ishidatek244" w:date="2024-03-10T22:34:00Z">
                            <w:rPr/>
                          </w:rPrChange>
                        </w:rPr>
                      </w:pPr>
                      <w:r w:rsidRPr="007513F6">
                        <w:rPr>
                          <w:rFonts w:ascii="Consolas" w:hAnsi="Consolas"/>
                          <w:rPrChange w:id="231" w:author="ishidatek244" w:date="2024-03-10T22:34:00Z">
                            <w:rPr/>
                          </w:rPrChange>
                        </w:rPr>
                        <w:t>ADD FOREIGN KEY (`timetable_id`) REFERENCES `timetable` (`timetable_id`);</w:t>
                      </w:r>
                    </w:p>
                  </w:txbxContent>
                </v:textbox>
                <w10:wrap anchorx="margin"/>
              </v:shape>
            </w:pict>
          </mc:Fallback>
        </mc:AlternateContent>
      </w:r>
    </w:p>
    <w:p w14:paraId="33408E4B" w14:textId="77777777" w:rsidR="00386FF3" w:rsidRPr="00C75453" w:rsidRDefault="00386FF3" w:rsidP="00386FF3">
      <w:pPr>
        <w:ind w:firstLine="188"/>
      </w:pPr>
      <w:r>
        <w:rPr>
          <w:rFonts w:hint="eastAsia"/>
          <w:noProof/>
        </w:rPr>
        <w:drawing>
          <wp:anchor distT="0" distB="0" distL="114300" distR="114300" simplePos="0" relativeHeight="251794432" behindDoc="0" locked="0" layoutInCell="1" allowOverlap="1" wp14:anchorId="663F711A" wp14:editId="2AE2E324">
            <wp:simplePos x="0" y="0"/>
            <wp:positionH relativeFrom="margin">
              <wp:align>right</wp:align>
            </wp:positionH>
            <wp:positionV relativeFrom="paragraph">
              <wp:posOffset>561975</wp:posOffset>
            </wp:positionV>
            <wp:extent cx="5400040" cy="1393825"/>
            <wp:effectExtent l="0" t="0" r="0" b="0"/>
            <wp:wrapSquare wrapText="bothSides"/>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出席情報tbl.PNG"/>
                    <pic:cNvPicPr/>
                  </pic:nvPicPr>
                  <pic:blipFill>
                    <a:blip r:embed="rId22">
                      <a:extLst>
                        <a:ext uri="{28A0092B-C50C-407E-A947-70E740481C1C}">
                          <a14:useLocalDpi xmlns:a14="http://schemas.microsoft.com/office/drawing/2010/main" val="0"/>
                        </a:ext>
                      </a:extLst>
                    </a:blip>
                    <a:stretch>
                      <a:fillRect/>
                    </a:stretch>
                  </pic:blipFill>
                  <pic:spPr>
                    <a:xfrm>
                      <a:off x="0" y="0"/>
                      <a:ext cx="5400040" cy="1393825"/>
                    </a:xfrm>
                    <a:prstGeom prst="rect">
                      <a:avLst/>
                    </a:prstGeom>
                  </pic:spPr>
                </pic:pic>
              </a:graphicData>
            </a:graphic>
          </wp:anchor>
        </w:drawing>
      </w:r>
    </w:p>
    <w:p w14:paraId="4E9FA764" w14:textId="77777777" w:rsidR="00386FF3" w:rsidRDefault="00386FF3" w:rsidP="00386FF3">
      <w:pPr>
        <w:ind w:firstLine="188"/>
        <w:jc w:val="center"/>
      </w:pPr>
      <w:r>
        <w:rPr>
          <w:rFonts w:hint="eastAsia"/>
        </w:rPr>
        <w:t>図3.2.9　出席情報テーブル</w:t>
      </w:r>
    </w:p>
    <w:p w14:paraId="5DE5807E" w14:textId="77777777" w:rsidR="00386FF3" w:rsidRDefault="00386FF3" w:rsidP="00386FF3">
      <w:pPr>
        <w:widowControl/>
        <w:spacing w:line="240" w:lineRule="auto"/>
        <w:ind w:firstLineChars="0" w:firstLine="0"/>
        <w:jc w:val="left"/>
      </w:pPr>
      <w:r>
        <w:br w:type="page"/>
      </w:r>
    </w:p>
    <w:p w14:paraId="487F4175" w14:textId="77777777" w:rsidR="00386FF3" w:rsidRPr="00E73844" w:rsidRDefault="00386FF3" w:rsidP="00386FF3">
      <w:pPr>
        <w:pStyle w:val="2"/>
        <w:numPr>
          <w:ilvl w:val="0"/>
          <w:numId w:val="0"/>
        </w:numPr>
        <w:ind w:left="567" w:hanging="567"/>
        <w:rPr>
          <w:rFonts w:cs="Times New Roman"/>
        </w:rPr>
      </w:pPr>
      <w:bookmarkStart w:id="256" w:name="_Toc161049444"/>
      <w:r>
        <w:rPr>
          <w:rFonts w:cs="Times New Roman"/>
        </w:rPr>
        <w:lastRenderedPageBreak/>
        <w:t>3.3</w:t>
      </w:r>
      <w:r>
        <w:rPr>
          <w:rFonts w:cs="Times New Roman" w:hint="eastAsia"/>
        </w:rPr>
        <w:t xml:space="preserve">　ページ構成</w:t>
      </w:r>
      <w:bookmarkEnd w:id="256"/>
    </w:p>
    <w:p w14:paraId="54FEFD9E" w14:textId="199E0952" w:rsidR="00386FF3" w:rsidRDefault="007513F6" w:rsidP="007513F6">
      <w:pPr>
        <w:ind w:firstLine="188"/>
      </w:pPr>
      <w:r>
        <w:rPr>
          <w:rFonts w:hint="eastAsia"/>
        </w:rPr>
        <w:t>ページ構成は表3.3.1の通りである.これらは，時間割システム及び電子出席簿の画面について，H</w:t>
      </w:r>
      <w:r>
        <w:t>TML</w:t>
      </w:r>
      <w:r>
        <w:rPr>
          <w:rFonts w:hint="eastAsia"/>
        </w:rPr>
        <w:t>でデザインしたファイルである．システムに必要なサーバサイドのクラス，J</w:t>
      </w:r>
      <w:r>
        <w:t>SP</w:t>
      </w:r>
      <w:r>
        <w:rPr>
          <w:rFonts w:hint="eastAsia"/>
        </w:rPr>
        <w:t>の構成は未検討のまま終わっている．</w:t>
      </w:r>
    </w:p>
    <w:p w14:paraId="5554879D" w14:textId="77777777" w:rsidR="00386FF3" w:rsidRDefault="00386FF3" w:rsidP="00386FF3">
      <w:pPr>
        <w:ind w:firstLine="188"/>
        <w:jc w:val="center"/>
      </w:pPr>
      <w:r>
        <w:rPr>
          <w:rFonts w:hint="eastAsia"/>
        </w:rPr>
        <w:t>表3.3.1　プログラム一覧</w:t>
      </w:r>
    </w:p>
    <w:tbl>
      <w:tblPr>
        <w:tblStyle w:val="ae"/>
        <w:tblW w:w="0" w:type="auto"/>
        <w:tblLook w:val="04A0" w:firstRow="1" w:lastRow="0" w:firstColumn="1" w:lastColumn="0" w:noHBand="0" w:noVBand="1"/>
      </w:tblPr>
      <w:tblGrid>
        <w:gridCol w:w="4247"/>
        <w:gridCol w:w="4247"/>
      </w:tblGrid>
      <w:tr w:rsidR="00386FF3" w14:paraId="5BCBD40E" w14:textId="77777777" w:rsidTr="00745DD7">
        <w:trPr>
          <w:trHeight w:val="397"/>
        </w:trPr>
        <w:tc>
          <w:tcPr>
            <w:tcW w:w="4247" w:type="dxa"/>
          </w:tcPr>
          <w:p w14:paraId="26E37D7C" w14:textId="77777777" w:rsidR="00386FF3" w:rsidRDefault="00386FF3" w:rsidP="00745DD7">
            <w:pPr>
              <w:spacing w:line="240" w:lineRule="auto"/>
              <w:ind w:firstLineChars="0" w:firstLine="0"/>
            </w:pPr>
            <w:r>
              <w:rPr>
                <w:rFonts w:hint="eastAsia"/>
              </w:rPr>
              <w:t>ファイル名</w:t>
            </w:r>
          </w:p>
        </w:tc>
        <w:tc>
          <w:tcPr>
            <w:tcW w:w="4247" w:type="dxa"/>
          </w:tcPr>
          <w:p w14:paraId="0051C3A9" w14:textId="77777777" w:rsidR="00386FF3" w:rsidRDefault="00386FF3" w:rsidP="00745DD7">
            <w:pPr>
              <w:spacing w:line="240" w:lineRule="auto"/>
              <w:ind w:firstLineChars="0" w:firstLine="0"/>
            </w:pPr>
            <w:r>
              <w:rPr>
                <w:rFonts w:hint="eastAsia"/>
              </w:rPr>
              <w:t>役割</w:t>
            </w:r>
          </w:p>
        </w:tc>
      </w:tr>
      <w:tr w:rsidR="00386FF3" w14:paraId="0B66A591" w14:textId="77777777" w:rsidTr="00745DD7">
        <w:trPr>
          <w:trHeight w:val="397"/>
        </w:trPr>
        <w:tc>
          <w:tcPr>
            <w:tcW w:w="4247" w:type="dxa"/>
          </w:tcPr>
          <w:p w14:paraId="3592F6A1" w14:textId="77777777" w:rsidR="00386FF3" w:rsidRDefault="00386FF3" w:rsidP="00745DD7">
            <w:pPr>
              <w:spacing w:line="240" w:lineRule="auto"/>
              <w:ind w:firstLineChars="0" w:firstLine="0"/>
            </w:pPr>
            <w:r>
              <w:t>Maketable.html</w:t>
            </w:r>
          </w:p>
        </w:tc>
        <w:tc>
          <w:tcPr>
            <w:tcW w:w="4247" w:type="dxa"/>
          </w:tcPr>
          <w:p w14:paraId="620C42AC" w14:textId="77777777" w:rsidR="00386FF3" w:rsidRDefault="00386FF3" w:rsidP="00745DD7">
            <w:pPr>
              <w:spacing w:line="240" w:lineRule="auto"/>
              <w:ind w:firstLineChars="0" w:firstLine="0"/>
            </w:pPr>
            <w:r>
              <w:rPr>
                <w:rFonts w:hint="eastAsia"/>
              </w:rPr>
              <w:t>時間割作成</w:t>
            </w:r>
          </w:p>
        </w:tc>
      </w:tr>
      <w:tr w:rsidR="00386FF3" w14:paraId="3CDF15B6" w14:textId="77777777" w:rsidTr="00745DD7">
        <w:trPr>
          <w:trHeight w:val="397"/>
        </w:trPr>
        <w:tc>
          <w:tcPr>
            <w:tcW w:w="4247" w:type="dxa"/>
          </w:tcPr>
          <w:p w14:paraId="7BEA606C" w14:textId="77777777" w:rsidR="00386FF3" w:rsidRDefault="00386FF3" w:rsidP="00745DD7">
            <w:pPr>
              <w:spacing w:line="240" w:lineRule="auto"/>
              <w:ind w:firstLineChars="0" w:firstLine="0"/>
            </w:pPr>
            <w:r>
              <w:t>Shussekibo.html</w:t>
            </w:r>
          </w:p>
        </w:tc>
        <w:tc>
          <w:tcPr>
            <w:tcW w:w="4247" w:type="dxa"/>
          </w:tcPr>
          <w:p w14:paraId="69820AA4" w14:textId="77777777" w:rsidR="00386FF3" w:rsidRDefault="00386FF3" w:rsidP="00745DD7">
            <w:pPr>
              <w:spacing w:line="240" w:lineRule="auto"/>
              <w:ind w:firstLineChars="0" w:firstLine="0"/>
            </w:pPr>
            <w:r>
              <w:rPr>
                <w:rFonts w:hint="eastAsia"/>
              </w:rPr>
              <w:t>出席簿表示</w:t>
            </w:r>
          </w:p>
        </w:tc>
      </w:tr>
      <w:tr w:rsidR="00386FF3" w14:paraId="18CF71BA" w14:textId="77777777" w:rsidTr="00745DD7">
        <w:trPr>
          <w:trHeight w:val="397"/>
        </w:trPr>
        <w:tc>
          <w:tcPr>
            <w:tcW w:w="4247" w:type="dxa"/>
          </w:tcPr>
          <w:p w14:paraId="5550C2AE" w14:textId="77777777" w:rsidR="00386FF3" w:rsidRDefault="00386FF3" w:rsidP="00745DD7">
            <w:pPr>
              <w:spacing w:line="240" w:lineRule="auto"/>
              <w:ind w:firstLineChars="0" w:firstLine="0"/>
            </w:pPr>
            <w:r>
              <w:rPr>
                <w:rFonts w:hint="eastAsia"/>
              </w:rPr>
              <w:t>Table</w:t>
            </w:r>
            <w:r>
              <w:t>_grade1.html</w:t>
            </w:r>
          </w:p>
        </w:tc>
        <w:tc>
          <w:tcPr>
            <w:tcW w:w="4247" w:type="dxa"/>
          </w:tcPr>
          <w:p w14:paraId="164965B4" w14:textId="77777777" w:rsidR="00386FF3" w:rsidRDefault="00386FF3" w:rsidP="00745DD7">
            <w:pPr>
              <w:spacing w:line="240" w:lineRule="auto"/>
              <w:ind w:firstLineChars="0" w:firstLine="0"/>
            </w:pPr>
            <w:r>
              <w:rPr>
                <w:rFonts w:hint="eastAsia"/>
              </w:rPr>
              <w:t>1年生時間割表示</w:t>
            </w:r>
          </w:p>
        </w:tc>
      </w:tr>
      <w:tr w:rsidR="00386FF3" w14:paraId="038886AC" w14:textId="77777777" w:rsidTr="00745DD7">
        <w:trPr>
          <w:trHeight w:val="397"/>
        </w:trPr>
        <w:tc>
          <w:tcPr>
            <w:tcW w:w="4247" w:type="dxa"/>
          </w:tcPr>
          <w:p w14:paraId="694A9D0C" w14:textId="77777777" w:rsidR="00386FF3" w:rsidRDefault="00386FF3" w:rsidP="00745DD7">
            <w:pPr>
              <w:spacing w:line="240" w:lineRule="auto"/>
              <w:ind w:firstLineChars="0" w:firstLine="0"/>
            </w:pPr>
            <w:r>
              <w:rPr>
                <w:rFonts w:hint="eastAsia"/>
              </w:rPr>
              <w:t>Table</w:t>
            </w:r>
            <w:r>
              <w:t>_grade2.html</w:t>
            </w:r>
          </w:p>
        </w:tc>
        <w:tc>
          <w:tcPr>
            <w:tcW w:w="4247" w:type="dxa"/>
          </w:tcPr>
          <w:p w14:paraId="6E77C334" w14:textId="77777777" w:rsidR="00386FF3" w:rsidRDefault="00386FF3" w:rsidP="00745DD7">
            <w:pPr>
              <w:spacing w:line="240" w:lineRule="auto"/>
              <w:ind w:firstLineChars="0" w:firstLine="0"/>
            </w:pPr>
            <w:r>
              <w:rPr>
                <w:rFonts w:hint="eastAsia"/>
              </w:rPr>
              <w:t>2年生時間割表示</w:t>
            </w:r>
          </w:p>
        </w:tc>
      </w:tr>
    </w:tbl>
    <w:p w14:paraId="5E1E212E" w14:textId="77777777" w:rsidR="002D6651" w:rsidRDefault="002D6651" w:rsidP="00320838">
      <w:pPr>
        <w:pStyle w:val="1"/>
        <w:numPr>
          <w:ilvl w:val="0"/>
          <w:numId w:val="0"/>
        </w:numPr>
        <w:ind w:leftChars="100" w:left="188"/>
      </w:pPr>
    </w:p>
    <w:p w14:paraId="267AB460" w14:textId="77777777" w:rsidR="002D6651" w:rsidRDefault="002D6651">
      <w:pPr>
        <w:widowControl/>
        <w:spacing w:line="240" w:lineRule="auto"/>
        <w:ind w:firstLineChars="0" w:firstLine="0"/>
        <w:jc w:val="left"/>
        <w:rPr>
          <w:rFonts w:ascii="Times New Roman" w:eastAsia="ＭＳ 明朝" w:hAnsi="Times New Roman"/>
          <w:b/>
          <w:bCs/>
          <w:sz w:val="40"/>
        </w:rPr>
      </w:pPr>
      <w:r>
        <w:br w:type="page"/>
      </w:r>
    </w:p>
    <w:p w14:paraId="0D105C25" w14:textId="49623972" w:rsidR="002D6651" w:rsidRDefault="002D6651" w:rsidP="002D6651">
      <w:pPr>
        <w:pStyle w:val="1"/>
      </w:pPr>
      <w:bookmarkStart w:id="257" w:name="_Toc161049445"/>
      <w:r>
        <w:rPr>
          <w:rFonts w:hint="eastAsia"/>
        </w:rPr>
        <w:lastRenderedPageBreak/>
        <w:t>時間割表</w:t>
      </w:r>
      <w:bookmarkEnd w:id="257"/>
    </w:p>
    <w:p w14:paraId="255E539B" w14:textId="3A0EFB8F" w:rsidR="002D6651" w:rsidRDefault="002D6651" w:rsidP="002D6651">
      <w:pPr>
        <w:pStyle w:val="2"/>
      </w:pPr>
      <w:bookmarkStart w:id="258" w:name="_Toc161049446"/>
      <w:r>
        <w:rPr>
          <w:rFonts w:hint="eastAsia"/>
        </w:rPr>
        <w:t>時間割表の機能</w:t>
      </w:r>
      <w:bookmarkEnd w:id="258"/>
    </w:p>
    <w:p w14:paraId="26A33532" w14:textId="05EB3ED4" w:rsidR="00DB2872" w:rsidRPr="00DB2872" w:rsidRDefault="00DB2872" w:rsidP="00DB2872">
      <w:pPr>
        <w:ind w:firstLine="188"/>
      </w:pPr>
      <w:r w:rsidRPr="00DB2872">
        <w:rPr>
          <w:rFonts w:hint="eastAsia"/>
        </w:rPr>
        <w:t>時間割全体の機能として，主に教員が使う時間割編成があり（図</w:t>
      </w:r>
      <w:r w:rsidRPr="00DB2872">
        <w:t>4.1.1）ここではコマ目情報をフォームから入力し，コマ目を作成することができる図4.1.3）．作成したコマ目はドラック＆ドロップして時間割のセルに当てはめることができる（図4.1.4）．また学生側の時間割表（図4.1.2）では，作成した時間割が反映され学生は時間割を確認することができる（図4.1.5）．</w:t>
      </w:r>
    </w:p>
    <w:p w14:paraId="435A1540" w14:textId="0E963045" w:rsidR="00DB2872" w:rsidRDefault="00DB2872" w:rsidP="00DB2872">
      <w:pPr>
        <w:ind w:firstLine="188"/>
      </w:pPr>
      <w:r>
        <w:rPr>
          <w:noProof/>
        </w:rPr>
        <w:drawing>
          <wp:anchor distT="0" distB="0" distL="114300" distR="114300" simplePos="0" relativeHeight="251914240" behindDoc="0" locked="0" layoutInCell="1" allowOverlap="1" wp14:anchorId="09D6FB1B" wp14:editId="06C961C2">
            <wp:simplePos x="0" y="0"/>
            <wp:positionH relativeFrom="margin">
              <wp:align>center</wp:align>
            </wp:positionH>
            <wp:positionV relativeFrom="paragraph">
              <wp:posOffset>32799</wp:posOffset>
            </wp:positionV>
            <wp:extent cx="3641725" cy="2059305"/>
            <wp:effectExtent l="19050" t="19050" r="15875" b="17145"/>
            <wp:wrapNone/>
            <wp:docPr id="78" name="図 78" descr="時間割教師側の全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時間割教師側の全体"/>
                    <pic:cNvPicPr>
                      <a:picLocks noChangeAspect="1" noChangeArrowheads="1"/>
                    </pic:cNvPicPr>
                  </pic:nvPicPr>
                  <pic:blipFill>
                    <a:blip r:embed="rId23" cstate="print">
                      <a:extLst>
                        <a:ext uri="{28A0092B-C50C-407E-A947-70E740481C1C}">
                          <a14:useLocalDpi xmlns:a14="http://schemas.microsoft.com/office/drawing/2010/main" val="0"/>
                        </a:ext>
                      </a:extLst>
                    </a:blip>
                    <a:srcRect l="9351" r="10150" b="13004"/>
                    <a:stretch>
                      <a:fillRect/>
                    </a:stretch>
                  </pic:blipFill>
                  <pic:spPr bwMode="auto">
                    <a:xfrm>
                      <a:off x="0" y="0"/>
                      <a:ext cx="3641725" cy="2059305"/>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71EE1B27" w14:textId="77777777" w:rsidR="00DB2872" w:rsidRDefault="00DB2872" w:rsidP="00DB2872">
      <w:pPr>
        <w:ind w:firstLine="188"/>
      </w:pPr>
    </w:p>
    <w:p w14:paraId="56949E61" w14:textId="77777777" w:rsidR="00DB2872" w:rsidRDefault="00DB2872" w:rsidP="00DB2872">
      <w:pPr>
        <w:ind w:firstLine="188"/>
      </w:pPr>
    </w:p>
    <w:p w14:paraId="1E8CC8C8" w14:textId="77777777" w:rsidR="00DB2872" w:rsidRDefault="00DB2872" w:rsidP="00DB2872">
      <w:pPr>
        <w:ind w:firstLine="188"/>
      </w:pPr>
    </w:p>
    <w:p w14:paraId="19FF5675" w14:textId="77777777" w:rsidR="00DB2872" w:rsidRDefault="00DB2872" w:rsidP="00DB2872">
      <w:pPr>
        <w:ind w:firstLine="188"/>
      </w:pPr>
    </w:p>
    <w:p w14:paraId="73A48A03" w14:textId="77777777" w:rsidR="00DB2872" w:rsidRDefault="00DB2872" w:rsidP="00DB2872">
      <w:pPr>
        <w:ind w:firstLineChars="0" w:firstLine="0"/>
      </w:pPr>
    </w:p>
    <w:p w14:paraId="0A4F882F" w14:textId="77777777" w:rsidR="00DB2872" w:rsidRDefault="00DB2872" w:rsidP="00DB2872">
      <w:pPr>
        <w:ind w:firstLine="188"/>
        <w:jc w:val="center"/>
      </w:pPr>
      <w:r>
        <w:rPr>
          <w:rFonts w:hint="eastAsia"/>
        </w:rPr>
        <w:t>図</w:t>
      </w:r>
      <w:r>
        <w:t>4.1.1　教師側の時間割</w:t>
      </w:r>
      <w:r>
        <w:rPr>
          <w:rFonts w:hint="eastAsia"/>
        </w:rPr>
        <w:t>作成アプリ画面</w:t>
      </w:r>
    </w:p>
    <w:p w14:paraId="2828268D" w14:textId="77777777" w:rsidR="00DB2872" w:rsidRDefault="00DB2872" w:rsidP="00DB2872">
      <w:pPr>
        <w:ind w:firstLine="188"/>
        <w:jc w:val="center"/>
      </w:pPr>
      <w:r>
        <w:rPr>
          <w:noProof/>
        </w:rPr>
        <w:drawing>
          <wp:anchor distT="0" distB="0" distL="114300" distR="114300" simplePos="0" relativeHeight="251915264" behindDoc="0" locked="0" layoutInCell="1" allowOverlap="1" wp14:anchorId="206AF1AC" wp14:editId="52ED3961">
            <wp:simplePos x="0" y="0"/>
            <wp:positionH relativeFrom="margin">
              <wp:align>center</wp:align>
            </wp:positionH>
            <wp:positionV relativeFrom="paragraph">
              <wp:posOffset>161583</wp:posOffset>
            </wp:positionV>
            <wp:extent cx="2840355" cy="2245360"/>
            <wp:effectExtent l="19050" t="19050" r="17145" b="21590"/>
            <wp:wrapNone/>
            <wp:docPr id="77" name="図 77" descr="1年生時間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年生時間割"/>
                    <pic:cNvPicPr>
                      <a:picLocks noChangeAspect="1" noChangeArrowheads="1"/>
                    </pic:cNvPicPr>
                  </pic:nvPicPr>
                  <pic:blipFill>
                    <a:blip r:embed="rId24" cstate="print">
                      <a:extLst>
                        <a:ext uri="{28A0092B-C50C-407E-A947-70E740481C1C}">
                          <a14:useLocalDpi xmlns:a14="http://schemas.microsoft.com/office/drawing/2010/main" val="0"/>
                        </a:ext>
                      </a:extLst>
                    </a:blip>
                    <a:srcRect l="816" t="3728" r="1460" b="3142"/>
                    <a:stretch>
                      <a:fillRect/>
                    </a:stretch>
                  </pic:blipFill>
                  <pic:spPr bwMode="auto">
                    <a:xfrm>
                      <a:off x="0" y="0"/>
                      <a:ext cx="2840355" cy="2245360"/>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275BC0E5" w14:textId="77777777" w:rsidR="00DB2872" w:rsidRDefault="00DB2872" w:rsidP="00DB2872">
      <w:pPr>
        <w:ind w:firstLine="188"/>
      </w:pPr>
    </w:p>
    <w:p w14:paraId="0603EA96" w14:textId="77777777" w:rsidR="00DB2872" w:rsidRDefault="00DB2872" w:rsidP="00DB2872">
      <w:pPr>
        <w:ind w:firstLine="188"/>
      </w:pPr>
    </w:p>
    <w:p w14:paraId="5F4B245A" w14:textId="77777777" w:rsidR="00DB2872" w:rsidRDefault="00DB2872" w:rsidP="00DB2872">
      <w:pPr>
        <w:ind w:firstLine="188"/>
      </w:pPr>
    </w:p>
    <w:p w14:paraId="60BE82CF" w14:textId="77777777" w:rsidR="00DB2872" w:rsidRDefault="00DB2872" w:rsidP="00DB2872">
      <w:pPr>
        <w:ind w:firstLineChars="0" w:firstLine="0"/>
      </w:pPr>
    </w:p>
    <w:p w14:paraId="07AD318B" w14:textId="77777777" w:rsidR="00DB2872" w:rsidRDefault="00DB2872" w:rsidP="00DB2872">
      <w:pPr>
        <w:ind w:firstLine="188"/>
      </w:pPr>
    </w:p>
    <w:p w14:paraId="1A525C05" w14:textId="77777777" w:rsidR="00DB2872" w:rsidRDefault="00DB2872" w:rsidP="00DB2872">
      <w:pPr>
        <w:ind w:firstLine="188"/>
      </w:pPr>
    </w:p>
    <w:p w14:paraId="64A0D9F8" w14:textId="64C49202" w:rsidR="00DB2872" w:rsidRDefault="00DB2872" w:rsidP="00DB2872">
      <w:pPr>
        <w:ind w:firstLine="188"/>
        <w:jc w:val="center"/>
      </w:pPr>
      <w:r>
        <w:rPr>
          <w:rFonts w:hint="eastAsia"/>
        </w:rPr>
        <w:t>図</w:t>
      </w:r>
      <w:r>
        <w:t>4.1.2</w:t>
      </w:r>
      <w:r>
        <w:rPr>
          <w:rFonts w:hint="eastAsia"/>
        </w:rPr>
        <w:t xml:space="preserve">　学生側の時間割表画面</w:t>
      </w:r>
    </w:p>
    <w:p w14:paraId="642240E6" w14:textId="77777777" w:rsidR="00DB2872" w:rsidRDefault="00DB2872" w:rsidP="00DB2872">
      <w:pPr>
        <w:ind w:firstLine="188"/>
        <w:jc w:val="center"/>
      </w:pPr>
    </w:p>
    <w:p w14:paraId="258037F8" w14:textId="77777777" w:rsidR="00DB2872" w:rsidRDefault="00DB2872" w:rsidP="00DB2872">
      <w:pPr>
        <w:ind w:firstLine="188"/>
        <w:jc w:val="left"/>
      </w:pPr>
      <w:r>
        <w:rPr>
          <w:rFonts w:hint="eastAsia"/>
        </w:rPr>
        <w:lastRenderedPageBreak/>
        <w:t>(２</w:t>
      </w:r>
      <w:r>
        <w:t>)</w:t>
      </w:r>
      <w:r>
        <w:rPr>
          <w:rFonts w:hint="eastAsia"/>
        </w:rPr>
        <w:t>時間割編成の機能</w:t>
      </w:r>
    </w:p>
    <w:p w14:paraId="42EFF98A" w14:textId="77777777" w:rsidR="00DB2872" w:rsidRDefault="00DB2872" w:rsidP="00DB2872">
      <w:pPr>
        <w:ind w:firstLine="188"/>
        <w:jc w:val="left"/>
      </w:pPr>
      <w:r>
        <w:rPr>
          <w:rFonts w:hint="eastAsia"/>
        </w:rPr>
        <w:t>図</w:t>
      </w:r>
      <w:r>
        <w:t>4.1.3</w:t>
      </w:r>
      <w:r>
        <w:rPr>
          <w:rFonts w:hint="eastAsia"/>
        </w:rPr>
        <w:t>の右部コマ目作成フォームとなっており，コマ目の内容を入力し作成できる．</w:t>
      </w:r>
    </w:p>
    <w:p w14:paraId="0B44F1D0" w14:textId="77777777" w:rsidR="00DB2872" w:rsidRDefault="00DB2872" w:rsidP="00DB2872">
      <w:pPr>
        <w:ind w:firstLine="188"/>
        <w:jc w:val="left"/>
      </w:pPr>
      <w:r>
        <w:rPr>
          <w:noProof/>
        </w:rPr>
        <w:drawing>
          <wp:anchor distT="0" distB="0" distL="114300" distR="114300" simplePos="0" relativeHeight="251917312" behindDoc="0" locked="0" layoutInCell="1" allowOverlap="1" wp14:anchorId="0B18A14D" wp14:editId="4AF0B85A">
            <wp:simplePos x="0" y="0"/>
            <wp:positionH relativeFrom="column">
              <wp:posOffset>1009650</wp:posOffset>
            </wp:positionH>
            <wp:positionV relativeFrom="paragraph">
              <wp:posOffset>50800</wp:posOffset>
            </wp:positionV>
            <wp:extent cx="3373755" cy="2292350"/>
            <wp:effectExtent l="19050" t="19050" r="17145" b="12700"/>
            <wp:wrapNone/>
            <wp:docPr id="1027" name="図 1027" descr="コマ目を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コマ目を作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73755" cy="2292350"/>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6EFD6165" w14:textId="77777777" w:rsidR="00DB2872" w:rsidRDefault="00DB2872" w:rsidP="00DB2872">
      <w:pPr>
        <w:ind w:firstLine="188"/>
        <w:jc w:val="left"/>
      </w:pPr>
    </w:p>
    <w:p w14:paraId="098E5FAC" w14:textId="77777777" w:rsidR="00DB2872" w:rsidRDefault="00DB2872" w:rsidP="00DB2872">
      <w:pPr>
        <w:ind w:firstLine="188"/>
        <w:jc w:val="left"/>
      </w:pPr>
    </w:p>
    <w:p w14:paraId="35F90641" w14:textId="77777777" w:rsidR="00DB2872" w:rsidRDefault="00DB2872" w:rsidP="00DB2872">
      <w:pPr>
        <w:ind w:firstLine="188"/>
        <w:jc w:val="left"/>
      </w:pPr>
    </w:p>
    <w:p w14:paraId="2D71AB01" w14:textId="77777777" w:rsidR="00DB2872" w:rsidRDefault="00DB2872" w:rsidP="00DB2872">
      <w:pPr>
        <w:ind w:firstLine="188"/>
        <w:jc w:val="left"/>
      </w:pPr>
    </w:p>
    <w:p w14:paraId="7CBA1276" w14:textId="77777777" w:rsidR="00DB2872" w:rsidRDefault="00DB2872" w:rsidP="00DB2872">
      <w:pPr>
        <w:ind w:firstLine="188"/>
        <w:jc w:val="left"/>
      </w:pPr>
    </w:p>
    <w:p w14:paraId="0963358D" w14:textId="77777777" w:rsidR="00DB2872" w:rsidRDefault="00DB2872" w:rsidP="00DB2872">
      <w:pPr>
        <w:ind w:firstLine="188"/>
        <w:jc w:val="left"/>
      </w:pPr>
    </w:p>
    <w:p w14:paraId="3E0A1F4A" w14:textId="77777777" w:rsidR="00DB2872" w:rsidRDefault="00DB2872" w:rsidP="00DB2872">
      <w:pPr>
        <w:ind w:firstLine="188"/>
        <w:jc w:val="center"/>
      </w:pPr>
      <w:r>
        <w:rPr>
          <w:rFonts w:hint="eastAsia"/>
        </w:rPr>
        <w:t>図</w:t>
      </w:r>
      <w:r>
        <w:t>4.1.3　コマ目作成フォームイメージ図</w:t>
      </w:r>
    </w:p>
    <w:p w14:paraId="255F3526" w14:textId="77777777" w:rsidR="00DB2872" w:rsidRDefault="00DB2872" w:rsidP="00DB2872">
      <w:pPr>
        <w:ind w:firstLine="188"/>
        <w:jc w:val="left"/>
      </w:pPr>
      <w:r>
        <w:rPr>
          <w:rFonts w:hint="eastAsia"/>
        </w:rPr>
        <w:t>図</w:t>
      </w:r>
      <w:r>
        <w:t>4.1.3</w:t>
      </w:r>
      <w:r>
        <w:rPr>
          <w:rFonts w:hint="eastAsia"/>
        </w:rPr>
        <w:t>の</w:t>
      </w:r>
      <w:r>
        <w:t>左部では</w:t>
      </w:r>
      <w:r>
        <w:rPr>
          <w:rFonts w:hint="eastAsia"/>
        </w:rPr>
        <w:t>作成したコマ目をドラック＆ドロップしてセルに割り当て，時間割を作成できる．</w:t>
      </w:r>
    </w:p>
    <w:p w14:paraId="5086AF6C" w14:textId="77777777" w:rsidR="00DB2872" w:rsidRDefault="00DB2872" w:rsidP="00DB2872">
      <w:pPr>
        <w:ind w:firstLine="188"/>
        <w:jc w:val="left"/>
      </w:pPr>
      <w:r>
        <w:rPr>
          <w:noProof/>
        </w:rPr>
        <w:drawing>
          <wp:anchor distT="0" distB="0" distL="114300" distR="114300" simplePos="0" relativeHeight="251918336" behindDoc="0" locked="0" layoutInCell="1" allowOverlap="1" wp14:anchorId="0FDD2313" wp14:editId="3197433B">
            <wp:simplePos x="0" y="0"/>
            <wp:positionH relativeFrom="column">
              <wp:posOffset>574040</wp:posOffset>
            </wp:positionH>
            <wp:positionV relativeFrom="paragraph">
              <wp:posOffset>148590</wp:posOffset>
            </wp:positionV>
            <wp:extent cx="4229735" cy="2896235"/>
            <wp:effectExtent l="19050" t="19050" r="18415" b="18415"/>
            <wp:wrapNone/>
            <wp:docPr id="1026" name="図 1026" descr="ドラックアンドドロッ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ドラックアンドドロップ"/>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29735" cy="2896235"/>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5A049A0D" w14:textId="77777777" w:rsidR="00DB2872" w:rsidRDefault="00DB2872" w:rsidP="00DB2872">
      <w:pPr>
        <w:ind w:firstLine="188"/>
        <w:jc w:val="left"/>
      </w:pPr>
    </w:p>
    <w:p w14:paraId="7D96BA10" w14:textId="77777777" w:rsidR="00DB2872" w:rsidRDefault="00DB2872" w:rsidP="00DB2872">
      <w:pPr>
        <w:ind w:firstLine="188"/>
        <w:jc w:val="left"/>
      </w:pPr>
    </w:p>
    <w:p w14:paraId="1A6CF3BF" w14:textId="77777777" w:rsidR="00DB2872" w:rsidRDefault="00DB2872" w:rsidP="00DB2872">
      <w:pPr>
        <w:ind w:firstLine="188"/>
        <w:jc w:val="left"/>
      </w:pPr>
    </w:p>
    <w:p w14:paraId="60CFAAA5" w14:textId="77777777" w:rsidR="00DB2872" w:rsidRDefault="00DB2872" w:rsidP="00DB2872">
      <w:pPr>
        <w:ind w:firstLine="188"/>
        <w:jc w:val="left"/>
      </w:pPr>
    </w:p>
    <w:p w14:paraId="19D267FE" w14:textId="77777777" w:rsidR="00DB2872" w:rsidRDefault="00DB2872" w:rsidP="00DB2872">
      <w:pPr>
        <w:ind w:firstLine="188"/>
        <w:jc w:val="left"/>
      </w:pPr>
    </w:p>
    <w:p w14:paraId="37EC2BE7" w14:textId="77777777" w:rsidR="00DB2872" w:rsidRDefault="00DB2872" w:rsidP="00DB2872">
      <w:pPr>
        <w:ind w:firstLine="188"/>
        <w:jc w:val="left"/>
      </w:pPr>
    </w:p>
    <w:p w14:paraId="7A5D1255" w14:textId="77777777" w:rsidR="00DB2872" w:rsidRDefault="00DB2872" w:rsidP="00DB2872">
      <w:pPr>
        <w:ind w:firstLine="188"/>
        <w:jc w:val="left"/>
      </w:pPr>
    </w:p>
    <w:p w14:paraId="5F9549C7" w14:textId="77777777" w:rsidR="00DB2872" w:rsidRDefault="00DB2872" w:rsidP="00DB2872">
      <w:pPr>
        <w:ind w:firstLine="188"/>
        <w:jc w:val="left"/>
      </w:pPr>
    </w:p>
    <w:p w14:paraId="7D3C3DB7" w14:textId="77777777" w:rsidR="00DB2872" w:rsidRPr="00D86F8A" w:rsidRDefault="00DB2872" w:rsidP="00DB2872">
      <w:pPr>
        <w:ind w:firstLine="188"/>
        <w:jc w:val="center"/>
      </w:pPr>
      <w:r>
        <w:rPr>
          <w:rFonts w:hint="eastAsia"/>
        </w:rPr>
        <w:t>図</w:t>
      </w:r>
      <w:r>
        <w:t>4.1.4　コマ目をドラック＆ドロップのイメージ図</w:t>
      </w:r>
    </w:p>
    <w:p w14:paraId="4FC03218" w14:textId="77777777" w:rsidR="00DB2872" w:rsidRPr="00DB2872" w:rsidRDefault="00DB2872" w:rsidP="00745DD7">
      <w:pPr>
        <w:ind w:firstLine="188"/>
        <w:jc w:val="left"/>
      </w:pPr>
    </w:p>
    <w:p w14:paraId="6BD57F41" w14:textId="374B0A09" w:rsidR="00745DD7" w:rsidRDefault="00745DD7" w:rsidP="00745DD7">
      <w:pPr>
        <w:ind w:firstLine="188"/>
      </w:pPr>
    </w:p>
    <w:p w14:paraId="6CB5FAE8" w14:textId="77777777" w:rsidR="00DB2872" w:rsidRDefault="00DB2872" w:rsidP="00DB2872">
      <w:pPr>
        <w:ind w:firstLineChars="0" w:firstLine="0"/>
      </w:pPr>
      <w:r>
        <w:rPr>
          <w:rFonts w:hint="eastAsia"/>
        </w:rPr>
        <w:lastRenderedPageBreak/>
        <w:t>（３）時間割表示</w:t>
      </w:r>
    </w:p>
    <w:p w14:paraId="1C678554" w14:textId="77777777" w:rsidR="00DB2872" w:rsidRPr="00745DD7" w:rsidRDefault="00DB2872" w:rsidP="00DB2872">
      <w:pPr>
        <w:ind w:firstLine="188"/>
      </w:pPr>
      <w:r w:rsidRPr="00C012F9">
        <w:rPr>
          <w:rFonts w:hint="eastAsia"/>
          <w:color w:val="000000" w:themeColor="text1"/>
        </w:rPr>
        <w:t>図4.1.5のとおり，</w:t>
      </w:r>
      <w:r>
        <w:rPr>
          <w:rFonts w:hint="eastAsia"/>
          <w:noProof/>
        </w:rPr>
        <mc:AlternateContent>
          <mc:Choice Requires="wps">
            <w:drawing>
              <wp:anchor distT="0" distB="0" distL="114300" distR="114300" simplePos="0" relativeHeight="251927552" behindDoc="0" locked="0" layoutInCell="1" allowOverlap="1" wp14:anchorId="602C7B53" wp14:editId="25840B20">
                <wp:simplePos x="0" y="0"/>
                <wp:positionH relativeFrom="column">
                  <wp:posOffset>-121773</wp:posOffset>
                </wp:positionH>
                <wp:positionV relativeFrom="paragraph">
                  <wp:posOffset>330933</wp:posOffset>
                </wp:positionV>
                <wp:extent cx="5697415" cy="5618284"/>
                <wp:effectExtent l="19050" t="19050" r="17780" b="20955"/>
                <wp:wrapNone/>
                <wp:docPr id="1028" name="正方形/長方形 1028"/>
                <wp:cNvGraphicFramePr/>
                <a:graphic xmlns:a="http://schemas.openxmlformats.org/drawingml/2006/main">
                  <a:graphicData uri="http://schemas.microsoft.com/office/word/2010/wordprocessingShape">
                    <wps:wsp>
                      <wps:cNvSpPr/>
                      <wps:spPr>
                        <a:xfrm>
                          <a:off x="0" y="0"/>
                          <a:ext cx="5697415" cy="5618284"/>
                        </a:xfrm>
                        <a:prstGeom prst="rect">
                          <a:avLst/>
                        </a:prstGeom>
                        <a:noFill/>
                        <a:ln w="28575">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42D12C" id="正方形/長方形 1028" o:spid="_x0000_s1026" style="position:absolute;left:0;text-align:left;margin-left:-9.6pt;margin-top:26.05pt;width:448.6pt;height:442.4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" filled="f" strokecolor="#393737 [814]" strokeweight="2.25pt"/>
            </w:pict>
          </mc:Fallback>
        </mc:AlternateContent>
      </w:r>
      <w:r>
        <w:rPr>
          <w:rFonts w:hint="eastAsia"/>
        </w:rPr>
        <w:t>作成した時間割</w:t>
      </w:r>
      <w:r>
        <w:t>表は学生側のページ</w:t>
      </w:r>
      <w:r>
        <w:rPr>
          <w:rFonts w:hint="eastAsia"/>
        </w:rPr>
        <w:t>に</w:t>
      </w:r>
      <w:r>
        <w:t>反映され</w:t>
      </w:r>
      <w:r>
        <w:rPr>
          <w:rFonts w:hint="eastAsia"/>
        </w:rPr>
        <w:t>る.</w:t>
      </w:r>
    </w:p>
    <w:p w14:paraId="4A72A27C" w14:textId="77777777" w:rsidR="00DB2872" w:rsidRDefault="00DB2872" w:rsidP="00DB2872">
      <w:pPr>
        <w:ind w:firstLine="188"/>
      </w:pPr>
      <w:r>
        <w:rPr>
          <w:noProof/>
        </w:rPr>
        <w:drawing>
          <wp:anchor distT="0" distB="0" distL="114300" distR="114300" simplePos="0" relativeHeight="251920384" behindDoc="0" locked="0" layoutInCell="1" allowOverlap="1" wp14:anchorId="55AB9AA6" wp14:editId="3358ABD8">
            <wp:simplePos x="0" y="0"/>
            <wp:positionH relativeFrom="column">
              <wp:posOffset>596265</wp:posOffset>
            </wp:positionH>
            <wp:positionV relativeFrom="paragraph">
              <wp:posOffset>138430</wp:posOffset>
            </wp:positionV>
            <wp:extent cx="4187825" cy="2693670"/>
            <wp:effectExtent l="19050" t="19050" r="22225" b="11430"/>
            <wp:wrapNone/>
            <wp:docPr id="1037" name="図 1037" descr="時間割表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時間割表作成"/>
                    <pic:cNvPicPr>
                      <a:picLocks noChangeAspect="1" noChangeArrowheads="1"/>
                    </pic:cNvPicPr>
                  </pic:nvPicPr>
                  <pic:blipFill>
                    <a:blip r:embed="rId27" cstate="print">
                      <a:extLst>
                        <a:ext uri="{28A0092B-C50C-407E-A947-70E740481C1C}">
                          <a14:useLocalDpi xmlns:a14="http://schemas.microsoft.com/office/drawing/2010/main" val="0"/>
                        </a:ext>
                      </a:extLst>
                    </a:blip>
                    <a:srcRect t="6790" r="15395"/>
                    <a:stretch>
                      <a:fillRect/>
                    </a:stretch>
                  </pic:blipFill>
                  <pic:spPr bwMode="auto">
                    <a:xfrm>
                      <a:off x="0" y="0"/>
                      <a:ext cx="4187825" cy="2693670"/>
                    </a:xfrm>
                    <a:prstGeom prst="rect">
                      <a:avLst/>
                    </a:prstGeom>
                    <a:noFill/>
                    <a:ln w="19050">
                      <a:solidFill>
                        <a:schemeClr val="bg2">
                          <a:lumMod val="5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2AD04704" w14:textId="77777777" w:rsidR="00DB2872" w:rsidRDefault="00DB2872" w:rsidP="00DB2872">
      <w:pPr>
        <w:ind w:firstLine="188"/>
      </w:pPr>
    </w:p>
    <w:p w14:paraId="1341215F" w14:textId="77777777" w:rsidR="00DB2872" w:rsidRDefault="00DB2872" w:rsidP="00DB2872">
      <w:pPr>
        <w:ind w:firstLine="188"/>
      </w:pPr>
    </w:p>
    <w:p w14:paraId="44AA06D6" w14:textId="77777777" w:rsidR="00DB2872" w:rsidRDefault="00DB2872" w:rsidP="00DB2872">
      <w:pPr>
        <w:ind w:firstLine="188"/>
      </w:pPr>
    </w:p>
    <w:p w14:paraId="49D52AF7" w14:textId="77777777" w:rsidR="00DB2872" w:rsidRDefault="00DB2872" w:rsidP="00DB2872">
      <w:pPr>
        <w:ind w:firstLine="188"/>
      </w:pPr>
    </w:p>
    <w:p w14:paraId="11DE1CCD" w14:textId="77777777" w:rsidR="00DB2872" w:rsidRDefault="00DB2872" w:rsidP="00DB2872">
      <w:pPr>
        <w:ind w:firstLine="188"/>
      </w:pPr>
    </w:p>
    <w:p w14:paraId="11039A80" w14:textId="77777777" w:rsidR="00DB2872" w:rsidRDefault="00DB2872" w:rsidP="00DB2872">
      <w:pPr>
        <w:ind w:firstLine="188"/>
      </w:pPr>
    </w:p>
    <w:p w14:paraId="524AD28D" w14:textId="77777777" w:rsidR="00DB2872" w:rsidRDefault="00DB2872" w:rsidP="00DB2872">
      <w:pPr>
        <w:ind w:firstLine="188"/>
      </w:pPr>
    </w:p>
    <w:p w14:paraId="1B7C51F4" w14:textId="77777777" w:rsidR="00DB2872" w:rsidRDefault="00DB2872" w:rsidP="00DB2872">
      <w:pPr>
        <w:ind w:firstLine="188"/>
      </w:pPr>
      <w:r>
        <w:rPr>
          <w:noProof/>
        </w:rPr>
        <mc:AlternateContent>
          <mc:Choice Requires="wps">
            <w:drawing>
              <wp:anchor distT="0" distB="0" distL="114300" distR="114300" simplePos="0" relativeHeight="251926528" behindDoc="0" locked="0" layoutInCell="1" allowOverlap="1" wp14:anchorId="6BC559A1" wp14:editId="0D0C5F5E">
                <wp:simplePos x="0" y="0"/>
                <wp:positionH relativeFrom="column">
                  <wp:posOffset>2617161</wp:posOffset>
                </wp:positionH>
                <wp:positionV relativeFrom="paragraph">
                  <wp:posOffset>328930</wp:posOffset>
                </wp:positionV>
                <wp:extent cx="156845" cy="156845"/>
                <wp:effectExtent l="0" t="0" r="14605" b="14605"/>
                <wp:wrapNone/>
                <wp:docPr id="1029" name="正方形/長方形 1029"/>
                <wp:cNvGraphicFramePr/>
                <a:graphic xmlns:a="http://schemas.openxmlformats.org/drawingml/2006/main">
                  <a:graphicData uri="http://schemas.microsoft.com/office/word/2010/wordprocessingShape">
                    <wps:wsp>
                      <wps:cNvSpPr/>
                      <wps:spPr>
                        <a:xfrm>
                          <a:off x="0" y="0"/>
                          <a:ext cx="156845" cy="156845"/>
                        </a:xfrm>
                        <a:prstGeom prst="rect">
                          <a:avLst/>
                        </a:prstGeom>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206A6" id="正方形/長方形 1029" o:spid="_x0000_s1026" style="position:absolute;left:0;text-align:left;margin-left:206.1pt;margin-top:25.9pt;width:12.35pt;height:12.35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" fillcolor="#ffd555 [2167]" strokecolor="#ffc000 [3207]" strokeweight=".5pt">
                <v:fill color2="#ffcc31 [2615]" rotate="t" colors="0 #ffdd9c;.5 #ffd78e;1 #ffd479" focus="100%" type="gradient">
                  <o:fill v:ext="view" type="gradientUnscaled"/>
                </v:fill>
              </v:rect>
            </w:pict>
          </mc:Fallback>
        </mc:AlternateContent>
      </w:r>
      <w:r>
        <w:rPr>
          <w:noProof/>
        </w:rPr>
        <mc:AlternateContent>
          <mc:Choice Requires="wps">
            <w:drawing>
              <wp:anchor distT="0" distB="0" distL="114300" distR="114300" simplePos="0" relativeHeight="251923456" behindDoc="0" locked="0" layoutInCell="1" allowOverlap="1" wp14:anchorId="2EB33F97" wp14:editId="2D9B3E4D">
                <wp:simplePos x="0" y="0"/>
                <wp:positionH relativeFrom="column">
                  <wp:posOffset>2692795</wp:posOffset>
                </wp:positionH>
                <wp:positionV relativeFrom="paragraph">
                  <wp:posOffset>93620</wp:posOffset>
                </wp:positionV>
                <wp:extent cx="0" cy="255373"/>
                <wp:effectExtent l="0" t="0" r="19050" b="30480"/>
                <wp:wrapNone/>
                <wp:docPr id="1030" name="直線コネクタ 1030"/>
                <wp:cNvGraphicFramePr/>
                <a:graphic xmlns:a="http://schemas.openxmlformats.org/drawingml/2006/main">
                  <a:graphicData uri="http://schemas.microsoft.com/office/word/2010/wordprocessingShape">
                    <wps:wsp>
                      <wps:cNvCnPr/>
                      <wps:spPr>
                        <a:xfrm>
                          <a:off x="0" y="0"/>
                          <a:ext cx="0" cy="255373"/>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F20604" id="直線コネクタ 1030" o:spid="_x0000_s1026" style="position:absolute;left:0;text-align:left;z-index:251923456;visibility:visible;mso-wrap-style:square;mso-wrap-distance-left:9pt;mso-wrap-distance-top:0;mso-wrap-distance-right:9pt;mso-wrap-distance-bottom:0;mso-position-horizontal:absolute;mso-position-horizontal-relative:text;mso-position-vertical:absolute;mso-position-vertical-relative:text" from="212.05pt,7.35pt" to="212.0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" strokecolor="#747070 [1614]" strokeweight="1.5pt">
                <v:stroke joinstyle="miter"/>
              </v:line>
            </w:pict>
          </mc:Fallback>
        </mc:AlternateContent>
      </w:r>
    </w:p>
    <w:p w14:paraId="0B60B23E" w14:textId="77777777" w:rsidR="00DB2872" w:rsidRDefault="00DB2872" w:rsidP="00DB2872">
      <w:pPr>
        <w:ind w:firstLine="188"/>
      </w:pPr>
      <w:r>
        <w:rPr>
          <w:noProof/>
        </w:rPr>
        <mc:AlternateContent>
          <mc:Choice Requires="wps">
            <w:drawing>
              <wp:anchor distT="0" distB="0" distL="114300" distR="114300" simplePos="0" relativeHeight="251924480" behindDoc="0" locked="0" layoutInCell="1" allowOverlap="1" wp14:anchorId="37B1DD86" wp14:editId="3D8C3772">
                <wp:simplePos x="0" y="0"/>
                <wp:positionH relativeFrom="column">
                  <wp:posOffset>23609</wp:posOffset>
                </wp:positionH>
                <wp:positionV relativeFrom="paragraph">
                  <wp:posOffset>74179</wp:posOffset>
                </wp:positionV>
                <wp:extent cx="2594841" cy="223981"/>
                <wp:effectExtent l="0" t="0" r="15240" b="24130"/>
                <wp:wrapNone/>
                <wp:docPr id="1031" name="カギ線コネクタ 1031"/>
                <wp:cNvGraphicFramePr/>
                <a:graphic xmlns:a="http://schemas.openxmlformats.org/drawingml/2006/main">
                  <a:graphicData uri="http://schemas.microsoft.com/office/word/2010/wordprocessingShape">
                    <wps:wsp>
                      <wps:cNvCnPr/>
                      <wps:spPr>
                        <a:xfrm flipH="1">
                          <a:off x="0" y="0"/>
                          <a:ext cx="2594841" cy="223981"/>
                        </a:xfrm>
                        <a:prstGeom prst="bentConnector3">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227893" id="_x0000_t34" coordsize="21600,21600" o:spt="34" o:oned="t" adj="10800" path="m,l@0,0@0,21600,21600,21600e" filled="f">
                <v:stroke joinstyle="miter"/>
                <v:formulas>
                  <v:f eqn="val #0"/>
                </v:formulas>
                <v:path arrowok="t" fillok="f" o:connecttype="none"/>
                <v:handles>
                  <v:h position="#0,center"/>
                </v:handles>
                <o:lock v:ext="edit" shapetype="t"/>
              </v:shapetype>
              <v:shape id="カギ線コネクタ 1031" o:spid="_x0000_s1026" type="#_x0000_t34" style="position:absolute;left:0;text-align:left;margin-left:1.85pt;margin-top:5.85pt;width:204.3pt;height:17.65pt;flip:x;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" strokecolor="#0070c0" strokeweight="1.5pt"/>
            </w:pict>
          </mc:Fallback>
        </mc:AlternateContent>
      </w:r>
      <w:r>
        <w:rPr>
          <w:noProof/>
        </w:rPr>
        <mc:AlternateContent>
          <mc:Choice Requires="wps">
            <w:drawing>
              <wp:anchor distT="0" distB="0" distL="114300" distR="114300" simplePos="0" relativeHeight="251925504" behindDoc="0" locked="0" layoutInCell="1" allowOverlap="1" wp14:anchorId="4737DB1E" wp14:editId="44DDEB69">
                <wp:simplePos x="0" y="0"/>
                <wp:positionH relativeFrom="column">
                  <wp:posOffset>2775079</wp:posOffset>
                </wp:positionH>
                <wp:positionV relativeFrom="paragraph">
                  <wp:posOffset>74724</wp:posOffset>
                </wp:positionV>
                <wp:extent cx="2626243" cy="220454"/>
                <wp:effectExtent l="0" t="0" r="22225" b="27305"/>
                <wp:wrapNone/>
                <wp:docPr id="1033" name="カギ線コネクタ 1033"/>
                <wp:cNvGraphicFramePr/>
                <a:graphic xmlns:a="http://schemas.openxmlformats.org/drawingml/2006/main">
                  <a:graphicData uri="http://schemas.microsoft.com/office/word/2010/wordprocessingShape">
                    <wps:wsp>
                      <wps:cNvCnPr/>
                      <wps:spPr>
                        <a:xfrm flipH="1" flipV="1">
                          <a:off x="0" y="0"/>
                          <a:ext cx="2626243" cy="220454"/>
                        </a:xfrm>
                        <a:prstGeom prst="bentConnector3">
                          <a:avLst>
                            <a:gd name="adj1" fmla="val 50889"/>
                          </a:avLst>
                        </a:prstGeom>
                        <a:ln w="19050">
                          <a:solidFill>
                            <a:srgbClr val="F96D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C6DBAA" id="カギ線コネクタ 1033" o:spid="_x0000_s1026" type="#_x0000_t34" style="position:absolute;left:0;text-align:left;margin-left:218.5pt;margin-top:5.9pt;width:206.8pt;height:17.35pt;flip:x 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" adj="10992" strokecolor="#f96d84" strokeweight="1.5pt"/>
            </w:pict>
          </mc:Fallback>
        </mc:AlternateContent>
      </w:r>
      <w:r>
        <w:rPr>
          <w:noProof/>
        </w:rPr>
        <w:drawing>
          <wp:anchor distT="0" distB="0" distL="114300" distR="114300" simplePos="0" relativeHeight="251922432" behindDoc="0" locked="0" layoutInCell="1" allowOverlap="1" wp14:anchorId="109CE900" wp14:editId="6EA34DE9">
            <wp:simplePos x="0" y="0"/>
            <wp:positionH relativeFrom="column">
              <wp:posOffset>2784475</wp:posOffset>
            </wp:positionH>
            <wp:positionV relativeFrom="paragraph">
              <wp:posOffset>304800</wp:posOffset>
            </wp:positionV>
            <wp:extent cx="2637155" cy="2061210"/>
            <wp:effectExtent l="19050" t="19050" r="10795" b="15240"/>
            <wp:wrapNone/>
            <wp:docPr id="1036" name="図 1036" descr="2年生時間割作成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年生時間割作成後"/>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37155" cy="2061210"/>
                    </a:xfrm>
                    <a:prstGeom prst="rect">
                      <a:avLst/>
                    </a:prstGeom>
                    <a:noFill/>
                    <a:ln w="19050">
                      <a:solidFill>
                        <a:srgbClr val="F96D84"/>
                      </a:solid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1408" behindDoc="0" locked="0" layoutInCell="1" allowOverlap="1" wp14:anchorId="09F0C43B" wp14:editId="74A4C427">
            <wp:simplePos x="0" y="0"/>
            <wp:positionH relativeFrom="column">
              <wp:posOffset>27940</wp:posOffset>
            </wp:positionH>
            <wp:positionV relativeFrom="paragraph">
              <wp:posOffset>306705</wp:posOffset>
            </wp:positionV>
            <wp:extent cx="2621915" cy="2065655"/>
            <wp:effectExtent l="19050" t="19050" r="26035" b="10795"/>
            <wp:wrapNone/>
            <wp:docPr id="1035" name="図 1035" descr="1年生時間割作成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年生時間割作成後"/>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1915" cy="2065655"/>
                    </a:xfrm>
                    <a:prstGeom prst="rect">
                      <a:avLst/>
                    </a:prstGeom>
                    <a:noFill/>
                    <a:ln w="1905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14:paraId="17A2BBA2" w14:textId="77777777" w:rsidR="00DB2872" w:rsidRDefault="00DB2872" w:rsidP="00DB2872">
      <w:pPr>
        <w:ind w:firstLine="188"/>
      </w:pPr>
    </w:p>
    <w:p w14:paraId="5904F7CA" w14:textId="77777777" w:rsidR="00DB2872" w:rsidRDefault="00DB2872" w:rsidP="00DB2872">
      <w:pPr>
        <w:ind w:firstLine="188"/>
      </w:pPr>
    </w:p>
    <w:p w14:paraId="2EA2D43B" w14:textId="77777777" w:rsidR="00DB2872" w:rsidRDefault="00DB2872" w:rsidP="00DB2872">
      <w:pPr>
        <w:ind w:firstLine="188"/>
      </w:pPr>
    </w:p>
    <w:p w14:paraId="37B498BA" w14:textId="77777777" w:rsidR="00DB2872" w:rsidRDefault="00DB2872" w:rsidP="00DB2872">
      <w:pPr>
        <w:ind w:firstLine="188"/>
      </w:pPr>
    </w:p>
    <w:p w14:paraId="2653E160" w14:textId="77777777" w:rsidR="00DB2872" w:rsidRDefault="00DB2872" w:rsidP="00DB2872">
      <w:pPr>
        <w:ind w:firstLine="188"/>
      </w:pPr>
    </w:p>
    <w:p w14:paraId="7AF9F67D" w14:textId="77777777" w:rsidR="00DB2872" w:rsidRDefault="00DB2872" w:rsidP="00DB2872">
      <w:pPr>
        <w:ind w:firstLine="188"/>
      </w:pPr>
    </w:p>
    <w:p w14:paraId="627218B6" w14:textId="77777777" w:rsidR="00DB2872" w:rsidRDefault="00DB2872" w:rsidP="00DB2872">
      <w:pPr>
        <w:ind w:firstLine="188"/>
      </w:pPr>
      <w:r>
        <w:rPr>
          <w:noProof/>
        </w:rPr>
        <mc:AlternateContent>
          <mc:Choice Requires="wps">
            <w:drawing>
              <wp:anchor distT="0" distB="0" distL="114300" distR="114300" simplePos="0" relativeHeight="251928576" behindDoc="0" locked="0" layoutInCell="1" allowOverlap="1" wp14:anchorId="7005F943" wp14:editId="30386B2A">
                <wp:simplePos x="0" y="0"/>
                <wp:positionH relativeFrom="margin">
                  <wp:align>center</wp:align>
                </wp:positionH>
                <wp:positionV relativeFrom="paragraph">
                  <wp:posOffset>65819</wp:posOffset>
                </wp:positionV>
                <wp:extent cx="2613991" cy="427382"/>
                <wp:effectExtent l="0" t="0" r="0" b="0"/>
                <wp:wrapNone/>
                <wp:docPr id="1034" name="テキスト ボックス 1034"/>
                <wp:cNvGraphicFramePr/>
                <a:graphic xmlns:a="http://schemas.openxmlformats.org/drawingml/2006/main">
                  <a:graphicData uri="http://schemas.microsoft.com/office/word/2010/wordprocessingShape">
                    <wps:wsp>
                      <wps:cNvSpPr txBox="1"/>
                      <wps:spPr>
                        <a:xfrm>
                          <a:off x="0" y="0"/>
                          <a:ext cx="2613991" cy="427382"/>
                        </a:xfrm>
                        <a:prstGeom prst="rect">
                          <a:avLst/>
                        </a:prstGeom>
                        <a:noFill/>
                        <a:ln w="6350">
                          <a:noFill/>
                        </a:ln>
                      </wps:spPr>
                      <wps:txbx>
                        <w:txbxContent>
                          <w:p w14:paraId="13924035" w14:textId="77777777" w:rsidR="001D6546" w:rsidRDefault="001D6546" w:rsidP="00DB2872">
                            <w:pPr>
                              <w:ind w:firstLine="188"/>
                            </w:pPr>
                            <w:r>
                              <w:rPr>
                                <w:rFonts w:hint="eastAsia"/>
                              </w:rPr>
                              <w:t>図4.1.5</w:t>
                            </w:r>
                            <w:r>
                              <w:t xml:space="preserve">　作製した時間割</w:t>
                            </w:r>
                            <w:r>
                              <w:rPr>
                                <w:rFonts w:hint="eastAsia"/>
                              </w:rPr>
                              <w:t>表</w:t>
                            </w:r>
                            <w:r>
                              <w:t>の</w:t>
                            </w:r>
                            <w:r>
                              <w:rPr>
                                <w:rFonts w:hint="eastAsia"/>
                              </w:rPr>
                              <w:t>反映イメージ図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5F943" id="テキスト ボックス 1034" o:spid="_x0000_s1041" type="#_x0000_t202" style="position:absolute;left:0;text-align:left;margin-left:0;margin-top:5.2pt;width:205.85pt;height:33.65pt;z-index:251928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" filled="f" stroked="f" strokeweight=".5pt">
                <v:textbox>
                  <w:txbxContent>
                    <w:p w14:paraId="13924035" w14:textId="77777777" w:rsidR="001D6546" w:rsidRDefault="001D6546" w:rsidP="00DB2872">
                      <w:pPr>
                        <w:ind w:firstLine="188"/>
                      </w:pPr>
                      <w:r>
                        <w:rPr>
                          <w:rFonts w:hint="eastAsia"/>
                        </w:rPr>
                        <w:t>図4.1.5</w:t>
                      </w:r>
                      <w:r>
                        <w:t xml:space="preserve">　作製した時間割</w:t>
                      </w:r>
                      <w:r>
                        <w:rPr>
                          <w:rFonts w:hint="eastAsia"/>
                        </w:rPr>
                        <w:t>表</w:t>
                      </w:r>
                      <w:r>
                        <w:t>の</w:t>
                      </w:r>
                      <w:r>
                        <w:rPr>
                          <w:rFonts w:hint="eastAsia"/>
                        </w:rPr>
                        <w:t>反映イメージ図</w:t>
                      </w:r>
                    </w:p>
                  </w:txbxContent>
                </v:textbox>
                <w10:wrap anchorx="margin"/>
              </v:shape>
            </w:pict>
          </mc:Fallback>
        </mc:AlternateContent>
      </w:r>
    </w:p>
    <w:p w14:paraId="4E2AEF55" w14:textId="77777777" w:rsidR="00DB2872" w:rsidRDefault="00DB2872" w:rsidP="00DB2872">
      <w:pPr>
        <w:ind w:firstLine="188"/>
      </w:pPr>
    </w:p>
    <w:p w14:paraId="0B7FA48E" w14:textId="33AC9202" w:rsidR="00745DD7" w:rsidRPr="00DB2872" w:rsidRDefault="00745DD7" w:rsidP="00745DD7">
      <w:pPr>
        <w:ind w:firstLine="188"/>
      </w:pPr>
    </w:p>
    <w:p w14:paraId="7E6A16F0" w14:textId="334ECC4C" w:rsidR="00745DD7" w:rsidRDefault="00745DD7" w:rsidP="00745DD7">
      <w:pPr>
        <w:ind w:firstLine="188"/>
      </w:pPr>
    </w:p>
    <w:p w14:paraId="710049DC" w14:textId="7B6D80CA" w:rsidR="00745DD7" w:rsidRDefault="00745DD7" w:rsidP="00745DD7">
      <w:pPr>
        <w:ind w:firstLine="188"/>
      </w:pPr>
    </w:p>
    <w:p w14:paraId="32F2CEA7" w14:textId="241E1885" w:rsidR="00745DD7" w:rsidRDefault="00745DD7" w:rsidP="00745DD7">
      <w:pPr>
        <w:ind w:firstLine="188"/>
      </w:pPr>
    </w:p>
    <w:p w14:paraId="6531B693" w14:textId="05166ADB" w:rsidR="00745DD7" w:rsidRDefault="00745DD7" w:rsidP="00745DD7">
      <w:pPr>
        <w:pStyle w:val="2"/>
      </w:pPr>
      <w:bookmarkStart w:id="259" w:name="_Toc161049447"/>
      <w:r>
        <w:rPr>
          <w:rFonts w:hint="eastAsia"/>
        </w:rPr>
        <w:lastRenderedPageBreak/>
        <w:t>時間割作成のインタフェースについて</w:t>
      </w:r>
      <w:bookmarkEnd w:id="259"/>
    </w:p>
    <w:p w14:paraId="00F498D6" w14:textId="77777777" w:rsidR="00DB2872" w:rsidRPr="00885CB6" w:rsidRDefault="00DB2872" w:rsidP="00DB2872">
      <w:pPr>
        <w:ind w:firstLineChars="0" w:firstLine="0"/>
        <w:rPr>
          <w:sz w:val="24"/>
          <w:szCs w:val="24"/>
          <w:u w:val="single"/>
        </w:rPr>
      </w:pPr>
      <w:r>
        <w:rPr>
          <w:rFonts w:hint="eastAsia"/>
          <w:sz w:val="24"/>
          <w:szCs w:val="24"/>
          <w:u w:val="single"/>
        </w:rPr>
        <w:t>教師側の時間割編成</w:t>
      </w:r>
      <w:r w:rsidRPr="00885CB6">
        <w:rPr>
          <w:rFonts w:hint="eastAsia"/>
          <w:sz w:val="24"/>
          <w:szCs w:val="24"/>
          <w:u w:val="single"/>
        </w:rPr>
        <w:t>能と</w:t>
      </w:r>
      <w:r>
        <w:rPr>
          <w:rFonts w:hint="eastAsia"/>
          <w:sz w:val="24"/>
          <w:szCs w:val="24"/>
          <w:u w:val="single"/>
        </w:rPr>
        <w:t>作成した主な</w:t>
      </w:r>
      <w:r w:rsidRPr="00885CB6">
        <w:rPr>
          <w:rFonts w:hint="eastAsia"/>
          <w:sz w:val="24"/>
          <w:szCs w:val="24"/>
          <w:u w:val="single"/>
        </w:rPr>
        <w:t>関数</w:t>
      </w:r>
      <w:r>
        <w:rPr>
          <w:rFonts w:hint="eastAsia"/>
          <w:sz w:val="24"/>
          <w:szCs w:val="24"/>
          <w:u w:val="single"/>
        </w:rPr>
        <w:t>を</w:t>
      </w:r>
      <w:r w:rsidRPr="00885CB6">
        <w:rPr>
          <w:rFonts w:hint="eastAsia"/>
          <w:sz w:val="24"/>
          <w:szCs w:val="24"/>
          <w:u w:val="single"/>
        </w:rPr>
        <w:t>以下</w:t>
      </w:r>
      <w:r>
        <w:rPr>
          <w:rFonts w:hint="eastAsia"/>
          <w:sz w:val="24"/>
          <w:szCs w:val="24"/>
          <w:u w:val="single"/>
        </w:rPr>
        <w:t>に示す．</w:t>
      </w:r>
    </w:p>
    <w:p w14:paraId="4298035D" w14:textId="77777777" w:rsidR="00DB2872" w:rsidRPr="000942D4" w:rsidRDefault="00DB2872" w:rsidP="00DB2872">
      <w:pPr>
        <w:pStyle w:val="a7"/>
        <w:numPr>
          <w:ilvl w:val="0"/>
          <w:numId w:val="35"/>
        </w:numPr>
        <w:ind w:leftChars="0" w:firstLineChars="0"/>
        <w:jc w:val="left"/>
        <w:rPr>
          <w:b/>
          <w:sz w:val="28"/>
        </w:rPr>
      </w:pPr>
      <w:r w:rsidRPr="000942D4">
        <w:rPr>
          <w:rFonts w:hint="eastAsia"/>
          <w:b/>
          <w:sz w:val="28"/>
        </w:rPr>
        <w:t>時間割日付表示機能</w:t>
      </w:r>
    </w:p>
    <w:p w14:paraId="5CC5D469" w14:textId="77777777" w:rsidR="00DB2872" w:rsidRPr="00811599" w:rsidRDefault="00DB2872" w:rsidP="00DB2872">
      <w:pPr>
        <w:pStyle w:val="a7"/>
        <w:ind w:leftChars="0" w:left="0" w:firstLineChars="0" w:firstLine="0"/>
        <w:jc w:val="left"/>
        <w:rPr>
          <w:sz w:val="22"/>
          <w:szCs w:val="22"/>
        </w:rPr>
      </w:pPr>
      <w:r w:rsidRPr="001E3E5F">
        <w:rPr>
          <w:rFonts w:hint="eastAsia"/>
          <w:sz w:val="22"/>
          <w:szCs w:val="22"/>
        </w:rPr>
        <w:t>・</w:t>
      </w:r>
      <w:proofErr w:type="spellStart"/>
      <w:r w:rsidRPr="001E3E5F">
        <w:rPr>
          <w:rFonts w:hint="eastAsia"/>
          <w:sz w:val="22"/>
          <w:szCs w:val="22"/>
        </w:rPr>
        <w:t>g</w:t>
      </w:r>
      <w:r w:rsidRPr="001E3E5F">
        <w:rPr>
          <w:sz w:val="22"/>
          <w:szCs w:val="22"/>
        </w:rPr>
        <w:t>etWeekStartEndDates</w:t>
      </w:r>
      <w:proofErr w:type="spellEnd"/>
      <w:r w:rsidRPr="001E3E5F">
        <w:rPr>
          <w:sz w:val="22"/>
          <w:szCs w:val="22"/>
        </w:rPr>
        <w:t>(</w:t>
      </w:r>
      <w:proofErr w:type="spellStart"/>
      <w:r w:rsidRPr="001E3E5F">
        <w:rPr>
          <w:sz w:val="22"/>
          <w:szCs w:val="22"/>
        </w:rPr>
        <w:t>weekNumber</w:t>
      </w:r>
      <w:proofErr w:type="spellEnd"/>
      <w:r w:rsidRPr="001E3E5F">
        <w:rPr>
          <w:sz w:val="22"/>
          <w:szCs w:val="22"/>
        </w:rPr>
        <w:t xml:space="preserve">) : </w:t>
      </w:r>
      <w:r>
        <w:rPr>
          <w:rFonts w:hint="eastAsia"/>
          <w:sz w:val="22"/>
          <w:szCs w:val="22"/>
        </w:rPr>
        <w:t>週番号から週の月曜日と金曜日の日付を</w:t>
      </w:r>
      <w:r w:rsidRPr="00811599">
        <w:rPr>
          <w:rFonts w:hint="eastAsia"/>
          <w:sz w:val="22"/>
          <w:szCs w:val="22"/>
        </w:rPr>
        <w:t>取得する</w:t>
      </w:r>
      <w:r>
        <w:rPr>
          <w:rFonts w:hint="eastAsia"/>
          <w:sz w:val="22"/>
          <w:szCs w:val="22"/>
        </w:rPr>
        <w:t>．</w:t>
      </w:r>
    </w:p>
    <w:p w14:paraId="2C72AC58" w14:textId="77777777" w:rsidR="00DB2872" w:rsidRPr="001E3E5F" w:rsidRDefault="00DB2872" w:rsidP="00DB2872">
      <w:pPr>
        <w:pStyle w:val="a7"/>
        <w:ind w:leftChars="0" w:left="0" w:firstLineChars="0" w:firstLine="0"/>
        <w:jc w:val="left"/>
        <w:rPr>
          <w:sz w:val="22"/>
          <w:szCs w:val="22"/>
        </w:rPr>
      </w:pPr>
      <w:r w:rsidRPr="001E3E5F">
        <w:rPr>
          <w:rFonts w:hint="eastAsia"/>
          <w:sz w:val="22"/>
          <w:szCs w:val="22"/>
        </w:rPr>
        <w:t>・</w:t>
      </w:r>
      <w:proofErr w:type="spellStart"/>
      <w:r w:rsidRPr="001E3E5F">
        <w:rPr>
          <w:rFonts w:hint="eastAsia"/>
          <w:sz w:val="22"/>
          <w:szCs w:val="22"/>
        </w:rPr>
        <w:t>f</w:t>
      </w:r>
      <w:r w:rsidRPr="001E3E5F">
        <w:rPr>
          <w:sz w:val="22"/>
          <w:szCs w:val="22"/>
        </w:rPr>
        <w:t>ormatDate</w:t>
      </w:r>
      <w:proofErr w:type="spellEnd"/>
      <w:r w:rsidRPr="001E3E5F">
        <w:rPr>
          <w:sz w:val="22"/>
          <w:szCs w:val="22"/>
        </w:rPr>
        <w:t xml:space="preserve">(date) : </w:t>
      </w:r>
      <w:r>
        <w:rPr>
          <w:rFonts w:hint="eastAsia"/>
          <w:sz w:val="22"/>
          <w:szCs w:val="22"/>
        </w:rPr>
        <w:t>日付表示する</w:t>
      </w:r>
      <w:r w:rsidRPr="00C9057E">
        <w:rPr>
          <w:rFonts w:hint="eastAsia"/>
          <w:sz w:val="22"/>
          <w:szCs w:val="22"/>
        </w:rPr>
        <w:t>際のように</w:t>
      </w:r>
      <w:r>
        <w:rPr>
          <w:rFonts w:hint="eastAsia"/>
          <w:sz w:val="22"/>
          <w:szCs w:val="22"/>
        </w:rPr>
        <w:t>文字にフォーマットする．</w:t>
      </w:r>
    </w:p>
    <w:p w14:paraId="464A6A89" w14:textId="77777777" w:rsidR="00DB2872" w:rsidRDefault="00DB2872" w:rsidP="00DB2872">
      <w:pPr>
        <w:pStyle w:val="a7"/>
        <w:ind w:leftChars="0" w:left="0" w:firstLineChars="0" w:firstLine="0"/>
        <w:jc w:val="left"/>
        <w:rPr>
          <w:sz w:val="22"/>
          <w:szCs w:val="22"/>
        </w:rPr>
      </w:pPr>
      <w:r w:rsidRPr="001E3E5F">
        <w:rPr>
          <w:rFonts w:hint="eastAsia"/>
          <w:sz w:val="22"/>
          <w:szCs w:val="22"/>
        </w:rPr>
        <w:t>・</w:t>
      </w:r>
      <w:proofErr w:type="spellStart"/>
      <w:r w:rsidRPr="001E3E5F">
        <w:rPr>
          <w:rFonts w:hint="eastAsia"/>
          <w:sz w:val="22"/>
          <w:szCs w:val="22"/>
        </w:rPr>
        <w:t>u</w:t>
      </w:r>
      <w:r w:rsidRPr="001E3E5F">
        <w:rPr>
          <w:sz w:val="22"/>
          <w:szCs w:val="22"/>
        </w:rPr>
        <w:t>pdadeWeek</w:t>
      </w:r>
      <w:proofErr w:type="spellEnd"/>
      <w:r w:rsidRPr="001E3E5F">
        <w:rPr>
          <w:sz w:val="22"/>
          <w:szCs w:val="22"/>
        </w:rPr>
        <w:t>()</w:t>
      </w:r>
      <w:r w:rsidRPr="001E3E5F">
        <w:rPr>
          <w:rFonts w:hint="eastAsia"/>
          <w:sz w:val="22"/>
          <w:szCs w:val="22"/>
        </w:rPr>
        <w:t xml:space="preserve"> </w:t>
      </w:r>
      <w:r w:rsidRPr="001E3E5F">
        <w:rPr>
          <w:sz w:val="22"/>
          <w:szCs w:val="22"/>
        </w:rPr>
        <w:t xml:space="preserve">: </w:t>
      </w:r>
      <w:r>
        <w:rPr>
          <w:rFonts w:hint="eastAsia"/>
          <w:sz w:val="22"/>
          <w:szCs w:val="22"/>
        </w:rPr>
        <w:t>月曜から金曜までの日付をセルに表示する．</w:t>
      </w:r>
    </w:p>
    <w:p w14:paraId="2FE5D6F2" w14:textId="77777777" w:rsidR="00DB2872" w:rsidRPr="00C9057E" w:rsidRDefault="00DB2872" w:rsidP="00DB2872">
      <w:pPr>
        <w:pStyle w:val="a7"/>
        <w:ind w:leftChars="0" w:left="2773" w:hangingChars="1400" w:hanging="2773"/>
        <w:jc w:val="left"/>
        <w:rPr>
          <w:sz w:val="22"/>
          <w:szCs w:val="22"/>
        </w:rPr>
      </w:pPr>
      <w:r>
        <w:rPr>
          <w:rFonts w:hint="eastAsia"/>
          <w:sz w:val="22"/>
          <w:szCs w:val="22"/>
        </w:rPr>
        <w:t>・</w:t>
      </w:r>
      <w:proofErr w:type="spellStart"/>
      <w:r>
        <w:rPr>
          <w:rFonts w:hint="eastAsia"/>
          <w:sz w:val="22"/>
          <w:szCs w:val="22"/>
        </w:rPr>
        <w:t>g</w:t>
      </w:r>
      <w:r>
        <w:rPr>
          <w:sz w:val="22"/>
          <w:szCs w:val="22"/>
        </w:rPr>
        <w:t>etDayOfWeek</w:t>
      </w:r>
      <w:proofErr w:type="spellEnd"/>
      <w:r>
        <w:rPr>
          <w:sz w:val="22"/>
          <w:szCs w:val="22"/>
        </w:rPr>
        <w:t>(</w:t>
      </w:r>
      <w:proofErr w:type="spellStart"/>
      <w:r>
        <w:rPr>
          <w:sz w:val="22"/>
          <w:szCs w:val="22"/>
        </w:rPr>
        <w:t>dayIndex</w:t>
      </w:r>
      <w:proofErr w:type="spellEnd"/>
      <w:r>
        <w:rPr>
          <w:sz w:val="22"/>
          <w:szCs w:val="22"/>
        </w:rPr>
        <w:t xml:space="preserve">) : </w:t>
      </w:r>
      <w:r w:rsidRPr="00C9057E">
        <w:rPr>
          <w:rFonts w:hint="eastAsia"/>
          <w:sz w:val="22"/>
          <w:szCs w:val="22"/>
        </w:rPr>
        <w:t>与えられた日付の曜日のインデックス番号で</w:t>
      </w:r>
      <w:r>
        <w:rPr>
          <w:rFonts w:hint="eastAsia"/>
          <w:sz w:val="22"/>
          <w:szCs w:val="22"/>
        </w:rPr>
        <w:t>曜日文字列を返す</w:t>
      </w:r>
      <w:r w:rsidRPr="00C9057E">
        <w:rPr>
          <w:sz w:val="22"/>
          <w:szCs w:val="22"/>
        </w:rPr>
        <w:t>. 0~6</w:t>
      </w:r>
      <w:r w:rsidRPr="00C9057E">
        <w:rPr>
          <w:rFonts w:hint="eastAsia"/>
          <w:sz w:val="22"/>
          <w:szCs w:val="22"/>
        </w:rPr>
        <w:t>がインデックス番号で日～土曜日となる.</w:t>
      </w:r>
    </w:p>
    <w:p w14:paraId="1F73DF34" w14:textId="77777777" w:rsidR="00DB2872" w:rsidRPr="001E3E5F" w:rsidRDefault="00DB2872" w:rsidP="00DB2872">
      <w:pPr>
        <w:pStyle w:val="a7"/>
        <w:numPr>
          <w:ilvl w:val="0"/>
          <w:numId w:val="35"/>
        </w:numPr>
        <w:ind w:leftChars="0" w:firstLineChars="0"/>
        <w:jc w:val="left"/>
        <w:rPr>
          <w:b/>
          <w:sz w:val="28"/>
        </w:rPr>
      </w:pPr>
      <w:r w:rsidRPr="001E3E5F">
        <w:rPr>
          <w:rFonts w:hint="eastAsia"/>
          <w:b/>
          <w:sz w:val="28"/>
        </w:rPr>
        <w:t>コマ目作成機能</w:t>
      </w:r>
    </w:p>
    <w:p w14:paraId="3B4686D6" w14:textId="77777777" w:rsidR="00DB2872" w:rsidRPr="001E3E5F" w:rsidRDefault="00DB2872" w:rsidP="00DB2872">
      <w:pPr>
        <w:pStyle w:val="a7"/>
        <w:ind w:leftChars="0" w:left="0" w:firstLineChars="0" w:firstLine="0"/>
        <w:jc w:val="left"/>
        <w:rPr>
          <w:sz w:val="22"/>
          <w:szCs w:val="22"/>
        </w:rPr>
      </w:pPr>
      <w:r>
        <w:rPr>
          <w:rFonts w:hint="eastAsia"/>
          <w:sz w:val="22"/>
          <w:szCs w:val="22"/>
        </w:rPr>
        <w:t>・</w:t>
      </w:r>
      <w:proofErr w:type="spellStart"/>
      <w:r>
        <w:rPr>
          <w:rFonts w:hint="eastAsia"/>
          <w:sz w:val="22"/>
          <w:szCs w:val="22"/>
        </w:rPr>
        <w:t>m</w:t>
      </w:r>
      <w:r>
        <w:rPr>
          <w:sz w:val="22"/>
          <w:szCs w:val="22"/>
        </w:rPr>
        <w:t>akeClassbox</w:t>
      </w:r>
      <w:proofErr w:type="spellEnd"/>
      <w:r>
        <w:rPr>
          <w:sz w:val="22"/>
          <w:szCs w:val="22"/>
        </w:rPr>
        <w:t xml:space="preserve">() : </w:t>
      </w:r>
      <w:r>
        <w:rPr>
          <w:rFonts w:hint="eastAsia"/>
          <w:sz w:val="22"/>
          <w:szCs w:val="22"/>
        </w:rPr>
        <w:t>コマ目情報をフォームからローカルストレージに保存する．</w:t>
      </w:r>
    </w:p>
    <w:p w14:paraId="1BAF9B62" w14:textId="77777777" w:rsidR="00DB2872" w:rsidRPr="00885CB6" w:rsidRDefault="00DB2872" w:rsidP="00DB2872">
      <w:pPr>
        <w:pStyle w:val="a7"/>
        <w:numPr>
          <w:ilvl w:val="0"/>
          <w:numId w:val="35"/>
        </w:numPr>
        <w:ind w:leftChars="0" w:firstLineChars="0"/>
        <w:jc w:val="left"/>
        <w:rPr>
          <w:b/>
          <w:sz w:val="28"/>
        </w:rPr>
      </w:pPr>
      <w:r w:rsidRPr="00885CB6">
        <w:rPr>
          <w:rFonts w:hint="eastAsia"/>
          <w:b/>
          <w:sz w:val="28"/>
        </w:rPr>
        <w:t>コマ目表示機能</w:t>
      </w:r>
    </w:p>
    <w:p w14:paraId="3AE8B7B3" w14:textId="77777777" w:rsidR="00DB2872" w:rsidRPr="00885CB6" w:rsidRDefault="00DB2872" w:rsidP="00DB2872">
      <w:pPr>
        <w:pStyle w:val="a7"/>
        <w:ind w:leftChars="0" w:left="0" w:firstLineChars="0" w:firstLine="0"/>
        <w:jc w:val="left"/>
        <w:rPr>
          <w:sz w:val="22"/>
          <w:szCs w:val="22"/>
        </w:rPr>
      </w:pPr>
      <w:r w:rsidRPr="00885CB6">
        <w:rPr>
          <w:rFonts w:hint="eastAsia"/>
          <w:sz w:val="22"/>
          <w:szCs w:val="22"/>
        </w:rPr>
        <w:t>・</w:t>
      </w:r>
      <w:proofErr w:type="spellStart"/>
      <w:r>
        <w:rPr>
          <w:sz w:val="22"/>
          <w:szCs w:val="22"/>
        </w:rPr>
        <w:t>displaySubjectList</w:t>
      </w:r>
      <w:proofErr w:type="spellEnd"/>
      <w:r>
        <w:rPr>
          <w:sz w:val="22"/>
          <w:szCs w:val="22"/>
        </w:rPr>
        <w:t xml:space="preserve">() : </w:t>
      </w:r>
      <w:r>
        <w:rPr>
          <w:rFonts w:hint="eastAsia"/>
          <w:sz w:val="22"/>
          <w:szCs w:val="22"/>
        </w:rPr>
        <w:t>保存されているコマ目情報を画面上の1・2年生のコマ目リストに表示する．</w:t>
      </w:r>
    </w:p>
    <w:p w14:paraId="0CDC113E" w14:textId="77777777" w:rsidR="00DB2872" w:rsidRPr="00885CB6" w:rsidRDefault="00DB2872" w:rsidP="00DB2872">
      <w:pPr>
        <w:pStyle w:val="a7"/>
        <w:numPr>
          <w:ilvl w:val="0"/>
          <w:numId w:val="35"/>
        </w:numPr>
        <w:ind w:leftChars="0" w:firstLineChars="0"/>
        <w:jc w:val="left"/>
        <w:rPr>
          <w:b/>
          <w:sz w:val="28"/>
        </w:rPr>
      </w:pPr>
      <w:r w:rsidRPr="00885CB6">
        <w:rPr>
          <w:rFonts w:hint="eastAsia"/>
          <w:b/>
          <w:sz w:val="28"/>
        </w:rPr>
        <w:t>時間割へのドラッグ</w:t>
      </w:r>
      <w:r w:rsidRPr="00885CB6">
        <w:rPr>
          <w:b/>
          <w:sz w:val="28"/>
        </w:rPr>
        <w:t>&amp;ドロップ機能</w:t>
      </w:r>
    </w:p>
    <w:p w14:paraId="718E2860" w14:textId="77777777" w:rsidR="00DB2872" w:rsidRDefault="00DB2872" w:rsidP="00DB2872">
      <w:pPr>
        <w:pStyle w:val="a7"/>
        <w:ind w:leftChars="0" w:left="0" w:firstLineChars="0" w:firstLine="0"/>
        <w:jc w:val="left"/>
        <w:rPr>
          <w:sz w:val="22"/>
          <w:szCs w:val="22"/>
        </w:rPr>
      </w:pPr>
      <w:r>
        <w:rPr>
          <w:rFonts w:hint="eastAsia"/>
          <w:sz w:val="22"/>
          <w:szCs w:val="22"/>
        </w:rPr>
        <w:t>・</w:t>
      </w:r>
      <w:proofErr w:type="spellStart"/>
      <w:r>
        <w:rPr>
          <w:sz w:val="22"/>
          <w:szCs w:val="22"/>
        </w:rPr>
        <w:t>updateIds</w:t>
      </w:r>
      <w:proofErr w:type="spellEnd"/>
      <w:r>
        <w:rPr>
          <w:sz w:val="22"/>
          <w:szCs w:val="22"/>
        </w:rPr>
        <w:t xml:space="preserve">() : </w:t>
      </w:r>
      <w:r>
        <w:rPr>
          <w:rFonts w:hint="eastAsia"/>
          <w:sz w:val="22"/>
          <w:szCs w:val="22"/>
        </w:rPr>
        <w:t>コマ目を埋め込むセルにそのセルの年・日付・学年・何時間目なのかがわかるi</w:t>
      </w:r>
      <w:r>
        <w:rPr>
          <w:sz w:val="22"/>
          <w:szCs w:val="22"/>
        </w:rPr>
        <w:t>d</w:t>
      </w:r>
      <w:r>
        <w:rPr>
          <w:rFonts w:hint="eastAsia"/>
          <w:sz w:val="22"/>
          <w:szCs w:val="22"/>
        </w:rPr>
        <w:t>を付与する．</w:t>
      </w:r>
    </w:p>
    <w:p w14:paraId="319F821A" w14:textId="38C45F63" w:rsidR="00745DD7" w:rsidRDefault="00745DD7" w:rsidP="00745DD7">
      <w:pPr>
        <w:ind w:firstLine="188"/>
      </w:pPr>
    </w:p>
    <w:p w14:paraId="608C2158" w14:textId="6D38DCB6" w:rsidR="001D6546" w:rsidRDefault="001D6546" w:rsidP="00745DD7">
      <w:pPr>
        <w:ind w:firstLine="188"/>
      </w:pPr>
    </w:p>
    <w:p w14:paraId="7277D17B" w14:textId="1D6F6DC1" w:rsidR="001D6546" w:rsidRPr="001D6546" w:rsidRDefault="001D6546" w:rsidP="001D6546">
      <w:pPr>
        <w:ind w:left="218" w:firstLineChars="0" w:firstLine="0"/>
        <w:jc w:val="left"/>
        <w:rPr>
          <w:b/>
          <w:sz w:val="28"/>
        </w:rPr>
      </w:pPr>
      <w:r>
        <w:rPr>
          <w:rFonts w:hint="eastAsia"/>
          <w:b/>
          <w:sz w:val="28"/>
        </w:rPr>
        <w:lastRenderedPageBreak/>
        <w:t>（５）</w:t>
      </w:r>
      <w:r w:rsidRPr="001D6546">
        <w:rPr>
          <w:rFonts w:hint="eastAsia"/>
          <w:b/>
          <w:sz w:val="28"/>
        </w:rPr>
        <w:t>時間割の更新機能</w:t>
      </w:r>
    </w:p>
    <w:p w14:paraId="79AC4F98" w14:textId="77777777" w:rsidR="001D6546" w:rsidRPr="00885CB6" w:rsidRDefault="001D6546" w:rsidP="001D6546">
      <w:pPr>
        <w:pStyle w:val="a7"/>
        <w:ind w:leftChars="0" w:left="0" w:firstLineChars="0" w:firstLine="0"/>
        <w:jc w:val="left"/>
        <w:rPr>
          <w:sz w:val="22"/>
          <w:szCs w:val="22"/>
        </w:rPr>
      </w:pPr>
      <w:r>
        <w:rPr>
          <w:rFonts w:hint="eastAsia"/>
          <w:sz w:val="22"/>
          <w:szCs w:val="22"/>
        </w:rPr>
        <w:t>・</w:t>
      </w:r>
      <w:proofErr w:type="spellStart"/>
      <w:r>
        <w:rPr>
          <w:rFonts w:hint="eastAsia"/>
          <w:sz w:val="22"/>
          <w:szCs w:val="22"/>
        </w:rPr>
        <w:t>d</w:t>
      </w:r>
      <w:r>
        <w:rPr>
          <w:sz w:val="22"/>
          <w:szCs w:val="22"/>
        </w:rPr>
        <w:t>isplayCellsContent</w:t>
      </w:r>
      <w:proofErr w:type="spellEnd"/>
      <w:r>
        <w:rPr>
          <w:sz w:val="22"/>
          <w:szCs w:val="22"/>
        </w:rPr>
        <w:t xml:space="preserve">() : </w:t>
      </w:r>
      <w:r>
        <w:rPr>
          <w:rFonts w:hint="eastAsia"/>
          <w:sz w:val="22"/>
          <w:szCs w:val="22"/>
        </w:rPr>
        <w:t>時間割のセルにコマ目の内容を表示する.</w:t>
      </w:r>
    </w:p>
    <w:p w14:paraId="62767A6B" w14:textId="77777777" w:rsidR="001D6546" w:rsidRPr="00885CB6" w:rsidRDefault="001D6546" w:rsidP="001D6546">
      <w:pPr>
        <w:ind w:firstLineChars="0"/>
        <w:jc w:val="right"/>
        <w:rPr>
          <w:sz w:val="24"/>
          <w:szCs w:val="24"/>
          <w:u w:val="single"/>
        </w:rPr>
      </w:pPr>
      <w:r w:rsidRPr="00885CB6">
        <w:rPr>
          <w:rFonts w:hint="eastAsia"/>
          <w:sz w:val="24"/>
          <w:szCs w:val="24"/>
          <w:u w:val="single"/>
        </w:rPr>
        <w:t>各機能を</w:t>
      </w:r>
      <w:r>
        <w:rPr>
          <w:rFonts w:hint="eastAsia"/>
          <w:sz w:val="24"/>
          <w:szCs w:val="24"/>
          <w:u w:val="single"/>
        </w:rPr>
        <w:t>詳しく紹介する</w:t>
      </w:r>
      <w:ins w:id="260" w:author="ishidatek244" w:date="2024-03-10T22:41:00Z">
        <w:r>
          <w:rPr>
            <w:rFonts w:hint="eastAsia"/>
            <w:sz w:val="24"/>
            <w:szCs w:val="24"/>
            <w:u w:val="single"/>
          </w:rPr>
          <w:t>．</w:t>
        </w:r>
      </w:ins>
    </w:p>
    <w:p w14:paraId="39782821" w14:textId="0512F990" w:rsidR="001D6546" w:rsidRPr="001D6546" w:rsidRDefault="001D6546" w:rsidP="00745DD7">
      <w:pPr>
        <w:ind w:firstLine="188"/>
      </w:pPr>
    </w:p>
    <w:p w14:paraId="43FCC435" w14:textId="03ED0568" w:rsidR="001D6546" w:rsidRDefault="001D6546" w:rsidP="00745DD7">
      <w:pPr>
        <w:ind w:firstLine="188"/>
      </w:pPr>
    </w:p>
    <w:p w14:paraId="36F52426" w14:textId="5CC7E694" w:rsidR="001D6546" w:rsidRDefault="001D6546" w:rsidP="00745DD7">
      <w:pPr>
        <w:ind w:firstLine="188"/>
      </w:pPr>
    </w:p>
    <w:p w14:paraId="7BE592FB" w14:textId="227257CB" w:rsidR="001D6546" w:rsidRDefault="001D6546" w:rsidP="00745DD7">
      <w:pPr>
        <w:ind w:firstLine="188"/>
      </w:pPr>
    </w:p>
    <w:p w14:paraId="179EC0D1" w14:textId="060B1A45" w:rsidR="001D6546" w:rsidRDefault="001D6546" w:rsidP="00745DD7">
      <w:pPr>
        <w:ind w:firstLine="188"/>
      </w:pPr>
    </w:p>
    <w:p w14:paraId="72FB726D" w14:textId="07D00D94" w:rsidR="001D6546" w:rsidRDefault="001D6546" w:rsidP="00745DD7">
      <w:pPr>
        <w:ind w:firstLine="188"/>
      </w:pPr>
    </w:p>
    <w:p w14:paraId="53A5ADA6" w14:textId="6613C827" w:rsidR="001D6546" w:rsidRDefault="001D6546" w:rsidP="00745DD7">
      <w:pPr>
        <w:ind w:firstLine="188"/>
      </w:pPr>
    </w:p>
    <w:p w14:paraId="1FF27DC0" w14:textId="62DDAF50" w:rsidR="001D6546" w:rsidRDefault="001D6546" w:rsidP="00745DD7">
      <w:pPr>
        <w:ind w:firstLine="188"/>
      </w:pPr>
    </w:p>
    <w:p w14:paraId="6D9B7F54" w14:textId="43FEFFCB" w:rsidR="001D6546" w:rsidRDefault="001D6546" w:rsidP="00745DD7">
      <w:pPr>
        <w:ind w:firstLine="188"/>
      </w:pPr>
    </w:p>
    <w:p w14:paraId="28A7D94D" w14:textId="57D7F77D" w:rsidR="001D6546" w:rsidRDefault="001D6546" w:rsidP="00745DD7">
      <w:pPr>
        <w:ind w:firstLine="188"/>
      </w:pPr>
    </w:p>
    <w:p w14:paraId="133E642F" w14:textId="4FED3EA2" w:rsidR="001D6546" w:rsidRDefault="001D6546" w:rsidP="00745DD7">
      <w:pPr>
        <w:ind w:firstLine="188"/>
      </w:pPr>
    </w:p>
    <w:p w14:paraId="5B889D19" w14:textId="180AF3E3" w:rsidR="001D6546" w:rsidRDefault="001D6546" w:rsidP="00745DD7">
      <w:pPr>
        <w:ind w:firstLine="188"/>
      </w:pPr>
    </w:p>
    <w:p w14:paraId="773B1B2F" w14:textId="012397F1" w:rsidR="001D6546" w:rsidRDefault="001D6546" w:rsidP="00745DD7">
      <w:pPr>
        <w:ind w:firstLine="188"/>
      </w:pPr>
    </w:p>
    <w:p w14:paraId="4D88B325" w14:textId="49DD9E7F" w:rsidR="001D6546" w:rsidRDefault="001D6546" w:rsidP="00745DD7">
      <w:pPr>
        <w:ind w:firstLine="188"/>
      </w:pPr>
    </w:p>
    <w:p w14:paraId="5616426E" w14:textId="1D80A691" w:rsidR="001D6546" w:rsidRDefault="001D6546" w:rsidP="00745DD7">
      <w:pPr>
        <w:ind w:firstLine="188"/>
      </w:pPr>
    </w:p>
    <w:p w14:paraId="6B82C571" w14:textId="09CFBD95" w:rsidR="001D6546" w:rsidRDefault="001D6546" w:rsidP="00745DD7">
      <w:pPr>
        <w:ind w:firstLine="188"/>
      </w:pPr>
    </w:p>
    <w:p w14:paraId="01A8AD76" w14:textId="5388471F" w:rsidR="001D6546" w:rsidRDefault="001D6546" w:rsidP="00745DD7">
      <w:pPr>
        <w:ind w:firstLine="188"/>
      </w:pPr>
    </w:p>
    <w:p w14:paraId="2E1D5D95" w14:textId="4CE47624" w:rsidR="001D6546" w:rsidRDefault="001D6546" w:rsidP="00745DD7">
      <w:pPr>
        <w:ind w:firstLine="188"/>
      </w:pPr>
    </w:p>
    <w:p w14:paraId="739521A3" w14:textId="5F493E5E" w:rsidR="001D6546" w:rsidRDefault="001D6546" w:rsidP="00745DD7">
      <w:pPr>
        <w:ind w:firstLine="188"/>
      </w:pPr>
    </w:p>
    <w:p w14:paraId="17EA78B0" w14:textId="44D9F0DF" w:rsidR="001D6546" w:rsidRDefault="001D6546" w:rsidP="00745DD7">
      <w:pPr>
        <w:ind w:firstLine="188"/>
      </w:pPr>
    </w:p>
    <w:p w14:paraId="2DCB34E4" w14:textId="77777777" w:rsidR="001D6546" w:rsidRPr="00461F9C" w:rsidRDefault="001D6546" w:rsidP="001D6546">
      <w:pPr>
        <w:ind w:right="752" w:firstLineChars="0" w:firstLine="0"/>
      </w:pPr>
      <w:r>
        <w:rPr>
          <w:b/>
          <w:sz w:val="28"/>
        </w:rPr>
        <w:lastRenderedPageBreak/>
        <w:t>(1)</w:t>
      </w:r>
      <w:r w:rsidRPr="00ED1976">
        <w:rPr>
          <w:rFonts w:hint="eastAsia"/>
          <w:b/>
          <w:sz w:val="28"/>
        </w:rPr>
        <w:t>時間割</w:t>
      </w:r>
      <w:r>
        <w:rPr>
          <w:rFonts w:hint="eastAsia"/>
          <w:b/>
          <w:sz w:val="28"/>
        </w:rPr>
        <w:t>日付</w:t>
      </w:r>
      <w:r w:rsidRPr="00ED1976">
        <w:rPr>
          <w:rFonts w:hint="eastAsia"/>
          <w:b/>
          <w:sz w:val="28"/>
        </w:rPr>
        <w:t>表示機能</w:t>
      </w:r>
    </w:p>
    <w:p w14:paraId="67B8DA47" w14:textId="77777777" w:rsidR="001D6546" w:rsidRDefault="001D6546" w:rsidP="001D6546">
      <w:pPr>
        <w:ind w:left="184" w:hangingChars="100" w:hanging="184"/>
        <w:jc w:val="left"/>
        <w:rPr>
          <w:rFonts w:ascii="Segoe UI" w:hAnsi="Segoe UI" w:cs="Segoe UI"/>
          <w:color w:val="0D0D0D"/>
          <w:shd w:val="clear" w:color="auto" w:fill="FFFFFF"/>
        </w:rPr>
      </w:pPr>
      <w:r>
        <w:rPr>
          <w:b/>
          <w:noProof/>
        </w:rPr>
        <mc:AlternateContent>
          <mc:Choice Requires="wps">
            <w:drawing>
              <wp:anchor distT="0" distB="0" distL="114300" distR="114300" simplePos="0" relativeHeight="251931648" behindDoc="0" locked="0" layoutInCell="1" allowOverlap="1" wp14:anchorId="18B3FA1A" wp14:editId="4B8E6E71">
                <wp:simplePos x="0" y="0"/>
                <wp:positionH relativeFrom="margin">
                  <wp:posOffset>621665</wp:posOffset>
                </wp:positionH>
                <wp:positionV relativeFrom="paragraph">
                  <wp:posOffset>276225</wp:posOffset>
                </wp:positionV>
                <wp:extent cx="4147185" cy="840740"/>
                <wp:effectExtent l="0" t="0" r="24765" b="16510"/>
                <wp:wrapNone/>
                <wp:docPr id="1039" name="正方形/長方形 1039"/>
                <wp:cNvGraphicFramePr/>
                <a:graphic xmlns:a="http://schemas.openxmlformats.org/drawingml/2006/main">
                  <a:graphicData uri="http://schemas.microsoft.com/office/word/2010/wordprocessingShape">
                    <wps:wsp>
                      <wps:cNvSpPr/>
                      <wps:spPr>
                        <a:xfrm>
                          <a:off x="0" y="0"/>
                          <a:ext cx="4147185" cy="8407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11B71" id="正方形/長方形 1039" o:spid="_x0000_s1026" style="position:absolute;left:0;text-align:left;margin-left:48.95pt;margin-top:21.75pt;width:326.55pt;height:66.2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" filled="f" strokecolor="black [3213]" strokeweight="1pt">
                <w10:wrap anchorx="margin"/>
              </v:rect>
            </w:pict>
          </mc:Fallback>
        </mc:AlternateContent>
      </w:r>
      <w:r>
        <w:rPr>
          <w:b/>
          <w:noProof/>
        </w:rPr>
        <w:drawing>
          <wp:anchor distT="0" distB="0" distL="114300" distR="114300" simplePos="0" relativeHeight="251930624" behindDoc="0" locked="0" layoutInCell="1" allowOverlap="1" wp14:anchorId="322FCB54" wp14:editId="6E982D08">
            <wp:simplePos x="0" y="0"/>
            <wp:positionH relativeFrom="column">
              <wp:posOffset>648970</wp:posOffset>
            </wp:positionH>
            <wp:positionV relativeFrom="paragraph">
              <wp:posOffset>316230</wp:posOffset>
            </wp:positionV>
            <wp:extent cx="4058920" cy="802640"/>
            <wp:effectExtent l="0" t="0" r="0" b="0"/>
            <wp:wrapNone/>
            <wp:docPr id="1044" name="図 1044" descr="時間割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時間割表"/>
                    <pic:cNvPicPr>
                      <a:picLocks noChangeAspect="1" noChangeArrowheads="1"/>
                    </pic:cNvPicPr>
                  </pic:nvPicPr>
                  <pic:blipFill>
                    <a:blip r:embed="rId30">
                      <a:extLst>
                        <a:ext uri="{28A0092B-C50C-407E-A947-70E740481C1C}">
                          <a14:useLocalDpi xmlns:a14="http://schemas.microsoft.com/office/drawing/2010/main" val="0"/>
                        </a:ext>
                      </a:extLst>
                    </a:blip>
                    <a:srcRect t="8583" b="69586"/>
                    <a:stretch>
                      <a:fillRect/>
                    </a:stretch>
                  </pic:blipFill>
                  <pic:spPr bwMode="auto">
                    <a:xfrm>
                      <a:off x="0" y="0"/>
                      <a:ext cx="4058920" cy="80264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〇</w:t>
      </w:r>
      <w:r w:rsidRPr="002E2749">
        <w:rPr>
          <w:rFonts w:hint="eastAsia"/>
        </w:rPr>
        <w:t>週の始まりと終わりの日付を計算し</w:t>
      </w:r>
      <w:r>
        <w:rPr>
          <w:rFonts w:hint="eastAsia"/>
        </w:rPr>
        <w:t>，図のとおり時間割表に表示させる．</w:t>
      </w:r>
    </w:p>
    <w:p w14:paraId="399AD2A0" w14:textId="77777777" w:rsidR="001D6546" w:rsidRPr="005C5F98" w:rsidRDefault="001D6546" w:rsidP="001D6546">
      <w:pPr>
        <w:ind w:left="188" w:hangingChars="100" w:hanging="188"/>
        <w:jc w:val="left"/>
        <w:rPr>
          <w:rFonts w:ascii="Segoe UI" w:hAnsi="Segoe UI" w:cs="Segoe UI"/>
          <w:color w:val="0D0D0D"/>
          <w:shd w:val="clear" w:color="auto" w:fill="FFFFFF"/>
        </w:rPr>
      </w:pPr>
      <w:r>
        <w:rPr>
          <w:rFonts w:ascii="Segoe UI" w:hAnsi="Segoe UI" w:cs="Segoe UI"/>
          <w:noProof/>
          <w:color w:val="0D0D0D"/>
        </w:rPr>
        <mc:AlternateContent>
          <mc:Choice Requires="wps">
            <w:drawing>
              <wp:anchor distT="0" distB="0" distL="114300" distR="114300" simplePos="0" relativeHeight="251932672" behindDoc="0" locked="0" layoutInCell="1" allowOverlap="1" wp14:anchorId="5F046BBD" wp14:editId="47A617CA">
                <wp:simplePos x="0" y="0"/>
                <wp:positionH relativeFrom="column">
                  <wp:posOffset>728980</wp:posOffset>
                </wp:positionH>
                <wp:positionV relativeFrom="paragraph">
                  <wp:posOffset>3827</wp:posOffset>
                </wp:positionV>
                <wp:extent cx="3958590" cy="192405"/>
                <wp:effectExtent l="0" t="0" r="22860" b="17145"/>
                <wp:wrapNone/>
                <wp:docPr id="1040" name="角丸四角形 1040"/>
                <wp:cNvGraphicFramePr/>
                <a:graphic xmlns:a="http://schemas.openxmlformats.org/drawingml/2006/main">
                  <a:graphicData uri="http://schemas.microsoft.com/office/word/2010/wordprocessingShape">
                    <wps:wsp>
                      <wps:cNvSpPr/>
                      <wps:spPr>
                        <a:xfrm>
                          <a:off x="0" y="0"/>
                          <a:ext cx="3958590" cy="192405"/>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1DFD04" id="角丸四角形 1040" o:spid="_x0000_s1026" style="position:absolute;left:0;text-align:left;margin-left:57.4pt;margin-top:.3pt;width:311.7pt;height:15.15pt;z-index:251932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" filled="f" strokecolor="black [3213]" strokeweight="1.5pt">
                <v:stroke joinstyle="miter"/>
              </v:roundrect>
            </w:pict>
          </mc:Fallback>
        </mc:AlternateContent>
      </w:r>
    </w:p>
    <w:p w14:paraId="038F0F22" w14:textId="77777777" w:rsidR="001D6546" w:rsidRDefault="001D6546" w:rsidP="001D6546">
      <w:pPr>
        <w:ind w:firstLineChars="0" w:firstLine="0"/>
        <w:jc w:val="left"/>
        <w:rPr>
          <w:rFonts w:ascii="Segoe UI" w:hAnsi="Segoe UI" w:cs="Segoe UI"/>
          <w:color w:val="0D0D0D"/>
          <w:shd w:val="clear" w:color="auto" w:fill="FFFFFF"/>
        </w:rPr>
      </w:pPr>
    </w:p>
    <w:p w14:paraId="22443803" w14:textId="77777777" w:rsidR="001D6546" w:rsidRDefault="001D6546" w:rsidP="001D6546">
      <w:pPr>
        <w:ind w:firstLineChars="0" w:firstLine="0"/>
        <w:jc w:val="center"/>
      </w:pPr>
      <w:r>
        <w:rPr>
          <w:rFonts w:hint="eastAsia"/>
        </w:rPr>
        <w:t>図4</w:t>
      </w:r>
      <w:r>
        <w:t>.2.1</w:t>
      </w:r>
      <w:r>
        <w:rPr>
          <w:rFonts w:hint="eastAsia"/>
        </w:rPr>
        <w:t xml:space="preserve">　時間割の日付セル</w:t>
      </w:r>
    </w:p>
    <w:p w14:paraId="2E258875" w14:textId="77777777" w:rsidR="001D6546" w:rsidRDefault="001D6546" w:rsidP="001D6546">
      <w:pPr>
        <w:ind w:firstLineChars="0" w:firstLine="0"/>
        <w:jc w:val="center"/>
      </w:pPr>
      <w:r>
        <w:rPr>
          <w:rFonts w:hint="eastAsia"/>
        </w:rPr>
        <w:t>リスト4</w:t>
      </w:r>
      <w:r>
        <w:t xml:space="preserve">.2.1  </w:t>
      </w:r>
      <w:r>
        <w:rPr>
          <w:rFonts w:hint="eastAsia"/>
        </w:rPr>
        <w:t>t</w:t>
      </w:r>
      <w:r>
        <w:t>oday</w:t>
      </w:r>
      <w:r>
        <w:rPr>
          <w:rFonts w:hint="eastAsia"/>
        </w:rPr>
        <w:t>変数</w:t>
      </w:r>
    </w:p>
    <w:p w14:paraId="70F0C146" w14:textId="77777777" w:rsidR="001D6546" w:rsidRDefault="001D6546" w:rsidP="001D6546">
      <w:pPr>
        <w:ind w:firstLineChars="0" w:firstLine="0"/>
      </w:pPr>
      <w:r>
        <w:rPr>
          <w:rFonts w:hint="eastAsia"/>
          <w:noProof/>
          <w:u w:val="single"/>
        </w:rPr>
        <mc:AlternateContent>
          <mc:Choice Requires="wps">
            <w:drawing>
              <wp:anchor distT="0" distB="0" distL="114300" distR="114300" simplePos="0" relativeHeight="251933696" behindDoc="0" locked="0" layoutInCell="1" allowOverlap="1" wp14:anchorId="49EB69F6" wp14:editId="674CEA71">
                <wp:simplePos x="0" y="0"/>
                <wp:positionH relativeFrom="margin">
                  <wp:posOffset>-10160</wp:posOffset>
                </wp:positionH>
                <wp:positionV relativeFrom="paragraph">
                  <wp:posOffset>64262</wp:posOffset>
                </wp:positionV>
                <wp:extent cx="5395595" cy="542290"/>
                <wp:effectExtent l="0" t="0" r="14605" b="10160"/>
                <wp:wrapNone/>
                <wp:docPr id="1041" name="テキスト ボックス 1041"/>
                <wp:cNvGraphicFramePr/>
                <a:graphic xmlns:a="http://schemas.openxmlformats.org/drawingml/2006/main">
                  <a:graphicData uri="http://schemas.microsoft.com/office/word/2010/wordprocessingShape">
                    <wps:wsp>
                      <wps:cNvSpPr txBox="1"/>
                      <wps:spPr>
                        <a:xfrm>
                          <a:off x="0" y="0"/>
                          <a:ext cx="5395595" cy="542290"/>
                        </a:xfrm>
                        <a:prstGeom prst="rect">
                          <a:avLst/>
                        </a:prstGeom>
                        <a:noFill/>
                        <a:ln w="19050">
                          <a:solidFill>
                            <a:prstClr val="black"/>
                          </a:solidFill>
                        </a:ln>
                      </wps:spPr>
                      <wps:txbx>
                        <w:txbxContent>
                          <w:p w14:paraId="3B4C7CDC"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 xml:space="preserve">// </w:t>
                            </w:r>
                            <w:r w:rsidRPr="0001620A">
                              <w:rPr>
                                <w:rFonts w:ascii="Consolas" w:hAnsi="Consolas"/>
                                <w:sz w:val="18"/>
                                <w:szCs w:val="18"/>
                              </w:rPr>
                              <w:t>日付を取得して変数</w:t>
                            </w:r>
                            <w:r w:rsidRPr="0001620A">
                              <w:rPr>
                                <w:rFonts w:ascii="Consolas" w:hAnsi="Consolas"/>
                                <w:sz w:val="18"/>
                                <w:szCs w:val="18"/>
                              </w:rPr>
                              <w:t>today</w:t>
                            </w:r>
                            <w:r w:rsidRPr="0001620A">
                              <w:rPr>
                                <w:rFonts w:ascii="Consolas" w:hAnsi="Consolas"/>
                                <w:sz w:val="18"/>
                                <w:szCs w:val="18"/>
                              </w:rPr>
                              <w:t>に代入</w:t>
                            </w:r>
                          </w:p>
                          <w:p w14:paraId="005EDC31"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let today = new Date();</w:t>
                            </w:r>
                          </w:p>
                          <w:p w14:paraId="5231F63A" w14:textId="77777777" w:rsidR="001D6546" w:rsidRDefault="001D6546" w:rsidP="001D6546">
                            <w:pPr>
                              <w:spacing w:line="240" w:lineRule="auto"/>
                              <w:ind w:firstLine="158"/>
                              <w:rPr>
                                <w:sz w:val="18"/>
                                <w:szCs w:val="18"/>
                              </w:rPr>
                            </w:pPr>
                          </w:p>
                          <w:p w14:paraId="61BFF246" w14:textId="77777777" w:rsidR="001D6546" w:rsidRDefault="001D6546" w:rsidP="001D6546">
                            <w:pPr>
                              <w:spacing w:line="240" w:lineRule="auto"/>
                              <w:ind w:firstLine="158"/>
                              <w:rPr>
                                <w:sz w:val="18"/>
                                <w:szCs w:val="18"/>
                              </w:rPr>
                            </w:pPr>
                          </w:p>
                          <w:p w14:paraId="1BBE628A" w14:textId="77777777" w:rsidR="001D6546" w:rsidRDefault="001D6546" w:rsidP="001D6546">
                            <w:pPr>
                              <w:spacing w:line="240" w:lineRule="auto"/>
                              <w:ind w:firstLine="158"/>
                              <w:rPr>
                                <w:sz w:val="18"/>
                                <w:szCs w:val="18"/>
                              </w:rPr>
                            </w:pPr>
                          </w:p>
                          <w:p w14:paraId="71D70C51" w14:textId="77777777" w:rsidR="001D6546" w:rsidRDefault="001D6546" w:rsidP="001D6546">
                            <w:pPr>
                              <w:spacing w:line="240" w:lineRule="auto"/>
                              <w:ind w:firstLine="158"/>
                              <w:rPr>
                                <w:sz w:val="18"/>
                                <w:szCs w:val="18"/>
                              </w:rPr>
                            </w:pPr>
                          </w:p>
                          <w:p w14:paraId="62006481" w14:textId="77777777" w:rsidR="001D6546" w:rsidRDefault="001D6546" w:rsidP="001D6546">
                            <w:pPr>
                              <w:spacing w:line="240" w:lineRule="auto"/>
                              <w:ind w:firstLine="158"/>
                              <w:rPr>
                                <w:sz w:val="18"/>
                                <w:szCs w:val="18"/>
                              </w:rPr>
                            </w:pPr>
                          </w:p>
                          <w:p w14:paraId="441C840D" w14:textId="77777777" w:rsidR="001D6546" w:rsidRDefault="001D6546" w:rsidP="001D6546">
                            <w:pPr>
                              <w:spacing w:line="240" w:lineRule="auto"/>
                              <w:ind w:firstLine="158"/>
                              <w:rPr>
                                <w:sz w:val="18"/>
                                <w:szCs w:val="18"/>
                              </w:rPr>
                            </w:pPr>
                          </w:p>
                          <w:p w14:paraId="1502C2BD" w14:textId="77777777" w:rsidR="001D6546" w:rsidRDefault="001D6546" w:rsidP="001D6546">
                            <w:pPr>
                              <w:spacing w:line="240" w:lineRule="auto"/>
                              <w:ind w:firstLine="158"/>
                              <w:rPr>
                                <w:sz w:val="18"/>
                                <w:szCs w:val="18"/>
                              </w:rPr>
                            </w:pPr>
                          </w:p>
                          <w:p w14:paraId="25F5823C" w14:textId="77777777" w:rsidR="001D6546" w:rsidRDefault="001D6546" w:rsidP="001D6546">
                            <w:pPr>
                              <w:spacing w:line="240" w:lineRule="auto"/>
                              <w:ind w:firstLine="158"/>
                              <w:rPr>
                                <w:sz w:val="18"/>
                                <w:szCs w:val="18"/>
                              </w:rPr>
                            </w:pPr>
                          </w:p>
                          <w:p w14:paraId="56920CC4" w14:textId="77777777" w:rsidR="001D6546" w:rsidRPr="007B10A4" w:rsidRDefault="001D6546" w:rsidP="001D6546">
                            <w:pPr>
                              <w:spacing w:line="240" w:lineRule="auto"/>
                              <w:ind w:firstLine="158"/>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B69F6" id="テキスト ボックス 1041" o:spid="_x0000_s1042" type="#_x0000_t202" style="position:absolute;left:0;text-align:left;margin-left:-.8pt;margin-top:5.05pt;width:424.85pt;height:42.7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" filled="f" strokeweight="1.5pt">
                <v:textbox>
                  <w:txbxContent>
                    <w:p w14:paraId="3B4C7CDC"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 xml:space="preserve">// </w:t>
                      </w:r>
                      <w:r w:rsidRPr="0001620A">
                        <w:rPr>
                          <w:rFonts w:ascii="Consolas" w:hAnsi="Consolas"/>
                          <w:sz w:val="18"/>
                          <w:szCs w:val="18"/>
                        </w:rPr>
                        <w:t>日付を取得して変数</w:t>
                      </w:r>
                      <w:r w:rsidRPr="0001620A">
                        <w:rPr>
                          <w:rFonts w:ascii="Consolas" w:hAnsi="Consolas"/>
                          <w:sz w:val="18"/>
                          <w:szCs w:val="18"/>
                        </w:rPr>
                        <w:t>today</w:t>
                      </w:r>
                      <w:r w:rsidRPr="0001620A">
                        <w:rPr>
                          <w:rFonts w:ascii="Consolas" w:hAnsi="Consolas"/>
                          <w:sz w:val="18"/>
                          <w:szCs w:val="18"/>
                        </w:rPr>
                        <w:t>に代入</w:t>
                      </w:r>
                    </w:p>
                    <w:p w14:paraId="005EDC31"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let today = new Date();</w:t>
                      </w:r>
                    </w:p>
                    <w:p w14:paraId="5231F63A" w14:textId="77777777" w:rsidR="001D6546" w:rsidRDefault="001D6546" w:rsidP="001D6546">
                      <w:pPr>
                        <w:spacing w:line="240" w:lineRule="auto"/>
                        <w:ind w:firstLine="158"/>
                        <w:rPr>
                          <w:sz w:val="18"/>
                          <w:szCs w:val="18"/>
                        </w:rPr>
                      </w:pPr>
                    </w:p>
                    <w:p w14:paraId="61BFF246" w14:textId="77777777" w:rsidR="001D6546" w:rsidRDefault="001D6546" w:rsidP="001D6546">
                      <w:pPr>
                        <w:spacing w:line="240" w:lineRule="auto"/>
                        <w:ind w:firstLine="158"/>
                        <w:rPr>
                          <w:sz w:val="18"/>
                          <w:szCs w:val="18"/>
                        </w:rPr>
                      </w:pPr>
                    </w:p>
                    <w:p w14:paraId="1BBE628A" w14:textId="77777777" w:rsidR="001D6546" w:rsidRDefault="001D6546" w:rsidP="001D6546">
                      <w:pPr>
                        <w:spacing w:line="240" w:lineRule="auto"/>
                        <w:ind w:firstLine="158"/>
                        <w:rPr>
                          <w:sz w:val="18"/>
                          <w:szCs w:val="18"/>
                        </w:rPr>
                      </w:pPr>
                    </w:p>
                    <w:p w14:paraId="71D70C51" w14:textId="77777777" w:rsidR="001D6546" w:rsidRDefault="001D6546" w:rsidP="001D6546">
                      <w:pPr>
                        <w:spacing w:line="240" w:lineRule="auto"/>
                        <w:ind w:firstLine="158"/>
                        <w:rPr>
                          <w:sz w:val="18"/>
                          <w:szCs w:val="18"/>
                        </w:rPr>
                      </w:pPr>
                    </w:p>
                    <w:p w14:paraId="62006481" w14:textId="77777777" w:rsidR="001D6546" w:rsidRDefault="001D6546" w:rsidP="001D6546">
                      <w:pPr>
                        <w:spacing w:line="240" w:lineRule="auto"/>
                        <w:ind w:firstLine="158"/>
                        <w:rPr>
                          <w:sz w:val="18"/>
                          <w:szCs w:val="18"/>
                        </w:rPr>
                      </w:pPr>
                    </w:p>
                    <w:p w14:paraId="441C840D" w14:textId="77777777" w:rsidR="001D6546" w:rsidRDefault="001D6546" w:rsidP="001D6546">
                      <w:pPr>
                        <w:spacing w:line="240" w:lineRule="auto"/>
                        <w:ind w:firstLine="158"/>
                        <w:rPr>
                          <w:sz w:val="18"/>
                          <w:szCs w:val="18"/>
                        </w:rPr>
                      </w:pPr>
                    </w:p>
                    <w:p w14:paraId="1502C2BD" w14:textId="77777777" w:rsidR="001D6546" w:rsidRDefault="001D6546" w:rsidP="001D6546">
                      <w:pPr>
                        <w:spacing w:line="240" w:lineRule="auto"/>
                        <w:ind w:firstLine="158"/>
                        <w:rPr>
                          <w:sz w:val="18"/>
                          <w:szCs w:val="18"/>
                        </w:rPr>
                      </w:pPr>
                    </w:p>
                    <w:p w14:paraId="25F5823C" w14:textId="77777777" w:rsidR="001D6546" w:rsidRDefault="001D6546" w:rsidP="001D6546">
                      <w:pPr>
                        <w:spacing w:line="240" w:lineRule="auto"/>
                        <w:ind w:firstLine="158"/>
                        <w:rPr>
                          <w:sz w:val="18"/>
                          <w:szCs w:val="18"/>
                        </w:rPr>
                      </w:pPr>
                    </w:p>
                    <w:p w14:paraId="56920CC4" w14:textId="77777777" w:rsidR="001D6546" w:rsidRPr="007B10A4" w:rsidRDefault="001D6546" w:rsidP="001D6546">
                      <w:pPr>
                        <w:spacing w:line="240" w:lineRule="auto"/>
                        <w:ind w:firstLine="158"/>
                        <w:rPr>
                          <w:sz w:val="18"/>
                          <w:szCs w:val="18"/>
                        </w:rPr>
                      </w:pPr>
                    </w:p>
                  </w:txbxContent>
                </v:textbox>
                <w10:wrap anchorx="margin"/>
              </v:shape>
            </w:pict>
          </mc:Fallback>
        </mc:AlternateContent>
      </w:r>
    </w:p>
    <w:p w14:paraId="5F33934A" w14:textId="77777777" w:rsidR="001D6546" w:rsidRDefault="001D6546" w:rsidP="001D6546">
      <w:pPr>
        <w:ind w:firstLineChars="0" w:firstLine="0"/>
      </w:pPr>
    </w:p>
    <w:p w14:paraId="58A65745" w14:textId="77777777" w:rsidR="001D6546" w:rsidRDefault="001D6546" w:rsidP="001D6546">
      <w:pPr>
        <w:ind w:firstLineChars="0" w:firstLine="0"/>
      </w:pPr>
      <w:r>
        <w:rPr>
          <w:rFonts w:hint="eastAsia"/>
        </w:rPr>
        <w:t>・日付の取得をする．</w:t>
      </w:r>
    </w:p>
    <w:p w14:paraId="006EE6A9" w14:textId="77777777" w:rsidR="001D6546" w:rsidRDefault="001D6546" w:rsidP="001D6546">
      <w:pPr>
        <w:ind w:firstLineChars="0" w:firstLine="0"/>
        <w:jc w:val="center"/>
      </w:pPr>
      <w:r>
        <w:rPr>
          <w:rFonts w:hint="eastAsia"/>
        </w:rPr>
        <w:t>リスト4</w:t>
      </w:r>
      <w:r>
        <w:t>.2.</w:t>
      </w:r>
      <w:r>
        <w:rPr>
          <w:rFonts w:hint="eastAsia"/>
        </w:rPr>
        <w:t>2</w:t>
      </w:r>
      <w:r>
        <w:t xml:space="preserve">  </w:t>
      </w:r>
      <w:proofErr w:type="spellStart"/>
      <w:r>
        <w:t>currentWeek</w:t>
      </w:r>
      <w:proofErr w:type="spellEnd"/>
      <w:r>
        <w:rPr>
          <w:rFonts w:hint="eastAsia"/>
        </w:rPr>
        <w:t>変数</w:t>
      </w:r>
    </w:p>
    <w:p w14:paraId="399386C9" w14:textId="77777777" w:rsidR="001D6546" w:rsidRDefault="001D6546" w:rsidP="001D6546">
      <w:pPr>
        <w:ind w:firstLineChars="0" w:firstLine="0"/>
      </w:pPr>
      <w:r>
        <w:rPr>
          <w:rFonts w:hint="eastAsia"/>
          <w:noProof/>
          <w:u w:val="single"/>
        </w:rPr>
        <mc:AlternateContent>
          <mc:Choice Requires="wps">
            <w:drawing>
              <wp:anchor distT="0" distB="0" distL="114300" distR="114300" simplePos="0" relativeHeight="251934720" behindDoc="0" locked="0" layoutInCell="1" allowOverlap="1" wp14:anchorId="0CCAD65B" wp14:editId="5C8E2AB6">
                <wp:simplePos x="0" y="0"/>
                <wp:positionH relativeFrom="margin">
                  <wp:posOffset>0</wp:posOffset>
                </wp:positionH>
                <wp:positionV relativeFrom="paragraph">
                  <wp:posOffset>40603</wp:posOffset>
                </wp:positionV>
                <wp:extent cx="5395595" cy="542290"/>
                <wp:effectExtent l="0" t="0" r="14605" b="10160"/>
                <wp:wrapNone/>
                <wp:docPr id="1042" name="テキスト ボックス 1042"/>
                <wp:cNvGraphicFramePr/>
                <a:graphic xmlns:a="http://schemas.openxmlformats.org/drawingml/2006/main">
                  <a:graphicData uri="http://schemas.microsoft.com/office/word/2010/wordprocessingShape">
                    <wps:wsp>
                      <wps:cNvSpPr txBox="1"/>
                      <wps:spPr>
                        <a:xfrm>
                          <a:off x="0" y="0"/>
                          <a:ext cx="5395595" cy="542290"/>
                        </a:xfrm>
                        <a:prstGeom prst="rect">
                          <a:avLst/>
                        </a:prstGeom>
                        <a:noFill/>
                        <a:ln w="19050">
                          <a:solidFill>
                            <a:prstClr val="black"/>
                          </a:solidFill>
                        </a:ln>
                      </wps:spPr>
                      <wps:txbx>
                        <w:txbxContent>
                          <w:p w14:paraId="3C00944B"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 xml:space="preserve">// </w:t>
                            </w:r>
                            <w:r w:rsidRPr="0001620A">
                              <w:rPr>
                                <w:rFonts w:ascii="Consolas" w:hAnsi="Consolas"/>
                                <w:sz w:val="18"/>
                                <w:szCs w:val="18"/>
                              </w:rPr>
                              <w:t>現在の週を追跡する変数</w:t>
                            </w:r>
                          </w:p>
                          <w:p w14:paraId="7D45D9F5"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 xml:space="preserve">let </w:t>
                            </w:r>
                            <w:proofErr w:type="spellStart"/>
                            <w:r w:rsidRPr="0001620A">
                              <w:rPr>
                                <w:rFonts w:ascii="Consolas" w:hAnsi="Consolas"/>
                                <w:sz w:val="18"/>
                                <w:szCs w:val="18"/>
                              </w:rPr>
                              <w:t>currentWeek</w:t>
                            </w:r>
                            <w:proofErr w:type="spellEnd"/>
                            <w:r w:rsidRPr="0001620A">
                              <w:rPr>
                                <w:rFonts w:ascii="Consolas" w:hAnsi="Consolas"/>
                                <w:sz w:val="18"/>
                                <w:szCs w:val="18"/>
                              </w:rPr>
                              <w:t xml:space="preserve"> = 1;</w:t>
                            </w:r>
                          </w:p>
                          <w:p w14:paraId="7BC78E9A" w14:textId="77777777" w:rsidR="001D6546" w:rsidRDefault="001D6546" w:rsidP="001D6546">
                            <w:pPr>
                              <w:spacing w:line="240" w:lineRule="auto"/>
                              <w:ind w:firstLine="158"/>
                              <w:rPr>
                                <w:sz w:val="18"/>
                                <w:szCs w:val="18"/>
                              </w:rPr>
                            </w:pPr>
                          </w:p>
                          <w:p w14:paraId="31B69ADD" w14:textId="77777777" w:rsidR="001D6546" w:rsidRDefault="001D6546" w:rsidP="001D6546">
                            <w:pPr>
                              <w:spacing w:line="240" w:lineRule="auto"/>
                              <w:ind w:firstLine="158"/>
                              <w:rPr>
                                <w:sz w:val="18"/>
                                <w:szCs w:val="18"/>
                              </w:rPr>
                            </w:pPr>
                          </w:p>
                          <w:p w14:paraId="455FDFEF" w14:textId="77777777" w:rsidR="001D6546" w:rsidRDefault="001D6546" w:rsidP="001D6546">
                            <w:pPr>
                              <w:spacing w:line="240" w:lineRule="auto"/>
                              <w:ind w:firstLine="158"/>
                              <w:rPr>
                                <w:sz w:val="18"/>
                                <w:szCs w:val="18"/>
                              </w:rPr>
                            </w:pPr>
                          </w:p>
                          <w:p w14:paraId="0A1EB0E4" w14:textId="77777777" w:rsidR="001D6546" w:rsidRDefault="001D6546" w:rsidP="001D6546">
                            <w:pPr>
                              <w:spacing w:line="240" w:lineRule="auto"/>
                              <w:ind w:firstLine="158"/>
                              <w:rPr>
                                <w:sz w:val="18"/>
                                <w:szCs w:val="18"/>
                              </w:rPr>
                            </w:pPr>
                          </w:p>
                          <w:p w14:paraId="5674BEDE" w14:textId="77777777" w:rsidR="001D6546" w:rsidRDefault="001D6546" w:rsidP="001D6546">
                            <w:pPr>
                              <w:spacing w:line="240" w:lineRule="auto"/>
                              <w:ind w:firstLine="158"/>
                              <w:rPr>
                                <w:sz w:val="18"/>
                                <w:szCs w:val="18"/>
                              </w:rPr>
                            </w:pPr>
                          </w:p>
                          <w:p w14:paraId="57CB32A6" w14:textId="77777777" w:rsidR="001D6546" w:rsidRDefault="001D6546" w:rsidP="001D6546">
                            <w:pPr>
                              <w:spacing w:line="240" w:lineRule="auto"/>
                              <w:ind w:firstLine="158"/>
                              <w:rPr>
                                <w:sz w:val="18"/>
                                <w:szCs w:val="18"/>
                              </w:rPr>
                            </w:pPr>
                          </w:p>
                          <w:p w14:paraId="2962E8A4" w14:textId="77777777" w:rsidR="001D6546" w:rsidRDefault="001D6546" w:rsidP="001D6546">
                            <w:pPr>
                              <w:spacing w:line="240" w:lineRule="auto"/>
                              <w:ind w:firstLine="158"/>
                              <w:rPr>
                                <w:sz w:val="18"/>
                                <w:szCs w:val="18"/>
                              </w:rPr>
                            </w:pPr>
                          </w:p>
                          <w:p w14:paraId="5283A95A" w14:textId="77777777" w:rsidR="001D6546" w:rsidRPr="007B10A4" w:rsidRDefault="001D6546" w:rsidP="001D6546">
                            <w:pPr>
                              <w:spacing w:line="240" w:lineRule="auto"/>
                              <w:ind w:firstLine="158"/>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AD65B" id="テキスト ボックス 1042" o:spid="_x0000_s1043" type="#_x0000_t202" style="position:absolute;left:0;text-align:left;margin-left:0;margin-top:3.2pt;width:424.85pt;height:42.7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" filled="f" strokeweight="1.5pt">
                <v:textbox>
                  <w:txbxContent>
                    <w:p w14:paraId="3C00944B"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 xml:space="preserve">// </w:t>
                      </w:r>
                      <w:r w:rsidRPr="0001620A">
                        <w:rPr>
                          <w:rFonts w:ascii="Consolas" w:hAnsi="Consolas"/>
                          <w:sz w:val="18"/>
                          <w:szCs w:val="18"/>
                        </w:rPr>
                        <w:t>現在の週を追跡する変数</w:t>
                      </w:r>
                    </w:p>
                    <w:p w14:paraId="7D45D9F5" w14:textId="77777777" w:rsidR="001D6546" w:rsidRPr="0001620A" w:rsidRDefault="001D6546" w:rsidP="001D6546">
                      <w:pPr>
                        <w:spacing w:line="240" w:lineRule="auto"/>
                        <w:ind w:firstLine="158"/>
                        <w:rPr>
                          <w:rFonts w:ascii="Consolas" w:hAnsi="Consolas"/>
                          <w:sz w:val="18"/>
                          <w:szCs w:val="18"/>
                        </w:rPr>
                      </w:pPr>
                      <w:r w:rsidRPr="0001620A">
                        <w:rPr>
                          <w:rFonts w:ascii="Consolas" w:hAnsi="Consolas"/>
                          <w:sz w:val="18"/>
                          <w:szCs w:val="18"/>
                        </w:rPr>
                        <w:t>let currentWeek = 1;</w:t>
                      </w:r>
                    </w:p>
                    <w:p w14:paraId="7BC78E9A" w14:textId="77777777" w:rsidR="001D6546" w:rsidRDefault="001D6546" w:rsidP="001D6546">
                      <w:pPr>
                        <w:spacing w:line="240" w:lineRule="auto"/>
                        <w:ind w:firstLine="158"/>
                        <w:rPr>
                          <w:sz w:val="18"/>
                          <w:szCs w:val="18"/>
                        </w:rPr>
                      </w:pPr>
                    </w:p>
                    <w:p w14:paraId="31B69ADD" w14:textId="77777777" w:rsidR="001D6546" w:rsidRDefault="001D6546" w:rsidP="001D6546">
                      <w:pPr>
                        <w:spacing w:line="240" w:lineRule="auto"/>
                        <w:ind w:firstLine="158"/>
                        <w:rPr>
                          <w:sz w:val="18"/>
                          <w:szCs w:val="18"/>
                        </w:rPr>
                      </w:pPr>
                    </w:p>
                    <w:p w14:paraId="455FDFEF" w14:textId="77777777" w:rsidR="001D6546" w:rsidRDefault="001D6546" w:rsidP="001D6546">
                      <w:pPr>
                        <w:spacing w:line="240" w:lineRule="auto"/>
                        <w:ind w:firstLine="158"/>
                        <w:rPr>
                          <w:sz w:val="18"/>
                          <w:szCs w:val="18"/>
                        </w:rPr>
                      </w:pPr>
                    </w:p>
                    <w:p w14:paraId="0A1EB0E4" w14:textId="77777777" w:rsidR="001D6546" w:rsidRDefault="001D6546" w:rsidP="001D6546">
                      <w:pPr>
                        <w:spacing w:line="240" w:lineRule="auto"/>
                        <w:ind w:firstLine="158"/>
                        <w:rPr>
                          <w:sz w:val="18"/>
                          <w:szCs w:val="18"/>
                        </w:rPr>
                      </w:pPr>
                    </w:p>
                    <w:p w14:paraId="5674BEDE" w14:textId="77777777" w:rsidR="001D6546" w:rsidRDefault="001D6546" w:rsidP="001D6546">
                      <w:pPr>
                        <w:spacing w:line="240" w:lineRule="auto"/>
                        <w:ind w:firstLine="158"/>
                        <w:rPr>
                          <w:sz w:val="18"/>
                          <w:szCs w:val="18"/>
                        </w:rPr>
                      </w:pPr>
                    </w:p>
                    <w:p w14:paraId="57CB32A6" w14:textId="77777777" w:rsidR="001D6546" w:rsidRDefault="001D6546" w:rsidP="001D6546">
                      <w:pPr>
                        <w:spacing w:line="240" w:lineRule="auto"/>
                        <w:ind w:firstLine="158"/>
                        <w:rPr>
                          <w:sz w:val="18"/>
                          <w:szCs w:val="18"/>
                        </w:rPr>
                      </w:pPr>
                    </w:p>
                    <w:p w14:paraId="2962E8A4" w14:textId="77777777" w:rsidR="001D6546" w:rsidRDefault="001D6546" w:rsidP="001D6546">
                      <w:pPr>
                        <w:spacing w:line="240" w:lineRule="auto"/>
                        <w:ind w:firstLine="158"/>
                        <w:rPr>
                          <w:sz w:val="18"/>
                          <w:szCs w:val="18"/>
                        </w:rPr>
                      </w:pPr>
                    </w:p>
                    <w:p w14:paraId="5283A95A" w14:textId="77777777" w:rsidR="001D6546" w:rsidRPr="007B10A4" w:rsidRDefault="001D6546" w:rsidP="001D6546">
                      <w:pPr>
                        <w:spacing w:line="240" w:lineRule="auto"/>
                        <w:ind w:firstLine="158"/>
                        <w:rPr>
                          <w:sz w:val="18"/>
                          <w:szCs w:val="18"/>
                        </w:rPr>
                      </w:pPr>
                    </w:p>
                  </w:txbxContent>
                </v:textbox>
                <w10:wrap anchorx="margin"/>
              </v:shape>
            </w:pict>
          </mc:Fallback>
        </mc:AlternateContent>
      </w:r>
    </w:p>
    <w:p w14:paraId="6BA698FF" w14:textId="77777777" w:rsidR="001D6546" w:rsidRDefault="001D6546" w:rsidP="001D6546">
      <w:pPr>
        <w:ind w:firstLineChars="0" w:firstLine="0"/>
      </w:pPr>
    </w:p>
    <w:p w14:paraId="71485AFB" w14:textId="77777777" w:rsidR="001D6546" w:rsidRDefault="001D6546" w:rsidP="001D6546">
      <w:pPr>
        <w:ind w:firstLineChars="0" w:firstLine="0"/>
      </w:pPr>
      <w:r>
        <w:rPr>
          <w:rFonts w:hint="eastAsia"/>
        </w:rPr>
        <w:t>・週を変更する際に使用する変数</w:t>
      </w:r>
      <w:proofErr w:type="spellStart"/>
      <w:r>
        <w:rPr>
          <w:rFonts w:hint="eastAsia"/>
        </w:rPr>
        <w:t>c</w:t>
      </w:r>
      <w:r>
        <w:t>urrentWeek</w:t>
      </w:r>
      <w:proofErr w:type="spellEnd"/>
      <w:r>
        <w:rPr>
          <w:rFonts w:hint="eastAsia"/>
        </w:rPr>
        <w:t>を初期化する．</w:t>
      </w:r>
    </w:p>
    <w:p w14:paraId="7FD74232" w14:textId="77777777" w:rsidR="001D6546" w:rsidRDefault="001D6546" w:rsidP="001D6546">
      <w:pPr>
        <w:ind w:firstLineChars="0" w:firstLine="0"/>
        <w:jc w:val="center"/>
      </w:pPr>
      <w:r>
        <w:rPr>
          <w:rFonts w:hint="eastAsia"/>
        </w:rPr>
        <w:t>リスト4</w:t>
      </w:r>
      <w:r>
        <w:t xml:space="preserve">.2.3  </w:t>
      </w:r>
      <w:proofErr w:type="spellStart"/>
      <w:r>
        <w:rPr>
          <w:rFonts w:hint="eastAsia"/>
        </w:rPr>
        <w:t>g</w:t>
      </w:r>
      <w:r>
        <w:t>etWeekStartEndDates</w:t>
      </w:r>
      <w:proofErr w:type="spellEnd"/>
      <w:r>
        <w:t>(</w:t>
      </w:r>
      <w:proofErr w:type="spellStart"/>
      <w:r>
        <w:t>weekNumber</w:t>
      </w:r>
      <w:proofErr w:type="spellEnd"/>
      <w:r>
        <w:t>)</w:t>
      </w:r>
      <w:r>
        <w:rPr>
          <w:rFonts w:hint="eastAsia"/>
        </w:rPr>
        <w:t>関数．</w:t>
      </w:r>
    </w:p>
    <w:p w14:paraId="0013717A" w14:textId="77777777" w:rsidR="001D6546" w:rsidRPr="00A328FB" w:rsidRDefault="001D6546" w:rsidP="001D6546">
      <w:pPr>
        <w:ind w:firstLineChars="0" w:firstLine="0"/>
      </w:pPr>
      <w:r>
        <w:rPr>
          <w:rFonts w:hint="eastAsia"/>
          <w:noProof/>
          <w:u w:val="single"/>
        </w:rPr>
        <mc:AlternateContent>
          <mc:Choice Requires="wps">
            <w:drawing>
              <wp:anchor distT="0" distB="0" distL="114300" distR="114300" simplePos="0" relativeHeight="251935744" behindDoc="0" locked="0" layoutInCell="1" allowOverlap="1" wp14:anchorId="55097729" wp14:editId="672D4113">
                <wp:simplePos x="0" y="0"/>
                <wp:positionH relativeFrom="margin">
                  <wp:posOffset>0</wp:posOffset>
                </wp:positionH>
                <wp:positionV relativeFrom="paragraph">
                  <wp:posOffset>8890</wp:posOffset>
                </wp:positionV>
                <wp:extent cx="5395595" cy="2421255"/>
                <wp:effectExtent l="0" t="0" r="14605" b="17145"/>
                <wp:wrapNone/>
                <wp:docPr id="1043" name="テキスト ボックス 1043"/>
                <wp:cNvGraphicFramePr/>
                <a:graphic xmlns:a="http://schemas.openxmlformats.org/drawingml/2006/main">
                  <a:graphicData uri="http://schemas.microsoft.com/office/word/2010/wordprocessingShape">
                    <wps:wsp>
                      <wps:cNvSpPr txBox="1"/>
                      <wps:spPr>
                        <a:xfrm>
                          <a:off x="0" y="0"/>
                          <a:ext cx="5395595" cy="2421255"/>
                        </a:xfrm>
                        <a:prstGeom prst="rect">
                          <a:avLst/>
                        </a:prstGeom>
                        <a:noFill/>
                        <a:ln w="19050">
                          <a:solidFill>
                            <a:prstClr val="black"/>
                          </a:solidFill>
                        </a:ln>
                      </wps:spPr>
                      <wps:txbx>
                        <w:txbxContent>
                          <w:p w14:paraId="2004D05E"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w:t>
                            </w:r>
                            <w:r w:rsidRPr="00541D35">
                              <w:rPr>
                                <w:rFonts w:ascii="Consolas" w:hAnsi="Consolas"/>
                                <w:sz w:val="18"/>
                                <w:szCs w:val="18"/>
                              </w:rPr>
                              <w:t>開始日と終了日を取得する関数</w:t>
                            </w:r>
                          </w:p>
                          <w:p w14:paraId="73BA647C"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function </w:t>
                            </w:r>
                            <w:proofErr w:type="spellStart"/>
                            <w:r w:rsidRPr="00541D35">
                              <w:rPr>
                                <w:rFonts w:ascii="Consolas" w:hAnsi="Consolas"/>
                                <w:sz w:val="18"/>
                                <w:szCs w:val="18"/>
                              </w:rPr>
                              <w:t>getWeekStartEndDates</w:t>
                            </w:r>
                            <w:proofErr w:type="spellEnd"/>
                            <w:r w:rsidRPr="00541D35">
                              <w:rPr>
                                <w:rFonts w:ascii="Consolas" w:hAnsi="Consolas"/>
                                <w:sz w:val="18"/>
                                <w:szCs w:val="18"/>
                              </w:rPr>
                              <w:t>(</w:t>
                            </w:r>
                            <w:proofErr w:type="spellStart"/>
                            <w:r w:rsidRPr="00541D35">
                              <w:rPr>
                                <w:rFonts w:ascii="Consolas" w:hAnsi="Consolas"/>
                                <w:sz w:val="18"/>
                                <w:szCs w:val="18"/>
                              </w:rPr>
                              <w:t>weekNumber</w:t>
                            </w:r>
                            <w:proofErr w:type="spellEnd"/>
                            <w:r w:rsidRPr="00541D35">
                              <w:rPr>
                                <w:rFonts w:ascii="Consolas" w:hAnsi="Consolas"/>
                                <w:sz w:val="18"/>
                                <w:szCs w:val="18"/>
                              </w:rPr>
                              <w:t>) {</w:t>
                            </w:r>
                          </w:p>
                          <w:p w14:paraId="50ADEE0B"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w:t>
                            </w:r>
                            <w:proofErr w:type="spellStart"/>
                            <w:r w:rsidRPr="00541D35">
                              <w:rPr>
                                <w:rFonts w:ascii="Consolas" w:hAnsi="Consolas"/>
                                <w:sz w:val="18"/>
                                <w:szCs w:val="18"/>
                              </w:rPr>
                              <w:t>const</w:t>
                            </w:r>
                            <w:proofErr w:type="spellEnd"/>
                            <w:r w:rsidRPr="00541D35">
                              <w:rPr>
                                <w:rFonts w:ascii="Consolas" w:hAnsi="Consolas"/>
                                <w:sz w:val="18"/>
                                <w:szCs w:val="18"/>
                              </w:rPr>
                              <w:t xml:space="preserve"> today = new Date();</w:t>
                            </w:r>
                          </w:p>
                          <w:p w14:paraId="3B9205B8" w14:textId="77777777" w:rsidR="001D6546"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w:t>
                            </w:r>
                            <w:proofErr w:type="spellStart"/>
                            <w:r w:rsidRPr="00541D35">
                              <w:rPr>
                                <w:rFonts w:ascii="Consolas" w:hAnsi="Consolas"/>
                                <w:sz w:val="18"/>
                                <w:szCs w:val="18"/>
                              </w:rPr>
                              <w:t>const</w:t>
                            </w:r>
                            <w:proofErr w:type="spellEnd"/>
                            <w:r w:rsidRPr="00541D35">
                              <w:rPr>
                                <w:rFonts w:ascii="Consolas" w:hAnsi="Consolas"/>
                                <w:sz w:val="18"/>
                                <w:szCs w:val="18"/>
                              </w:rPr>
                              <w:t xml:space="preserve"> </w:t>
                            </w:r>
                            <w:proofErr w:type="spellStart"/>
                            <w:r w:rsidRPr="00541D35">
                              <w:rPr>
                                <w:rFonts w:ascii="Consolas" w:hAnsi="Consolas"/>
                                <w:sz w:val="18"/>
                                <w:szCs w:val="18"/>
                              </w:rPr>
                              <w:t>startOfWeek</w:t>
                            </w:r>
                            <w:proofErr w:type="spellEnd"/>
                            <w:r w:rsidRPr="00541D35">
                              <w:rPr>
                                <w:rFonts w:ascii="Consolas" w:hAnsi="Consolas"/>
                                <w:sz w:val="18"/>
                                <w:szCs w:val="18"/>
                              </w:rPr>
                              <w:t xml:space="preserve"> = new Date(</w:t>
                            </w:r>
                            <w:proofErr w:type="spellStart"/>
                            <w:r w:rsidRPr="00541D35">
                              <w:rPr>
                                <w:rFonts w:ascii="Consolas" w:hAnsi="Consolas"/>
                                <w:sz w:val="18"/>
                                <w:szCs w:val="18"/>
                              </w:rPr>
                              <w:t>today.getFullYear</w:t>
                            </w:r>
                            <w:proofErr w:type="spellEnd"/>
                            <w:r w:rsidRPr="00541D35">
                              <w:rPr>
                                <w:rFonts w:ascii="Consolas" w:hAnsi="Consolas"/>
                                <w:sz w:val="18"/>
                                <w:szCs w:val="18"/>
                              </w:rPr>
                              <w:t xml:space="preserve">(), </w:t>
                            </w:r>
                            <w:proofErr w:type="spellStart"/>
                            <w:r w:rsidRPr="00541D35">
                              <w:rPr>
                                <w:rFonts w:ascii="Consolas" w:hAnsi="Consolas"/>
                                <w:sz w:val="18"/>
                                <w:szCs w:val="18"/>
                              </w:rPr>
                              <w:t>today.getMonth</w:t>
                            </w:r>
                            <w:proofErr w:type="spellEnd"/>
                            <w:r w:rsidRPr="00541D35">
                              <w:rPr>
                                <w:rFonts w:ascii="Consolas" w:hAnsi="Consolas"/>
                                <w:sz w:val="18"/>
                                <w:szCs w:val="18"/>
                              </w:rPr>
                              <w:t xml:space="preserve">(), </w:t>
                            </w:r>
                            <w:proofErr w:type="spellStart"/>
                            <w:r w:rsidRPr="00541D35">
                              <w:rPr>
                                <w:rFonts w:ascii="Consolas" w:hAnsi="Consolas"/>
                                <w:sz w:val="18"/>
                                <w:szCs w:val="18"/>
                              </w:rPr>
                              <w:t>today.getDate</w:t>
                            </w:r>
                            <w:proofErr w:type="spellEnd"/>
                            <w:r w:rsidRPr="00541D35">
                              <w:rPr>
                                <w:rFonts w:ascii="Consolas" w:hAnsi="Consolas"/>
                                <w:sz w:val="18"/>
                                <w:szCs w:val="18"/>
                              </w:rPr>
                              <w:t xml:space="preserve">() </w:t>
                            </w:r>
                          </w:p>
                          <w:p w14:paraId="6BF248FF" w14:textId="77777777" w:rsidR="001D6546" w:rsidRPr="00541D35" w:rsidRDefault="001D6546" w:rsidP="001D6546">
                            <w:pPr>
                              <w:spacing w:line="240" w:lineRule="auto"/>
                              <w:ind w:firstLineChars="2600" w:firstLine="4109"/>
                              <w:rPr>
                                <w:rFonts w:ascii="Consolas" w:hAnsi="Consolas"/>
                                <w:sz w:val="18"/>
                                <w:szCs w:val="18"/>
                              </w:rPr>
                            </w:pPr>
                            <w:r w:rsidRPr="00541D35">
                              <w:rPr>
                                <w:rFonts w:ascii="Consolas" w:hAnsi="Consolas"/>
                                <w:sz w:val="18"/>
                                <w:szCs w:val="18"/>
                              </w:rPr>
                              <w:t>– (</w:t>
                            </w:r>
                            <w:proofErr w:type="spellStart"/>
                            <w:r w:rsidRPr="00541D35">
                              <w:rPr>
                                <w:rFonts w:ascii="Consolas" w:hAnsi="Consolas"/>
                                <w:sz w:val="18"/>
                                <w:szCs w:val="18"/>
                              </w:rPr>
                              <w:t>today.getDay</w:t>
                            </w:r>
                            <w:proofErr w:type="spellEnd"/>
                            <w:r w:rsidRPr="00541D35">
                              <w:rPr>
                                <w:rFonts w:ascii="Consolas" w:hAnsi="Consolas"/>
                                <w:sz w:val="18"/>
                                <w:szCs w:val="18"/>
                              </w:rPr>
                              <w:t>()-1) + (</w:t>
                            </w:r>
                            <w:proofErr w:type="spellStart"/>
                            <w:r w:rsidRPr="00541D35">
                              <w:rPr>
                                <w:rFonts w:ascii="Consolas" w:hAnsi="Consolas"/>
                                <w:sz w:val="18"/>
                                <w:szCs w:val="18"/>
                              </w:rPr>
                              <w:t>weekNumber</w:t>
                            </w:r>
                            <w:proofErr w:type="spellEnd"/>
                            <w:r w:rsidRPr="00541D35">
                              <w:rPr>
                                <w:rFonts w:ascii="Consolas" w:hAnsi="Consolas"/>
                                <w:sz w:val="18"/>
                                <w:szCs w:val="18"/>
                              </w:rPr>
                              <w:t xml:space="preserve"> - 1) * 7);</w:t>
                            </w:r>
                          </w:p>
                          <w:p w14:paraId="48E740B8"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w:t>
                            </w:r>
                            <w:proofErr w:type="spellStart"/>
                            <w:r w:rsidRPr="00541D35">
                              <w:rPr>
                                <w:rFonts w:ascii="Consolas" w:hAnsi="Consolas"/>
                                <w:sz w:val="18"/>
                                <w:szCs w:val="18"/>
                              </w:rPr>
                              <w:t>const</w:t>
                            </w:r>
                            <w:proofErr w:type="spellEnd"/>
                            <w:r w:rsidRPr="00541D35">
                              <w:rPr>
                                <w:rFonts w:ascii="Consolas" w:hAnsi="Consolas"/>
                                <w:sz w:val="18"/>
                                <w:szCs w:val="18"/>
                              </w:rPr>
                              <w:t xml:space="preserve"> </w:t>
                            </w:r>
                            <w:proofErr w:type="spellStart"/>
                            <w:r w:rsidRPr="00541D35">
                              <w:rPr>
                                <w:rFonts w:ascii="Consolas" w:hAnsi="Consolas"/>
                                <w:sz w:val="18"/>
                                <w:szCs w:val="18"/>
                              </w:rPr>
                              <w:t>endOfWeek</w:t>
                            </w:r>
                            <w:proofErr w:type="spellEnd"/>
                            <w:r w:rsidRPr="00541D35">
                              <w:rPr>
                                <w:rFonts w:ascii="Consolas" w:hAnsi="Consolas"/>
                                <w:sz w:val="18"/>
                                <w:szCs w:val="18"/>
                              </w:rPr>
                              <w:t xml:space="preserve"> = new Date(</w:t>
                            </w:r>
                            <w:proofErr w:type="spellStart"/>
                            <w:r w:rsidRPr="00541D35">
                              <w:rPr>
                                <w:rFonts w:ascii="Consolas" w:hAnsi="Consolas"/>
                                <w:sz w:val="18"/>
                                <w:szCs w:val="18"/>
                              </w:rPr>
                              <w:t>startOfWeek.getFullYear</w:t>
                            </w:r>
                            <w:proofErr w:type="spellEnd"/>
                            <w:r w:rsidRPr="00541D35">
                              <w:rPr>
                                <w:rFonts w:ascii="Consolas" w:hAnsi="Consolas"/>
                                <w:sz w:val="18"/>
                                <w:szCs w:val="18"/>
                              </w:rPr>
                              <w:t xml:space="preserve">(), </w:t>
                            </w:r>
                            <w:proofErr w:type="spellStart"/>
                            <w:r w:rsidRPr="00541D35">
                              <w:rPr>
                                <w:rFonts w:ascii="Consolas" w:hAnsi="Consolas"/>
                                <w:sz w:val="18"/>
                                <w:szCs w:val="18"/>
                              </w:rPr>
                              <w:t>startOfWeek.getMonth</w:t>
                            </w:r>
                            <w:proofErr w:type="spellEnd"/>
                            <w:r w:rsidRPr="00541D35">
                              <w:rPr>
                                <w:rFonts w:ascii="Consolas" w:hAnsi="Consolas"/>
                                <w:sz w:val="18"/>
                                <w:szCs w:val="18"/>
                              </w:rPr>
                              <w:t>(),</w:t>
                            </w:r>
                          </w:p>
                          <w:p w14:paraId="6AAAA3D7" w14:textId="77777777" w:rsidR="001D6546" w:rsidRDefault="001D6546" w:rsidP="001D6546">
                            <w:pPr>
                              <w:spacing w:line="240" w:lineRule="auto"/>
                              <w:ind w:firstLineChars="1800" w:firstLine="2845"/>
                              <w:rPr>
                                <w:rFonts w:ascii="Consolas" w:hAnsi="Consolas"/>
                                <w:sz w:val="18"/>
                                <w:szCs w:val="18"/>
                              </w:rPr>
                            </w:pPr>
                            <w:r w:rsidRPr="00541D35">
                              <w:rPr>
                                <w:rFonts w:ascii="Consolas" w:hAnsi="Consolas"/>
                                <w:sz w:val="18"/>
                                <w:szCs w:val="18"/>
                              </w:rPr>
                              <w:t xml:space="preserve"> </w:t>
                            </w:r>
                            <w:r>
                              <w:rPr>
                                <w:rFonts w:ascii="Consolas" w:hAnsi="Consolas"/>
                                <w:sz w:val="18"/>
                                <w:szCs w:val="18"/>
                              </w:rPr>
                              <w:t xml:space="preserve">                                   </w:t>
                            </w:r>
                            <w:proofErr w:type="spellStart"/>
                            <w:r w:rsidRPr="00541D35">
                              <w:rPr>
                                <w:rFonts w:ascii="Consolas" w:hAnsi="Consolas"/>
                                <w:sz w:val="18"/>
                                <w:szCs w:val="18"/>
                              </w:rPr>
                              <w:t>startOfWeek.getDate</w:t>
                            </w:r>
                            <w:proofErr w:type="spellEnd"/>
                            <w:r w:rsidRPr="00541D35">
                              <w:rPr>
                                <w:rFonts w:ascii="Consolas" w:hAnsi="Consolas"/>
                                <w:sz w:val="18"/>
                                <w:szCs w:val="18"/>
                              </w:rPr>
                              <w:t xml:space="preserve">() + 4); </w:t>
                            </w:r>
                          </w:p>
                          <w:p w14:paraId="2F5C5682" w14:textId="77777777" w:rsidR="001D6546" w:rsidRPr="00541D35" w:rsidRDefault="001D6546" w:rsidP="001D6546">
                            <w:pPr>
                              <w:spacing w:line="240" w:lineRule="auto"/>
                              <w:ind w:firstLineChars="1900" w:firstLine="3003"/>
                              <w:rPr>
                                <w:rFonts w:ascii="Consolas" w:hAnsi="Consolas"/>
                                <w:sz w:val="18"/>
                                <w:szCs w:val="18"/>
                              </w:rPr>
                            </w:pPr>
                            <w:r w:rsidRPr="00541D35">
                              <w:rPr>
                                <w:rFonts w:ascii="Consolas" w:hAnsi="Consolas"/>
                                <w:sz w:val="18"/>
                                <w:szCs w:val="18"/>
                              </w:rPr>
                              <w:t xml:space="preserve">// </w:t>
                            </w:r>
                            <w:r w:rsidRPr="00541D35">
                              <w:rPr>
                                <w:rFonts w:ascii="Consolas" w:hAnsi="Consolas"/>
                                <w:sz w:val="18"/>
                                <w:szCs w:val="18"/>
                              </w:rPr>
                              <w:t>週の終了は</w:t>
                            </w:r>
                            <w:r w:rsidRPr="00541D35">
                              <w:rPr>
                                <w:rFonts w:ascii="Consolas" w:hAnsi="Consolas"/>
                                <w:sz w:val="18"/>
                                <w:szCs w:val="18"/>
                              </w:rPr>
                              <w:t>5</w:t>
                            </w:r>
                            <w:r w:rsidRPr="00541D35">
                              <w:rPr>
                                <w:rFonts w:ascii="Consolas" w:hAnsi="Consolas"/>
                                <w:sz w:val="18"/>
                                <w:szCs w:val="18"/>
                              </w:rPr>
                              <w:t>日後（月曜から金曜まで）</w:t>
                            </w:r>
                          </w:p>
                          <w:p w14:paraId="046F862F"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return { </w:t>
                            </w:r>
                            <w:proofErr w:type="spellStart"/>
                            <w:r w:rsidRPr="00541D35">
                              <w:rPr>
                                <w:rFonts w:ascii="Consolas" w:hAnsi="Consolas"/>
                                <w:sz w:val="18"/>
                                <w:szCs w:val="18"/>
                              </w:rPr>
                              <w:t>startOfWeek</w:t>
                            </w:r>
                            <w:proofErr w:type="spellEnd"/>
                            <w:r w:rsidRPr="00541D35">
                              <w:rPr>
                                <w:rFonts w:ascii="Consolas" w:hAnsi="Consolas"/>
                                <w:sz w:val="18"/>
                                <w:szCs w:val="18"/>
                              </w:rPr>
                              <w:t xml:space="preserve">, </w:t>
                            </w:r>
                            <w:proofErr w:type="spellStart"/>
                            <w:r w:rsidRPr="00541D35">
                              <w:rPr>
                                <w:rFonts w:ascii="Consolas" w:hAnsi="Consolas"/>
                                <w:sz w:val="18"/>
                                <w:szCs w:val="18"/>
                              </w:rPr>
                              <w:t>endOfWeek</w:t>
                            </w:r>
                            <w:proofErr w:type="spellEnd"/>
                            <w:r w:rsidRPr="00541D35">
                              <w:rPr>
                                <w:rFonts w:ascii="Consolas" w:hAnsi="Consolas"/>
                                <w:sz w:val="18"/>
                                <w:szCs w:val="18"/>
                              </w:rPr>
                              <w:t xml:space="preserve"> };</w:t>
                            </w:r>
                          </w:p>
                          <w:p w14:paraId="457B5B17"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w:t>
                            </w:r>
                          </w:p>
                          <w:p w14:paraId="28626D07" w14:textId="77777777" w:rsidR="001D6546" w:rsidRDefault="001D6546" w:rsidP="001D6546">
                            <w:pPr>
                              <w:spacing w:line="240" w:lineRule="auto"/>
                              <w:ind w:firstLine="158"/>
                              <w:rPr>
                                <w:sz w:val="18"/>
                                <w:szCs w:val="18"/>
                              </w:rPr>
                            </w:pPr>
                          </w:p>
                          <w:p w14:paraId="62FD800E" w14:textId="77777777" w:rsidR="001D6546" w:rsidRDefault="001D6546" w:rsidP="001D6546">
                            <w:pPr>
                              <w:spacing w:line="240" w:lineRule="auto"/>
                              <w:ind w:firstLine="158"/>
                              <w:rPr>
                                <w:sz w:val="18"/>
                                <w:szCs w:val="18"/>
                              </w:rPr>
                            </w:pPr>
                          </w:p>
                          <w:p w14:paraId="3226831C" w14:textId="77777777" w:rsidR="001D6546" w:rsidRDefault="001D6546" w:rsidP="001D6546">
                            <w:pPr>
                              <w:spacing w:line="240" w:lineRule="auto"/>
                              <w:ind w:firstLine="158"/>
                              <w:rPr>
                                <w:sz w:val="18"/>
                                <w:szCs w:val="18"/>
                              </w:rPr>
                            </w:pPr>
                          </w:p>
                          <w:p w14:paraId="0A80A3D7" w14:textId="77777777" w:rsidR="001D6546" w:rsidRDefault="001D6546" w:rsidP="001D6546">
                            <w:pPr>
                              <w:spacing w:line="240" w:lineRule="auto"/>
                              <w:ind w:firstLine="158"/>
                              <w:rPr>
                                <w:sz w:val="18"/>
                                <w:szCs w:val="18"/>
                              </w:rPr>
                            </w:pPr>
                          </w:p>
                          <w:p w14:paraId="041A1A58" w14:textId="77777777" w:rsidR="001D6546" w:rsidRDefault="001D6546" w:rsidP="001D6546">
                            <w:pPr>
                              <w:spacing w:line="240" w:lineRule="auto"/>
                              <w:ind w:firstLine="158"/>
                              <w:rPr>
                                <w:sz w:val="18"/>
                                <w:szCs w:val="18"/>
                              </w:rPr>
                            </w:pPr>
                          </w:p>
                          <w:p w14:paraId="78714E06" w14:textId="77777777" w:rsidR="001D6546" w:rsidRPr="007B10A4" w:rsidRDefault="001D6546" w:rsidP="001D6546">
                            <w:pPr>
                              <w:spacing w:line="240" w:lineRule="auto"/>
                              <w:ind w:firstLine="158"/>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97729" id="テキスト ボックス 1043" o:spid="_x0000_s1044" type="#_x0000_t202" style="position:absolute;left:0;text-align:left;margin-left:0;margin-top:.7pt;width:424.85pt;height:190.65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" filled="f" strokeweight="1.5pt">
                <v:textbox>
                  <w:txbxContent>
                    <w:p w14:paraId="2004D05E"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w:t>
                      </w:r>
                      <w:r w:rsidRPr="00541D35">
                        <w:rPr>
                          <w:rFonts w:ascii="Consolas" w:hAnsi="Consolas"/>
                          <w:sz w:val="18"/>
                          <w:szCs w:val="18"/>
                        </w:rPr>
                        <w:t>開始日と終了日を取得する関数</w:t>
                      </w:r>
                    </w:p>
                    <w:p w14:paraId="73BA647C"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function getWeekStartEndDates(weekNumber) {</w:t>
                      </w:r>
                    </w:p>
                    <w:p w14:paraId="50ADEE0B"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const today = new Date();</w:t>
                      </w:r>
                    </w:p>
                    <w:p w14:paraId="3B9205B8" w14:textId="77777777" w:rsidR="001D6546"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const startOfWeek = new Date(today.getFullYear(), today.getMonth(), today.getDate() </w:t>
                      </w:r>
                    </w:p>
                    <w:p w14:paraId="6BF248FF" w14:textId="77777777" w:rsidR="001D6546" w:rsidRPr="00541D35" w:rsidRDefault="001D6546" w:rsidP="001D6546">
                      <w:pPr>
                        <w:spacing w:line="240" w:lineRule="auto"/>
                        <w:ind w:firstLineChars="2600" w:firstLine="4109"/>
                        <w:rPr>
                          <w:rFonts w:ascii="Consolas" w:hAnsi="Consolas"/>
                          <w:sz w:val="18"/>
                          <w:szCs w:val="18"/>
                        </w:rPr>
                      </w:pPr>
                      <w:r w:rsidRPr="00541D35">
                        <w:rPr>
                          <w:rFonts w:ascii="Consolas" w:hAnsi="Consolas"/>
                          <w:sz w:val="18"/>
                          <w:szCs w:val="18"/>
                        </w:rPr>
                        <w:t>– (today.getDay()-1) + (weekNumber - 1) * 7);</w:t>
                      </w:r>
                    </w:p>
                    <w:p w14:paraId="48E740B8"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const endOfWeek = new Date(startOfWeek.getFullYear(), startOfWeek.getMonth(),</w:t>
                      </w:r>
                    </w:p>
                    <w:p w14:paraId="6AAAA3D7" w14:textId="77777777" w:rsidR="001D6546" w:rsidRDefault="001D6546" w:rsidP="001D6546">
                      <w:pPr>
                        <w:spacing w:line="240" w:lineRule="auto"/>
                        <w:ind w:firstLineChars="1800" w:firstLine="2845"/>
                        <w:rPr>
                          <w:rFonts w:ascii="Consolas" w:hAnsi="Consolas"/>
                          <w:sz w:val="18"/>
                          <w:szCs w:val="18"/>
                        </w:rPr>
                      </w:pPr>
                      <w:r w:rsidRPr="00541D35">
                        <w:rPr>
                          <w:rFonts w:ascii="Consolas" w:hAnsi="Consolas"/>
                          <w:sz w:val="18"/>
                          <w:szCs w:val="18"/>
                        </w:rPr>
                        <w:t xml:space="preserve"> </w:t>
                      </w:r>
                      <w:r>
                        <w:rPr>
                          <w:rFonts w:ascii="Consolas" w:hAnsi="Consolas"/>
                          <w:sz w:val="18"/>
                          <w:szCs w:val="18"/>
                        </w:rPr>
                        <w:t xml:space="preserve">                                   </w:t>
                      </w:r>
                      <w:r w:rsidRPr="00541D35">
                        <w:rPr>
                          <w:rFonts w:ascii="Consolas" w:hAnsi="Consolas"/>
                          <w:sz w:val="18"/>
                          <w:szCs w:val="18"/>
                        </w:rPr>
                        <w:t xml:space="preserve">startOfWeek.getDate() + 4); </w:t>
                      </w:r>
                    </w:p>
                    <w:p w14:paraId="2F5C5682" w14:textId="77777777" w:rsidR="001D6546" w:rsidRPr="00541D35" w:rsidRDefault="001D6546" w:rsidP="001D6546">
                      <w:pPr>
                        <w:spacing w:line="240" w:lineRule="auto"/>
                        <w:ind w:firstLineChars="1900" w:firstLine="3003"/>
                        <w:rPr>
                          <w:rFonts w:ascii="Consolas" w:hAnsi="Consolas"/>
                          <w:sz w:val="18"/>
                          <w:szCs w:val="18"/>
                        </w:rPr>
                      </w:pPr>
                      <w:r w:rsidRPr="00541D35">
                        <w:rPr>
                          <w:rFonts w:ascii="Consolas" w:hAnsi="Consolas"/>
                          <w:sz w:val="18"/>
                          <w:szCs w:val="18"/>
                        </w:rPr>
                        <w:t xml:space="preserve">// </w:t>
                      </w:r>
                      <w:r w:rsidRPr="00541D35">
                        <w:rPr>
                          <w:rFonts w:ascii="Consolas" w:hAnsi="Consolas"/>
                          <w:sz w:val="18"/>
                          <w:szCs w:val="18"/>
                        </w:rPr>
                        <w:t>週の終了は</w:t>
                      </w:r>
                      <w:r w:rsidRPr="00541D35">
                        <w:rPr>
                          <w:rFonts w:ascii="Consolas" w:hAnsi="Consolas"/>
                          <w:sz w:val="18"/>
                          <w:szCs w:val="18"/>
                        </w:rPr>
                        <w:t>5</w:t>
                      </w:r>
                      <w:r w:rsidRPr="00541D35">
                        <w:rPr>
                          <w:rFonts w:ascii="Consolas" w:hAnsi="Consolas"/>
                          <w:sz w:val="18"/>
                          <w:szCs w:val="18"/>
                        </w:rPr>
                        <w:t>日後（月曜から金曜まで）</w:t>
                      </w:r>
                    </w:p>
                    <w:p w14:paraId="046F862F"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 xml:space="preserve">  return { startOfWeek, endOfWeek };</w:t>
                      </w:r>
                    </w:p>
                    <w:p w14:paraId="457B5B17" w14:textId="77777777" w:rsidR="001D6546" w:rsidRPr="00541D35" w:rsidRDefault="001D6546" w:rsidP="001D6546">
                      <w:pPr>
                        <w:spacing w:line="240" w:lineRule="auto"/>
                        <w:ind w:firstLine="158"/>
                        <w:rPr>
                          <w:rFonts w:ascii="Consolas" w:hAnsi="Consolas"/>
                          <w:sz w:val="18"/>
                          <w:szCs w:val="18"/>
                        </w:rPr>
                      </w:pPr>
                      <w:r w:rsidRPr="00541D35">
                        <w:rPr>
                          <w:rFonts w:ascii="Consolas" w:hAnsi="Consolas"/>
                          <w:sz w:val="18"/>
                          <w:szCs w:val="18"/>
                        </w:rPr>
                        <w:t>}</w:t>
                      </w:r>
                    </w:p>
                    <w:p w14:paraId="28626D07" w14:textId="77777777" w:rsidR="001D6546" w:rsidRDefault="001D6546" w:rsidP="001D6546">
                      <w:pPr>
                        <w:spacing w:line="240" w:lineRule="auto"/>
                        <w:ind w:firstLine="158"/>
                        <w:rPr>
                          <w:sz w:val="18"/>
                          <w:szCs w:val="18"/>
                        </w:rPr>
                      </w:pPr>
                    </w:p>
                    <w:p w14:paraId="62FD800E" w14:textId="77777777" w:rsidR="001D6546" w:rsidRDefault="001D6546" w:rsidP="001D6546">
                      <w:pPr>
                        <w:spacing w:line="240" w:lineRule="auto"/>
                        <w:ind w:firstLine="158"/>
                        <w:rPr>
                          <w:sz w:val="18"/>
                          <w:szCs w:val="18"/>
                        </w:rPr>
                      </w:pPr>
                    </w:p>
                    <w:p w14:paraId="3226831C" w14:textId="77777777" w:rsidR="001D6546" w:rsidRDefault="001D6546" w:rsidP="001D6546">
                      <w:pPr>
                        <w:spacing w:line="240" w:lineRule="auto"/>
                        <w:ind w:firstLine="158"/>
                        <w:rPr>
                          <w:sz w:val="18"/>
                          <w:szCs w:val="18"/>
                        </w:rPr>
                      </w:pPr>
                    </w:p>
                    <w:p w14:paraId="0A80A3D7" w14:textId="77777777" w:rsidR="001D6546" w:rsidRDefault="001D6546" w:rsidP="001D6546">
                      <w:pPr>
                        <w:spacing w:line="240" w:lineRule="auto"/>
                        <w:ind w:firstLine="158"/>
                        <w:rPr>
                          <w:sz w:val="18"/>
                          <w:szCs w:val="18"/>
                        </w:rPr>
                      </w:pPr>
                    </w:p>
                    <w:p w14:paraId="041A1A58" w14:textId="77777777" w:rsidR="001D6546" w:rsidRDefault="001D6546" w:rsidP="001D6546">
                      <w:pPr>
                        <w:spacing w:line="240" w:lineRule="auto"/>
                        <w:ind w:firstLine="158"/>
                        <w:rPr>
                          <w:sz w:val="18"/>
                          <w:szCs w:val="18"/>
                        </w:rPr>
                      </w:pPr>
                    </w:p>
                    <w:p w14:paraId="78714E06" w14:textId="77777777" w:rsidR="001D6546" w:rsidRPr="007B10A4" w:rsidRDefault="001D6546" w:rsidP="001D6546">
                      <w:pPr>
                        <w:spacing w:line="240" w:lineRule="auto"/>
                        <w:ind w:firstLine="158"/>
                        <w:rPr>
                          <w:sz w:val="18"/>
                          <w:szCs w:val="18"/>
                        </w:rPr>
                      </w:pPr>
                    </w:p>
                  </w:txbxContent>
                </v:textbox>
                <w10:wrap anchorx="margin"/>
              </v:shape>
            </w:pict>
          </mc:Fallback>
        </mc:AlternateContent>
      </w:r>
    </w:p>
    <w:p w14:paraId="04F50BCC" w14:textId="77777777" w:rsidR="001D6546" w:rsidRDefault="001D6546" w:rsidP="001D6546">
      <w:pPr>
        <w:ind w:firstLineChars="0" w:firstLine="0"/>
      </w:pPr>
    </w:p>
    <w:p w14:paraId="47D2469C" w14:textId="77777777" w:rsidR="001D6546" w:rsidRDefault="001D6546" w:rsidP="001D6546">
      <w:pPr>
        <w:ind w:firstLineChars="0" w:firstLine="0"/>
      </w:pPr>
    </w:p>
    <w:p w14:paraId="68EBAA53" w14:textId="77777777" w:rsidR="001D6546" w:rsidRDefault="001D6546" w:rsidP="001D6546">
      <w:pPr>
        <w:ind w:firstLineChars="0" w:firstLine="0"/>
      </w:pPr>
    </w:p>
    <w:p w14:paraId="33F2301C" w14:textId="77777777" w:rsidR="001D6546" w:rsidRDefault="001D6546" w:rsidP="001D6546">
      <w:pPr>
        <w:ind w:firstLineChars="0" w:firstLine="0"/>
      </w:pPr>
    </w:p>
    <w:p w14:paraId="6D2C629C" w14:textId="77777777" w:rsidR="001D6546" w:rsidRDefault="001D6546" w:rsidP="001D6546">
      <w:pPr>
        <w:ind w:firstLineChars="0" w:firstLine="0"/>
      </w:pPr>
    </w:p>
    <w:p w14:paraId="5ACFDC9A" w14:textId="77777777" w:rsidR="001D6546" w:rsidRDefault="001D6546" w:rsidP="001D6546">
      <w:pPr>
        <w:ind w:firstLineChars="0" w:firstLine="0"/>
      </w:pPr>
    </w:p>
    <w:p w14:paraId="734EE95E" w14:textId="77777777" w:rsidR="001D6546" w:rsidRDefault="001D6546" w:rsidP="001D6546">
      <w:pPr>
        <w:ind w:firstLineChars="0" w:firstLine="0"/>
      </w:pPr>
      <w:r>
        <w:rPr>
          <w:rFonts w:hint="eastAsia"/>
        </w:rPr>
        <w:t>・</w:t>
      </w:r>
      <w:proofErr w:type="spellStart"/>
      <w:r>
        <w:rPr>
          <w:rFonts w:hint="eastAsia"/>
        </w:rPr>
        <w:t>g</w:t>
      </w:r>
      <w:r>
        <w:t>etWeekStartEndDates</w:t>
      </w:r>
      <w:proofErr w:type="spellEnd"/>
      <w:r>
        <w:t>(</w:t>
      </w:r>
      <w:proofErr w:type="spellStart"/>
      <w:r>
        <w:t>weekNumber</w:t>
      </w:r>
      <w:proofErr w:type="spellEnd"/>
      <w:r>
        <w:t>)</w:t>
      </w:r>
      <w:r>
        <w:rPr>
          <w:rFonts w:hint="eastAsia"/>
        </w:rPr>
        <w:t>関数で週の月曜日と金曜日の日付を取得する．</w:t>
      </w:r>
    </w:p>
    <w:p w14:paraId="355BAACB" w14:textId="77777777" w:rsidR="001D6546" w:rsidRDefault="001D6546" w:rsidP="001D6546">
      <w:pPr>
        <w:ind w:firstLine="188"/>
      </w:pPr>
      <w:r>
        <w:rPr>
          <w:rFonts w:hint="eastAsia"/>
        </w:rPr>
        <w:t>開始日は月曜日，終了日は開始日から</w:t>
      </w:r>
      <w:r>
        <w:t>5日後の金曜日</w:t>
      </w:r>
      <w:r>
        <w:rPr>
          <w:rFonts w:hint="eastAsia"/>
        </w:rPr>
        <w:t>である</w:t>
      </w:r>
      <w:r>
        <w:t>．</w:t>
      </w:r>
    </w:p>
    <w:p w14:paraId="57E87626" w14:textId="77777777" w:rsidR="001D6546" w:rsidRDefault="001D6546" w:rsidP="001D6546">
      <w:pPr>
        <w:ind w:firstLineChars="0" w:firstLine="0"/>
        <w:jc w:val="center"/>
      </w:pPr>
      <w:r>
        <w:rPr>
          <w:rFonts w:hint="eastAsia"/>
          <w:noProof/>
          <w:u w:val="single"/>
        </w:rPr>
        <w:lastRenderedPageBreak/>
        <mc:AlternateContent>
          <mc:Choice Requires="wps">
            <w:drawing>
              <wp:anchor distT="0" distB="0" distL="114300" distR="114300" simplePos="0" relativeHeight="251937792" behindDoc="0" locked="0" layoutInCell="1" allowOverlap="1" wp14:anchorId="1EE77421" wp14:editId="305ECA97">
                <wp:simplePos x="0" y="0"/>
                <wp:positionH relativeFrom="margin">
                  <wp:align>center</wp:align>
                </wp:positionH>
                <wp:positionV relativeFrom="paragraph">
                  <wp:posOffset>397510</wp:posOffset>
                </wp:positionV>
                <wp:extent cx="5978525" cy="5134610"/>
                <wp:effectExtent l="0" t="0" r="22225" b="27940"/>
                <wp:wrapNone/>
                <wp:docPr id="1045" name="テキスト ボックス 1045"/>
                <wp:cNvGraphicFramePr/>
                <a:graphic xmlns:a="http://schemas.openxmlformats.org/drawingml/2006/main">
                  <a:graphicData uri="http://schemas.microsoft.com/office/word/2010/wordprocessingShape">
                    <wps:wsp>
                      <wps:cNvSpPr txBox="1"/>
                      <wps:spPr>
                        <a:xfrm>
                          <a:off x="0" y="0"/>
                          <a:ext cx="5978525" cy="5134610"/>
                        </a:xfrm>
                        <a:prstGeom prst="rect">
                          <a:avLst/>
                        </a:prstGeom>
                        <a:noFill/>
                        <a:ln w="19050">
                          <a:solidFill>
                            <a:prstClr val="black"/>
                          </a:solidFill>
                        </a:ln>
                      </wps:spPr>
                      <wps:txbx>
                        <w:txbxContent>
                          <w:p w14:paraId="2C10F007"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r w:rsidRPr="00E20599">
                              <w:rPr>
                                <w:rFonts w:ascii="Consolas" w:hAnsi="Consolas"/>
                                <w:sz w:val="18"/>
                                <w:szCs w:val="18"/>
                              </w:rPr>
                              <w:t>日付を表示形式にフォーマットする関数</w:t>
                            </w:r>
                          </w:p>
                          <w:p w14:paraId="20D5090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function </w:t>
                            </w:r>
                            <w:proofErr w:type="spellStart"/>
                            <w:r w:rsidRPr="00E20599">
                              <w:rPr>
                                <w:rFonts w:ascii="Consolas" w:hAnsi="Consolas"/>
                                <w:sz w:val="18"/>
                                <w:szCs w:val="18"/>
                              </w:rPr>
                              <w:t>formatDate</w:t>
                            </w:r>
                            <w:proofErr w:type="spellEnd"/>
                            <w:r w:rsidRPr="00E20599">
                              <w:rPr>
                                <w:rFonts w:ascii="Consolas" w:hAnsi="Consolas"/>
                                <w:sz w:val="18"/>
                                <w:szCs w:val="18"/>
                              </w:rPr>
                              <w:t>(date) {</w:t>
                            </w:r>
                          </w:p>
                          <w:p w14:paraId="27C8D64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const</w:t>
                            </w:r>
                            <w:proofErr w:type="spellEnd"/>
                            <w:r w:rsidRPr="00E20599">
                              <w:rPr>
                                <w:rFonts w:ascii="Consolas" w:hAnsi="Consolas"/>
                                <w:sz w:val="18"/>
                                <w:szCs w:val="18"/>
                              </w:rPr>
                              <w:t xml:space="preserve"> </w:t>
                            </w:r>
                            <w:proofErr w:type="spellStart"/>
                            <w:r w:rsidRPr="00E20599">
                              <w:rPr>
                                <w:rFonts w:ascii="Consolas" w:hAnsi="Consolas"/>
                                <w:sz w:val="18"/>
                                <w:szCs w:val="18"/>
                              </w:rPr>
                              <w:t>formattedDate</w:t>
                            </w:r>
                            <w:proofErr w:type="spellEnd"/>
                            <w:r w:rsidRPr="00E20599">
                              <w:rPr>
                                <w:rFonts w:ascii="Consolas" w:hAnsi="Consolas"/>
                                <w:sz w:val="18"/>
                                <w:szCs w:val="18"/>
                              </w:rPr>
                              <w:t xml:space="preserve"> = `${</w:t>
                            </w:r>
                            <w:proofErr w:type="spellStart"/>
                            <w:r w:rsidRPr="00E20599">
                              <w:rPr>
                                <w:rFonts w:ascii="Consolas" w:hAnsi="Consolas"/>
                                <w:sz w:val="18"/>
                                <w:szCs w:val="18"/>
                              </w:rPr>
                              <w:t>date.getMonth</w:t>
                            </w:r>
                            <w:proofErr w:type="spellEnd"/>
                            <w:r w:rsidRPr="00E20599">
                              <w:rPr>
                                <w:rFonts w:ascii="Consolas" w:hAnsi="Consolas"/>
                                <w:sz w:val="18"/>
                                <w:szCs w:val="18"/>
                              </w:rPr>
                              <w:t>() + 1}</w:t>
                            </w:r>
                            <w:r w:rsidRPr="00E20599">
                              <w:rPr>
                                <w:rFonts w:ascii="Consolas" w:hAnsi="Consolas"/>
                                <w:sz w:val="18"/>
                                <w:szCs w:val="18"/>
                              </w:rPr>
                              <w:t>月</w:t>
                            </w:r>
                            <w:r w:rsidRPr="00E20599">
                              <w:rPr>
                                <w:rFonts w:ascii="Consolas" w:hAnsi="Consolas"/>
                                <w:sz w:val="18"/>
                                <w:szCs w:val="18"/>
                              </w:rPr>
                              <w:t>${</w:t>
                            </w:r>
                            <w:proofErr w:type="spellStart"/>
                            <w:r w:rsidRPr="00E20599">
                              <w:rPr>
                                <w:rFonts w:ascii="Consolas" w:hAnsi="Consolas"/>
                                <w:sz w:val="18"/>
                                <w:szCs w:val="18"/>
                              </w:rPr>
                              <w:t>date.getDate</w:t>
                            </w:r>
                            <w:proofErr w:type="spellEnd"/>
                            <w:r w:rsidRPr="00E20599">
                              <w:rPr>
                                <w:rFonts w:ascii="Consolas" w:hAnsi="Consolas"/>
                                <w:sz w:val="18"/>
                                <w:szCs w:val="18"/>
                              </w:rPr>
                              <w:t>()}</w:t>
                            </w:r>
                            <w:r w:rsidRPr="00E20599">
                              <w:rPr>
                                <w:rFonts w:ascii="Consolas" w:hAnsi="Consolas"/>
                                <w:sz w:val="18"/>
                                <w:szCs w:val="18"/>
                              </w:rPr>
                              <w:t>日（</w:t>
                            </w:r>
                            <w:r w:rsidRPr="00E20599">
                              <w:rPr>
                                <w:rFonts w:ascii="Consolas" w:hAnsi="Consolas"/>
                                <w:sz w:val="18"/>
                                <w:szCs w:val="18"/>
                              </w:rPr>
                              <w:t>${</w:t>
                            </w:r>
                            <w:proofErr w:type="spellStart"/>
                            <w:r w:rsidRPr="00E20599">
                              <w:rPr>
                                <w:rFonts w:ascii="Consolas" w:hAnsi="Consolas"/>
                                <w:sz w:val="18"/>
                                <w:szCs w:val="18"/>
                              </w:rPr>
                              <w:t>getDayOfWeek</w:t>
                            </w:r>
                            <w:proofErr w:type="spellEnd"/>
                            <w:r w:rsidRPr="00E20599">
                              <w:rPr>
                                <w:rFonts w:ascii="Consolas" w:hAnsi="Consolas"/>
                                <w:sz w:val="18"/>
                                <w:szCs w:val="18"/>
                              </w:rPr>
                              <w:t>(</w:t>
                            </w:r>
                            <w:proofErr w:type="spellStart"/>
                            <w:r w:rsidRPr="00E20599">
                              <w:rPr>
                                <w:rFonts w:ascii="Consolas" w:hAnsi="Consolas"/>
                                <w:sz w:val="18"/>
                                <w:szCs w:val="18"/>
                              </w:rPr>
                              <w:t>date.getDay</w:t>
                            </w:r>
                            <w:proofErr w:type="spellEnd"/>
                            <w:r w:rsidRPr="00E20599">
                              <w:rPr>
                                <w:rFonts w:ascii="Consolas" w:hAnsi="Consolas"/>
                                <w:sz w:val="18"/>
                                <w:szCs w:val="18"/>
                              </w:rPr>
                              <w:t>())})`;</w:t>
                            </w:r>
                          </w:p>
                          <w:p w14:paraId="5ED1D948"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return </w:t>
                            </w:r>
                            <w:proofErr w:type="spellStart"/>
                            <w:r w:rsidRPr="00E20599">
                              <w:rPr>
                                <w:rFonts w:ascii="Consolas" w:hAnsi="Consolas"/>
                                <w:sz w:val="18"/>
                                <w:szCs w:val="18"/>
                              </w:rPr>
                              <w:t>formattedDate</w:t>
                            </w:r>
                            <w:proofErr w:type="spellEnd"/>
                            <w:r w:rsidRPr="00E20599">
                              <w:rPr>
                                <w:rFonts w:ascii="Consolas" w:hAnsi="Consolas"/>
                                <w:sz w:val="18"/>
                                <w:szCs w:val="18"/>
                              </w:rPr>
                              <w:t>;  }</w:t>
                            </w:r>
                          </w:p>
                          <w:p w14:paraId="3389776C" w14:textId="77777777" w:rsidR="001D6546" w:rsidRPr="00E20599" w:rsidRDefault="001D6546" w:rsidP="001D6546">
                            <w:pPr>
                              <w:spacing w:line="240" w:lineRule="auto"/>
                              <w:ind w:firstLine="158"/>
                              <w:rPr>
                                <w:rFonts w:ascii="Consolas" w:hAnsi="Consolas"/>
                                <w:sz w:val="18"/>
                                <w:szCs w:val="18"/>
                              </w:rPr>
                            </w:pPr>
                          </w:p>
                          <w:p w14:paraId="3BB74306"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r w:rsidRPr="00E20599">
                              <w:rPr>
                                <w:rFonts w:ascii="Consolas" w:hAnsi="Consolas"/>
                                <w:sz w:val="18"/>
                                <w:szCs w:val="18"/>
                              </w:rPr>
                              <w:t>月曜から金曜までの日付を表示</w:t>
                            </w:r>
                          </w:p>
                          <w:p w14:paraId="00932064"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function </w:t>
                            </w:r>
                            <w:proofErr w:type="spellStart"/>
                            <w:r w:rsidRPr="00E20599">
                              <w:rPr>
                                <w:rFonts w:ascii="Consolas" w:hAnsi="Consolas"/>
                                <w:sz w:val="18"/>
                                <w:szCs w:val="18"/>
                              </w:rPr>
                              <w:t>updateWeek</w:t>
                            </w:r>
                            <w:proofErr w:type="spellEnd"/>
                            <w:r w:rsidRPr="00E20599">
                              <w:rPr>
                                <w:rFonts w:ascii="Consolas" w:hAnsi="Consolas"/>
                                <w:sz w:val="18"/>
                                <w:szCs w:val="18"/>
                              </w:rPr>
                              <w:t>() {</w:t>
                            </w:r>
                          </w:p>
                          <w:p w14:paraId="274E3C53"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const</w:t>
                            </w:r>
                            <w:proofErr w:type="spellEnd"/>
                            <w:r w:rsidRPr="00E20599">
                              <w:rPr>
                                <w:rFonts w:ascii="Consolas" w:hAnsi="Consolas"/>
                                <w:sz w:val="18"/>
                                <w:szCs w:val="18"/>
                              </w:rPr>
                              <w:t xml:space="preserve"> { </w:t>
                            </w:r>
                            <w:proofErr w:type="spellStart"/>
                            <w:r w:rsidRPr="00E20599">
                              <w:rPr>
                                <w:rFonts w:ascii="Consolas" w:hAnsi="Consolas"/>
                                <w:sz w:val="18"/>
                                <w:szCs w:val="18"/>
                              </w:rPr>
                              <w:t>startOfWeek</w:t>
                            </w:r>
                            <w:proofErr w:type="spellEnd"/>
                            <w:r w:rsidRPr="00E20599">
                              <w:rPr>
                                <w:rFonts w:ascii="Consolas" w:hAnsi="Consolas"/>
                                <w:sz w:val="18"/>
                                <w:szCs w:val="18"/>
                              </w:rPr>
                              <w:t xml:space="preserve">, </w:t>
                            </w:r>
                            <w:proofErr w:type="spellStart"/>
                            <w:r w:rsidRPr="00E20599">
                              <w:rPr>
                                <w:rFonts w:ascii="Consolas" w:hAnsi="Consolas"/>
                                <w:sz w:val="18"/>
                                <w:szCs w:val="18"/>
                              </w:rPr>
                              <w:t>endOfWeek</w:t>
                            </w:r>
                            <w:proofErr w:type="spellEnd"/>
                            <w:r w:rsidRPr="00E20599">
                              <w:rPr>
                                <w:rFonts w:ascii="Consolas" w:hAnsi="Consolas"/>
                                <w:sz w:val="18"/>
                                <w:szCs w:val="18"/>
                              </w:rPr>
                              <w:t xml:space="preserve"> } = </w:t>
                            </w:r>
                            <w:proofErr w:type="spellStart"/>
                            <w:r w:rsidRPr="00E20599">
                              <w:rPr>
                                <w:rFonts w:ascii="Consolas" w:hAnsi="Consolas"/>
                                <w:sz w:val="18"/>
                                <w:szCs w:val="18"/>
                              </w:rPr>
                              <w:t>getWeekStartEndDates</w:t>
                            </w:r>
                            <w:proofErr w:type="spellEnd"/>
                            <w:r w:rsidRPr="00E20599">
                              <w:rPr>
                                <w:rFonts w:ascii="Consolas" w:hAnsi="Consolas"/>
                                <w:sz w:val="18"/>
                                <w:szCs w:val="18"/>
                              </w:rPr>
                              <w:t>(</w:t>
                            </w:r>
                            <w:proofErr w:type="spellStart"/>
                            <w:r w:rsidRPr="00E20599">
                              <w:rPr>
                                <w:rFonts w:ascii="Consolas" w:hAnsi="Consolas"/>
                                <w:sz w:val="18"/>
                                <w:szCs w:val="18"/>
                              </w:rPr>
                              <w:t>currentWeek</w:t>
                            </w:r>
                            <w:proofErr w:type="spellEnd"/>
                            <w:r w:rsidRPr="00E20599">
                              <w:rPr>
                                <w:rFonts w:ascii="Consolas" w:hAnsi="Consolas"/>
                                <w:sz w:val="18"/>
                                <w:szCs w:val="18"/>
                              </w:rPr>
                              <w:t>);</w:t>
                            </w:r>
                          </w:p>
                          <w:p w14:paraId="7F6D0521"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 </w:t>
                            </w:r>
                            <w:r w:rsidRPr="00E20599">
                              <w:rPr>
                                <w:rFonts w:ascii="Consolas" w:hAnsi="Consolas"/>
                                <w:sz w:val="18"/>
                                <w:szCs w:val="18"/>
                              </w:rPr>
                              <w:t>年を表示</w:t>
                            </w:r>
                          </w:p>
                          <w:p w14:paraId="146ACB8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const</w:t>
                            </w:r>
                            <w:proofErr w:type="spellEnd"/>
                            <w:r w:rsidRPr="00E20599">
                              <w:rPr>
                                <w:rFonts w:ascii="Consolas" w:hAnsi="Consolas"/>
                                <w:sz w:val="18"/>
                                <w:szCs w:val="18"/>
                              </w:rPr>
                              <w:t xml:space="preserve"> </w:t>
                            </w:r>
                            <w:proofErr w:type="spellStart"/>
                            <w:r w:rsidRPr="00E20599">
                              <w:rPr>
                                <w:rFonts w:ascii="Consolas" w:hAnsi="Consolas"/>
                                <w:sz w:val="18"/>
                                <w:szCs w:val="18"/>
                              </w:rPr>
                              <w:t>yearElement</w:t>
                            </w:r>
                            <w:proofErr w:type="spellEnd"/>
                            <w:r w:rsidRPr="00E20599">
                              <w:rPr>
                                <w:rFonts w:ascii="Consolas" w:hAnsi="Consolas"/>
                                <w:sz w:val="18"/>
                                <w:szCs w:val="18"/>
                              </w:rPr>
                              <w:t xml:space="preserve"> = </w:t>
                            </w:r>
                            <w:proofErr w:type="spellStart"/>
                            <w:r w:rsidRPr="00E20599">
                              <w:rPr>
                                <w:rFonts w:ascii="Consolas" w:hAnsi="Consolas"/>
                                <w:sz w:val="18"/>
                                <w:szCs w:val="18"/>
                              </w:rPr>
                              <w:t>document.getElementById</w:t>
                            </w:r>
                            <w:proofErr w:type="spellEnd"/>
                            <w:r w:rsidRPr="00E20599">
                              <w:rPr>
                                <w:rFonts w:ascii="Consolas" w:hAnsi="Consolas"/>
                                <w:sz w:val="18"/>
                                <w:szCs w:val="18"/>
                              </w:rPr>
                              <w:t>('year');</w:t>
                            </w:r>
                          </w:p>
                          <w:p w14:paraId="600F822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yearElement.textContent</w:t>
                            </w:r>
                            <w:proofErr w:type="spellEnd"/>
                            <w:r w:rsidRPr="00E20599">
                              <w:rPr>
                                <w:rFonts w:ascii="Consolas" w:hAnsi="Consolas"/>
                                <w:sz w:val="18"/>
                                <w:szCs w:val="18"/>
                              </w:rPr>
                              <w:t xml:space="preserve"> = </w:t>
                            </w:r>
                            <w:proofErr w:type="spellStart"/>
                            <w:r w:rsidRPr="00E20599">
                              <w:rPr>
                                <w:rFonts w:ascii="Consolas" w:hAnsi="Consolas"/>
                                <w:sz w:val="18"/>
                                <w:szCs w:val="18"/>
                              </w:rPr>
                              <w:t>startOfWeek.getFullYear</w:t>
                            </w:r>
                            <w:proofErr w:type="spellEnd"/>
                            <w:r w:rsidRPr="00E20599">
                              <w:rPr>
                                <w:rFonts w:ascii="Consolas" w:hAnsi="Consolas"/>
                                <w:sz w:val="18"/>
                                <w:szCs w:val="18"/>
                              </w:rPr>
                              <w:t xml:space="preserve">();  // </w:t>
                            </w:r>
                            <w:r w:rsidRPr="00E20599">
                              <w:rPr>
                                <w:rFonts w:ascii="Consolas" w:hAnsi="Consolas"/>
                                <w:sz w:val="18"/>
                                <w:szCs w:val="18"/>
                              </w:rPr>
                              <w:t>年を表示</w:t>
                            </w:r>
                          </w:p>
                          <w:p w14:paraId="4E0169F6"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 </w:t>
                            </w:r>
                            <w:r w:rsidRPr="00E20599">
                              <w:rPr>
                                <w:rFonts w:ascii="Consolas" w:hAnsi="Consolas"/>
                                <w:sz w:val="18"/>
                                <w:szCs w:val="18"/>
                              </w:rPr>
                              <w:t>各日付セルに日付を挿入</w:t>
                            </w:r>
                          </w:p>
                          <w:p w14:paraId="274AE101"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for (let </w:t>
                            </w:r>
                            <w:proofErr w:type="spellStart"/>
                            <w:r w:rsidRPr="00E20599">
                              <w:rPr>
                                <w:rFonts w:ascii="Consolas" w:hAnsi="Consolas"/>
                                <w:sz w:val="18"/>
                                <w:szCs w:val="18"/>
                              </w:rPr>
                              <w:t>i</w:t>
                            </w:r>
                            <w:proofErr w:type="spellEnd"/>
                            <w:r w:rsidRPr="00E20599">
                              <w:rPr>
                                <w:rFonts w:ascii="Consolas" w:hAnsi="Consolas"/>
                                <w:sz w:val="18"/>
                                <w:szCs w:val="18"/>
                              </w:rPr>
                              <w:t xml:space="preserve"> = 0; </w:t>
                            </w:r>
                            <w:proofErr w:type="spellStart"/>
                            <w:r w:rsidRPr="00E20599">
                              <w:rPr>
                                <w:rFonts w:ascii="Consolas" w:hAnsi="Consolas"/>
                                <w:sz w:val="18"/>
                                <w:szCs w:val="18"/>
                              </w:rPr>
                              <w:t>i</w:t>
                            </w:r>
                            <w:proofErr w:type="spellEnd"/>
                            <w:r w:rsidRPr="00E20599">
                              <w:rPr>
                                <w:rFonts w:ascii="Consolas" w:hAnsi="Consolas"/>
                                <w:sz w:val="18"/>
                                <w:szCs w:val="18"/>
                              </w:rPr>
                              <w:t xml:space="preserve"> &lt;= 4; </w:t>
                            </w:r>
                            <w:proofErr w:type="spellStart"/>
                            <w:r w:rsidRPr="00E20599">
                              <w:rPr>
                                <w:rFonts w:ascii="Consolas" w:hAnsi="Consolas"/>
                                <w:sz w:val="18"/>
                                <w:szCs w:val="18"/>
                              </w:rPr>
                              <w:t>i</w:t>
                            </w:r>
                            <w:proofErr w:type="spellEnd"/>
                            <w:r w:rsidRPr="00E20599">
                              <w:rPr>
                                <w:rFonts w:ascii="Consolas" w:hAnsi="Consolas"/>
                                <w:sz w:val="18"/>
                                <w:szCs w:val="18"/>
                              </w:rPr>
                              <w:t>++) {</w:t>
                            </w:r>
                          </w:p>
                          <w:p w14:paraId="7EA6A6A5"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const</w:t>
                            </w:r>
                            <w:proofErr w:type="spellEnd"/>
                            <w:r w:rsidRPr="00E20599">
                              <w:rPr>
                                <w:rFonts w:ascii="Consolas" w:hAnsi="Consolas"/>
                                <w:sz w:val="18"/>
                                <w:szCs w:val="18"/>
                              </w:rPr>
                              <w:t xml:space="preserve"> </w:t>
                            </w:r>
                            <w:proofErr w:type="spellStart"/>
                            <w:r w:rsidRPr="00E20599">
                              <w:rPr>
                                <w:rFonts w:ascii="Consolas" w:hAnsi="Consolas"/>
                                <w:sz w:val="18"/>
                                <w:szCs w:val="18"/>
                              </w:rPr>
                              <w:t>dayElement</w:t>
                            </w:r>
                            <w:proofErr w:type="spellEnd"/>
                            <w:r w:rsidRPr="00E20599">
                              <w:rPr>
                                <w:rFonts w:ascii="Consolas" w:hAnsi="Consolas"/>
                                <w:sz w:val="18"/>
                                <w:szCs w:val="18"/>
                              </w:rPr>
                              <w:t xml:space="preserve"> = </w:t>
                            </w:r>
                            <w:proofErr w:type="spellStart"/>
                            <w:r w:rsidRPr="00E20599">
                              <w:rPr>
                                <w:rFonts w:ascii="Consolas" w:hAnsi="Consolas"/>
                                <w:sz w:val="18"/>
                                <w:szCs w:val="18"/>
                              </w:rPr>
                              <w:t>document.getElementById</w:t>
                            </w:r>
                            <w:proofErr w:type="spellEnd"/>
                            <w:r w:rsidRPr="00E20599">
                              <w:rPr>
                                <w:rFonts w:ascii="Consolas" w:hAnsi="Consolas"/>
                                <w:sz w:val="18"/>
                                <w:szCs w:val="18"/>
                              </w:rPr>
                              <w:t>(`day${</w:t>
                            </w:r>
                            <w:proofErr w:type="spellStart"/>
                            <w:r w:rsidRPr="00E20599">
                              <w:rPr>
                                <w:rFonts w:ascii="Consolas" w:hAnsi="Consolas"/>
                                <w:sz w:val="18"/>
                                <w:szCs w:val="18"/>
                              </w:rPr>
                              <w:t>i</w:t>
                            </w:r>
                            <w:proofErr w:type="spellEnd"/>
                            <w:r w:rsidRPr="00E20599">
                              <w:rPr>
                                <w:rFonts w:ascii="Consolas" w:hAnsi="Consolas"/>
                                <w:sz w:val="18"/>
                                <w:szCs w:val="18"/>
                              </w:rPr>
                              <w:t>}`);</w:t>
                            </w:r>
                          </w:p>
                          <w:p w14:paraId="5A540C7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const</w:t>
                            </w:r>
                            <w:proofErr w:type="spellEnd"/>
                            <w:r w:rsidRPr="00E20599">
                              <w:rPr>
                                <w:rFonts w:ascii="Consolas" w:hAnsi="Consolas"/>
                                <w:sz w:val="18"/>
                                <w:szCs w:val="18"/>
                              </w:rPr>
                              <w:t xml:space="preserve"> </w:t>
                            </w:r>
                            <w:proofErr w:type="spellStart"/>
                            <w:r w:rsidRPr="00E20599">
                              <w:rPr>
                                <w:rFonts w:ascii="Consolas" w:hAnsi="Consolas"/>
                                <w:sz w:val="18"/>
                                <w:szCs w:val="18"/>
                              </w:rPr>
                              <w:t>currentDate</w:t>
                            </w:r>
                            <w:proofErr w:type="spellEnd"/>
                            <w:r w:rsidRPr="00E20599">
                              <w:rPr>
                                <w:rFonts w:ascii="Consolas" w:hAnsi="Consolas"/>
                                <w:sz w:val="18"/>
                                <w:szCs w:val="18"/>
                              </w:rPr>
                              <w:t xml:space="preserve"> = new Date(</w:t>
                            </w:r>
                            <w:proofErr w:type="spellStart"/>
                            <w:r w:rsidRPr="00E20599">
                              <w:rPr>
                                <w:rFonts w:ascii="Consolas" w:hAnsi="Consolas"/>
                                <w:sz w:val="18"/>
                                <w:szCs w:val="18"/>
                              </w:rPr>
                              <w:t>startOfWeek</w:t>
                            </w:r>
                            <w:proofErr w:type="spellEnd"/>
                            <w:r w:rsidRPr="00E20599">
                              <w:rPr>
                                <w:rFonts w:ascii="Consolas" w:hAnsi="Consolas"/>
                                <w:sz w:val="18"/>
                                <w:szCs w:val="18"/>
                              </w:rPr>
                              <w:t>);</w:t>
                            </w:r>
                          </w:p>
                          <w:p w14:paraId="656FFDAF"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currentDate.setDate</w:t>
                            </w:r>
                            <w:proofErr w:type="spellEnd"/>
                            <w:r w:rsidRPr="00E20599">
                              <w:rPr>
                                <w:rFonts w:ascii="Consolas" w:hAnsi="Consolas"/>
                                <w:sz w:val="18"/>
                                <w:szCs w:val="18"/>
                              </w:rPr>
                              <w:t>(</w:t>
                            </w:r>
                            <w:proofErr w:type="spellStart"/>
                            <w:r w:rsidRPr="00E20599">
                              <w:rPr>
                                <w:rFonts w:ascii="Consolas" w:hAnsi="Consolas"/>
                                <w:sz w:val="18"/>
                                <w:szCs w:val="18"/>
                              </w:rPr>
                              <w:t>startOfWeek.getDate</w:t>
                            </w:r>
                            <w:proofErr w:type="spellEnd"/>
                            <w:r w:rsidRPr="00E20599">
                              <w:rPr>
                                <w:rFonts w:ascii="Consolas" w:hAnsi="Consolas"/>
                                <w:sz w:val="18"/>
                                <w:szCs w:val="18"/>
                              </w:rPr>
                              <w:t xml:space="preserve">() + </w:t>
                            </w:r>
                            <w:proofErr w:type="spellStart"/>
                            <w:r w:rsidRPr="00E20599">
                              <w:rPr>
                                <w:rFonts w:ascii="Consolas" w:hAnsi="Consolas"/>
                                <w:sz w:val="18"/>
                                <w:szCs w:val="18"/>
                              </w:rPr>
                              <w:t>i</w:t>
                            </w:r>
                            <w:proofErr w:type="spellEnd"/>
                            <w:r w:rsidRPr="00E20599">
                              <w:rPr>
                                <w:rFonts w:ascii="Consolas" w:hAnsi="Consolas"/>
                                <w:sz w:val="18"/>
                                <w:szCs w:val="18"/>
                              </w:rPr>
                              <w:t>);</w:t>
                            </w:r>
                          </w:p>
                          <w:p w14:paraId="14642075"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 </w:t>
                            </w:r>
                            <w:r w:rsidRPr="00E20599">
                              <w:rPr>
                                <w:rFonts w:ascii="Consolas" w:hAnsi="Consolas"/>
                                <w:sz w:val="18"/>
                                <w:szCs w:val="18"/>
                              </w:rPr>
                              <w:t>月曜から金曜日までの日付を表示</w:t>
                            </w:r>
                          </w:p>
                          <w:p w14:paraId="603DE1F9"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dayElement.textContent</w:t>
                            </w:r>
                            <w:proofErr w:type="spellEnd"/>
                            <w:r w:rsidRPr="00E20599">
                              <w:rPr>
                                <w:rFonts w:ascii="Consolas" w:hAnsi="Consolas"/>
                                <w:sz w:val="18"/>
                                <w:szCs w:val="18"/>
                              </w:rPr>
                              <w:t xml:space="preserve"> = </w:t>
                            </w:r>
                            <w:proofErr w:type="spellStart"/>
                            <w:r w:rsidRPr="00E20599">
                              <w:rPr>
                                <w:rFonts w:ascii="Consolas" w:hAnsi="Consolas"/>
                                <w:sz w:val="18"/>
                                <w:szCs w:val="18"/>
                              </w:rPr>
                              <w:t>formatDate</w:t>
                            </w:r>
                            <w:proofErr w:type="spellEnd"/>
                            <w:r w:rsidRPr="00E20599">
                              <w:rPr>
                                <w:rFonts w:ascii="Consolas" w:hAnsi="Consolas"/>
                                <w:sz w:val="18"/>
                                <w:szCs w:val="18"/>
                              </w:rPr>
                              <w:t>(</w:t>
                            </w:r>
                            <w:proofErr w:type="spellStart"/>
                            <w:r w:rsidRPr="00E20599">
                              <w:rPr>
                                <w:rFonts w:ascii="Consolas" w:hAnsi="Consolas"/>
                                <w:sz w:val="18"/>
                                <w:szCs w:val="18"/>
                              </w:rPr>
                              <w:t>currentDate</w:t>
                            </w:r>
                            <w:proofErr w:type="spellEnd"/>
                            <w:r w:rsidRPr="00E20599">
                              <w:rPr>
                                <w:rFonts w:ascii="Consolas" w:hAnsi="Consolas"/>
                                <w:sz w:val="18"/>
                                <w:szCs w:val="18"/>
                              </w:rPr>
                              <w:t>); }}</w:t>
                            </w:r>
                          </w:p>
                          <w:p w14:paraId="4112F382"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r w:rsidRPr="00E20599">
                              <w:rPr>
                                <w:rFonts w:ascii="Consolas" w:hAnsi="Consolas"/>
                                <w:sz w:val="18"/>
                                <w:szCs w:val="18"/>
                              </w:rPr>
                              <w:t>曜日を取得する関数</w:t>
                            </w:r>
                          </w:p>
                          <w:p w14:paraId="0F14AB34"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function </w:t>
                            </w:r>
                            <w:proofErr w:type="spellStart"/>
                            <w:r w:rsidRPr="00E20599">
                              <w:rPr>
                                <w:rFonts w:ascii="Consolas" w:hAnsi="Consolas"/>
                                <w:sz w:val="18"/>
                                <w:szCs w:val="18"/>
                              </w:rPr>
                              <w:t>getDayOfWeek</w:t>
                            </w:r>
                            <w:proofErr w:type="spellEnd"/>
                            <w:r w:rsidRPr="00E20599">
                              <w:rPr>
                                <w:rFonts w:ascii="Consolas" w:hAnsi="Consolas"/>
                                <w:sz w:val="18"/>
                                <w:szCs w:val="18"/>
                              </w:rPr>
                              <w:t>(</w:t>
                            </w:r>
                            <w:proofErr w:type="spellStart"/>
                            <w:r w:rsidRPr="00E20599">
                              <w:rPr>
                                <w:rFonts w:ascii="Consolas" w:hAnsi="Consolas"/>
                                <w:sz w:val="18"/>
                                <w:szCs w:val="18"/>
                              </w:rPr>
                              <w:t>dayIndex</w:t>
                            </w:r>
                            <w:proofErr w:type="spellEnd"/>
                            <w:r w:rsidRPr="00E20599">
                              <w:rPr>
                                <w:rFonts w:ascii="Consolas" w:hAnsi="Consolas"/>
                                <w:sz w:val="18"/>
                                <w:szCs w:val="18"/>
                              </w:rPr>
                              <w:t>) {</w:t>
                            </w:r>
                          </w:p>
                          <w:p w14:paraId="26F8AFB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const</w:t>
                            </w:r>
                            <w:proofErr w:type="spellEnd"/>
                            <w:r w:rsidRPr="00E20599">
                              <w:rPr>
                                <w:rFonts w:ascii="Consolas" w:hAnsi="Consolas"/>
                                <w:sz w:val="18"/>
                                <w:szCs w:val="18"/>
                              </w:rPr>
                              <w:t xml:space="preserve"> </w:t>
                            </w:r>
                            <w:proofErr w:type="spellStart"/>
                            <w:r w:rsidRPr="00E20599">
                              <w:rPr>
                                <w:rFonts w:ascii="Consolas" w:hAnsi="Consolas"/>
                                <w:sz w:val="18"/>
                                <w:szCs w:val="18"/>
                              </w:rPr>
                              <w:t>daysOfWeek</w:t>
                            </w:r>
                            <w:proofErr w:type="spellEnd"/>
                            <w:r w:rsidRPr="00E20599">
                              <w:rPr>
                                <w:rFonts w:ascii="Consolas" w:hAnsi="Consolas"/>
                                <w:sz w:val="18"/>
                                <w:szCs w:val="18"/>
                              </w:rPr>
                              <w:t xml:space="preserve"> = ["</w:t>
                            </w:r>
                            <w:r w:rsidRPr="00E20599">
                              <w:rPr>
                                <w:rFonts w:ascii="Consolas" w:hAnsi="Consolas"/>
                                <w:sz w:val="18"/>
                                <w:szCs w:val="18"/>
                              </w:rPr>
                              <w:t>日</w:t>
                            </w:r>
                            <w:r w:rsidRPr="00E20599">
                              <w:rPr>
                                <w:rFonts w:ascii="Consolas" w:hAnsi="Consolas"/>
                                <w:sz w:val="18"/>
                                <w:szCs w:val="18"/>
                              </w:rPr>
                              <w:t>", "</w:t>
                            </w:r>
                            <w:r w:rsidRPr="00E20599">
                              <w:rPr>
                                <w:rFonts w:ascii="Consolas" w:hAnsi="Consolas"/>
                                <w:sz w:val="18"/>
                                <w:szCs w:val="18"/>
                              </w:rPr>
                              <w:t>月</w:t>
                            </w:r>
                            <w:r w:rsidRPr="00E20599">
                              <w:rPr>
                                <w:rFonts w:ascii="Consolas" w:hAnsi="Consolas"/>
                                <w:sz w:val="18"/>
                                <w:szCs w:val="18"/>
                              </w:rPr>
                              <w:t>", "</w:t>
                            </w:r>
                            <w:r w:rsidRPr="00E20599">
                              <w:rPr>
                                <w:rFonts w:ascii="Consolas" w:hAnsi="Consolas"/>
                                <w:sz w:val="18"/>
                                <w:szCs w:val="18"/>
                              </w:rPr>
                              <w:t>火</w:t>
                            </w:r>
                            <w:r w:rsidRPr="00E20599">
                              <w:rPr>
                                <w:rFonts w:ascii="Consolas" w:hAnsi="Consolas"/>
                                <w:sz w:val="18"/>
                                <w:szCs w:val="18"/>
                              </w:rPr>
                              <w:t>", "</w:t>
                            </w:r>
                            <w:r w:rsidRPr="00E20599">
                              <w:rPr>
                                <w:rFonts w:ascii="Consolas" w:hAnsi="Consolas"/>
                                <w:sz w:val="18"/>
                                <w:szCs w:val="18"/>
                              </w:rPr>
                              <w:t>水</w:t>
                            </w:r>
                            <w:r w:rsidRPr="00E20599">
                              <w:rPr>
                                <w:rFonts w:ascii="Consolas" w:hAnsi="Consolas"/>
                                <w:sz w:val="18"/>
                                <w:szCs w:val="18"/>
                              </w:rPr>
                              <w:t>", "</w:t>
                            </w:r>
                            <w:r w:rsidRPr="00E20599">
                              <w:rPr>
                                <w:rFonts w:ascii="Consolas" w:hAnsi="Consolas"/>
                                <w:sz w:val="18"/>
                                <w:szCs w:val="18"/>
                              </w:rPr>
                              <w:t>木</w:t>
                            </w:r>
                            <w:r w:rsidRPr="00E20599">
                              <w:rPr>
                                <w:rFonts w:ascii="Consolas" w:hAnsi="Consolas"/>
                                <w:sz w:val="18"/>
                                <w:szCs w:val="18"/>
                              </w:rPr>
                              <w:t>", "</w:t>
                            </w:r>
                            <w:r w:rsidRPr="00E20599">
                              <w:rPr>
                                <w:rFonts w:ascii="Consolas" w:hAnsi="Consolas"/>
                                <w:sz w:val="18"/>
                                <w:szCs w:val="18"/>
                              </w:rPr>
                              <w:t>金</w:t>
                            </w:r>
                            <w:r w:rsidRPr="00E20599">
                              <w:rPr>
                                <w:rFonts w:ascii="Consolas" w:hAnsi="Consolas"/>
                                <w:sz w:val="18"/>
                                <w:szCs w:val="18"/>
                              </w:rPr>
                              <w:t>", "</w:t>
                            </w:r>
                            <w:r w:rsidRPr="00E20599">
                              <w:rPr>
                                <w:rFonts w:ascii="Consolas" w:hAnsi="Consolas"/>
                                <w:sz w:val="18"/>
                                <w:szCs w:val="18"/>
                              </w:rPr>
                              <w:t>土</w:t>
                            </w:r>
                            <w:r w:rsidRPr="00E20599">
                              <w:rPr>
                                <w:rFonts w:ascii="Consolas" w:hAnsi="Consolas"/>
                                <w:sz w:val="18"/>
                                <w:szCs w:val="18"/>
                              </w:rPr>
                              <w:t>"];</w:t>
                            </w:r>
                          </w:p>
                          <w:p w14:paraId="2D7A3123"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return </w:t>
                            </w:r>
                            <w:proofErr w:type="spellStart"/>
                            <w:r w:rsidRPr="00E20599">
                              <w:rPr>
                                <w:rFonts w:ascii="Consolas" w:hAnsi="Consolas"/>
                                <w:sz w:val="18"/>
                                <w:szCs w:val="18"/>
                              </w:rPr>
                              <w:t>daysOfWeek</w:t>
                            </w:r>
                            <w:proofErr w:type="spellEnd"/>
                            <w:r w:rsidRPr="00E20599">
                              <w:rPr>
                                <w:rFonts w:ascii="Consolas" w:hAnsi="Consolas"/>
                                <w:sz w:val="18"/>
                                <w:szCs w:val="18"/>
                              </w:rPr>
                              <w:t>[</w:t>
                            </w:r>
                            <w:proofErr w:type="spellStart"/>
                            <w:r w:rsidRPr="00E20599">
                              <w:rPr>
                                <w:rFonts w:ascii="Consolas" w:hAnsi="Consolas"/>
                                <w:sz w:val="18"/>
                                <w:szCs w:val="18"/>
                              </w:rPr>
                              <w:t>dayIndex</w:t>
                            </w:r>
                            <w:proofErr w:type="spellEnd"/>
                            <w:r w:rsidRPr="00E20599">
                              <w:rPr>
                                <w:rFonts w:ascii="Consolas" w:hAnsi="Consolas"/>
                                <w:sz w:val="18"/>
                                <w:szCs w:val="18"/>
                              </w:rPr>
                              <w:t>]; }</w:t>
                            </w:r>
                          </w:p>
                          <w:p w14:paraId="43BBD8E4" w14:textId="77777777" w:rsidR="001D6546" w:rsidRDefault="001D6546" w:rsidP="001D6546">
                            <w:pPr>
                              <w:spacing w:line="240" w:lineRule="auto"/>
                              <w:ind w:firstLine="158"/>
                              <w:rPr>
                                <w:sz w:val="18"/>
                                <w:szCs w:val="18"/>
                              </w:rPr>
                            </w:pPr>
                          </w:p>
                          <w:p w14:paraId="187C801E" w14:textId="77777777" w:rsidR="001D6546" w:rsidRDefault="001D6546" w:rsidP="001D6546">
                            <w:pPr>
                              <w:spacing w:line="240" w:lineRule="auto"/>
                              <w:ind w:firstLine="158"/>
                              <w:rPr>
                                <w:sz w:val="18"/>
                                <w:szCs w:val="18"/>
                              </w:rPr>
                            </w:pPr>
                          </w:p>
                          <w:p w14:paraId="7B4BB7D7" w14:textId="77777777" w:rsidR="001D6546" w:rsidRDefault="001D6546" w:rsidP="001D6546">
                            <w:pPr>
                              <w:spacing w:line="240" w:lineRule="auto"/>
                              <w:ind w:firstLine="158"/>
                              <w:rPr>
                                <w:sz w:val="18"/>
                                <w:szCs w:val="18"/>
                              </w:rPr>
                            </w:pPr>
                          </w:p>
                          <w:p w14:paraId="22D8B51C" w14:textId="77777777" w:rsidR="001D6546" w:rsidRDefault="001D6546" w:rsidP="001D6546">
                            <w:pPr>
                              <w:spacing w:line="240" w:lineRule="auto"/>
                              <w:ind w:firstLine="158"/>
                              <w:rPr>
                                <w:sz w:val="18"/>
                                <w:szCs w:val="18"/>
                              </w:rPr>
                            </w:pPr>
                          </w:p>
                          <w:p w14:paraId="6EA8AC57" w14:textId="77777777" w:rsidR="001D6546" w:rsidRPr="007B10A4" w:rsidRDefault="001D6546" w:rsidP="001D6546">
                            <w:pPr>
                              <w:spacing w:line="240" w:lineRule="auto"/>
                              <w:ind w:firstLine="158"/>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77421" id="テキスト ボックス 1045" o:spid="_x0000_s1045" type="#_x0000_t202" style="position:absolute;left:0;text-align:left;margin-left:0;margin-top:31.3pt;width:470.75pt;height:404.3pt;z-index:251937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" filled="f" strokeweight="1.5pt">
                <v:textbox>
                  <w:txbxContent>
                    <w:p w14:paraId="2C10F007"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r w:rsidRPr="00E20599">
                        <w:rPr>
                          <w:rFonts w:ascii="Consolas" w:hAnsi="Consolas"/>
                          <w:sz w:val="18"/>
                          <w:szCs w:val="18"/>
                        </w:rPr>
                        <w:t>日付を表示形式にフォーマットする関数</w:t>
                      </w:r>
                    </w:p>
                    <w:p w14:paraId="20D5090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function formatDate(date) {</w:t>
                      </w:r>
                    </w:p>
                    <w:p w14:paraId="27C8D64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const formattedDate = `${date.getMonth() + 1}</w:t>
                      </w:r>
                      <w:r w:rsidRPr="00E20599">
                        <w:rPr>
                          <w:rFonts w:ascii="Consolas" w:hAnsi="Consolas"/>
                          <w:sz w:val="18"/>
                          <w:szCs w:val="18"/>
                        </w:rPr>
                        <w:t>月</w:t>
                      </w:r>
                      <w:r w:rsidRPr="00E20599">
                        <w:rPr>
                          <w:rFonts w:ascii="Consolas" w:hAnsi="Consolas"/>
                          <w:sz w:val="18"/>
                          <w:szCs w:val="18"/>
                        </w:rPr>
                        <w:t>${date.getDate()}</w:t>
                      </w:r>
                      <w:r w:rsidRPr="00E20599">
                        <w:rPr>
                          <w:rFonts w:ascii="Consolas" w:hAnsi="Consolas"/>
                          <w:sz w:val="18"/>
                          <w:szCs w:val="18"/>
                        </w:rPr>
                        <w:t>日（</w:t>
                      </w:r>
                      <w:r w:rsidRPr="00E20599">
                        <w:rPr>
                          <w:rFonts w:ascii="Consolas" w:hAnsi="Consolas"/>
                          <w:sz w:val="18"/>
                          <w:szCs w:val="18"/>
                        </w:rPr>
                        <w:t>${getDayOfWeek(date.getDay())})`;</w:t>
                      </w:r>
                    </w:p>
                    <w:p w14:paraId="5ED1D948"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return formattedDate;  }</w:t>
                      </w:r>
                    </w:p>
                    <w:p w14:paraId="3389776C" w14:textId="77777777" w:rsidR="001D6546" w:rsidRPr="00E20599" w:rsidRDefault="001D6546" w:rsidP="001D6546">
                      <w:pPr>
                        <w:spacing w:line="240" w:lineRule="auto"/>
                        <w:ind w:firstLine="158"/>
                        <w:rPr>
                          <w:rFonts w:ascii="Consolas" w:hAnsi="Consolas"/>
                          <w:sz w:val="18"/>
                          <w:szCs w:val="18"/>
                        </w:rPr>
                      </w:pPr>
                    </w:p>
                    <w:p w14:paraId="3BB74306"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r w:rsidRPr="00E20599">
                        <w:rPr>
                          <w:rFonts w:ascii="Consolas" w:hAnsi="Consolas"/>
                          <w:sz w:val="18"/>
                          <w:szCs w:val="18"/>
                        </w:rPr>
                        <w:t>月曜から金曜までの日付を表示</w:t>
                      </w:r>
                    </w:p>
                    <w:p w14:paraId="00932064"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function updateWeek() {</w:t>
                      </w:r>
                    </w:p>
                    <w:p w14:paraId="274E3C53"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const { startOfWeek, endOfWeek } = getWeekStartEndDates(currentWeek);</w:t>
                      </w:r>
                    </w:p>
                    <w:p w14:paraId="7F6D0521"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 </w:t>
                      </w:r>
                      <w:r w:rsidRPr="00E20599">
                        <w:rPr>
                          <w:rFonts w:ascii="Consolas" w:hAnsi="Consolas"/>
                          <w:sz w:val="18"/>
                          <w:szCs w:val="18"/>
                        </w:rPr>
                        <w:t>年を表示</w:t>
                      </w:r>
                    </w:p>
                    <w:p w14:paraId="146ACB8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const yearElement = document.getElementById('year');</w:t>
                      </w:r>
                    </w:p>
                    <w:p w14:paraId="600F822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yearElement.textContent = startOfWeek.getFullYear();  // </w:t>
                      </w:r>
                      <w:r w:rsidRPr="00E20599">
                        <w:rPr>
                          <w:rFonts w:ascii="Consolas" w:hAnsi="Consolas"/>
                          <w:sz w:val="18"/>
                          <w:szCs w:val="18"/>
                        </w:rPr>
                        <w:t>年を表示</w:t>
                      </w:r>
                    </w:p>
                    <w:p w14:paraId="4E0169F6"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 </w:t>
                      </w:r>
                      <w:r w:rsidRPr="00E20599">
                        <w:rPr>
                          <w:rFonts w:ascii="Consolas" w:hAnsi="Consolas"/>
                          <w:sz w:val="18"/>
                          <w:szCs w:val="18"/>
                        </w:rPr>
                        <w:t>各日付セルに日付を挿入</w:t>
                      </w:r>
                    </w:p>
                    <w:p w14:paraId="274AE101"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for (let i = 0; i &lt;= 4; i++) {</w:t>
                      </w:r>
                    </w:p>
                    <w:p w14:paraId="7EA6A6A5"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const dayElement = document.getElementById(`day${i}`);</w:t>
                      </w:r>
                    </w:p>
                    <w:p w14:paraId="5A540C7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const currentDate = new Date(startOfWeek);</w:t>
                      </w:r>
                    </w:p>
                    <w:p w14:paraId="656FFDAF"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currentDate.setDate(startOfWeek.getDate() + i);</w:t>
                      </w:r>
                    </w:p>
                    <w:p w14:paraId="14642075"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 </w:t>
                      </w:r>
                      <w:r w:rsidRPr="00E20599">
                        <w:rPr>
                          <w:rFonts w:ascii="Consolas" w:hAnsi="Consolas"/>
                          <w:sz w:val="18"/>
                          <w:szCs w:val="18"/>
                        </w:rPr>
                        <w:t>月曜から金曜日までの日付を表示</w:t>
                      </w:r>
                    </w:p>
                    <w:p w14:paraId="603DE1F9"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dayElement.textContent = formatDate(currentDate); }}</w:t>
                      </w:r>
                    </w:p>
                    <w:p w14:paraId="4112F382"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r w:rsidRPr="00E20599">
                        <w:rPr>
                          <w:rFonts w:ascii="Consolas" w:hAnsi="Consolas"/>
                          <w:sz w:val="18"/>
                          <w:szCs w:val="18"/>
                        </w:rPr>
                        <w:t>曜日を取得する関数</w:t>
                      </w:r>
                    </w:p>
                    <w:p w14:paraId="0F14AB34"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function getDayOfWeek(dayIndex) {</w:t>
                      </w:r>
                    </w:p>
                    <w:p w14:paraId="26F8AFB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const daysOfWeek = ["</w:t>
                      </w:r>
                      <w:r w:rsidRPr="00E20599">
                        <w:rPr>
                          <w:rFonts w:ascii="Consolas" w:hAnsi="Consolas"/>
                          <w:sz w:val="18"/>
                          <w:szCs w:val="18"/>
                        </w:rPr>
                        <w:t>日</w:t>
                      </w:r>
                      <w:r w:rsidRPr="00E20599">
                        <w:rPr>
                          <w:rFonts w:ascii="Consolas" w:hAnsi="Consolas"/>
                          <w:sz w:val="18"/>
                          <w:szCs w:val="18"/>
                        </w:rPr>
                        <w:t>", "</w:t>
                      </w:r>
                      <w:r w:rsidRPr="00E20599">
                        <w:rPr>
                          <w:rFonts w:ascii="Consolas" w:hAnsi="Consolas"/>
                          <w:sz w:val="18"/>
                          <w:szCs w:val="18"/>
                        </w:rPr>
                        <w:t>月</w:t>
                      </w:r>
                      <w:r w:rsidRPr="00E20599">
                        <w:rPr>
                          <w:rFonts w:ascii="Consolas" w:hAnsi="Consolas"/>
                          <w:sz w:val="18"/>
                          <w:szCs w:val="18"/>
                        </w:rPr>
                        <w:t>", "</w:t>
                      </w:r>
                      <w:r w:rsidRPr="00E20599">
                        <w:rPr>
                          <w:rFonts w:ascii="Consolas" w:hAnsi="Consolas"/>
                          <w:sz w:val="18"/>
                          <w:szCs w:val="18"/>
                        </w:rPr>
                        <w:t>火</w:t>
                      </w:r>
                      <w:r w:rsidRPr="00E20599">
                        <w:rPr>
                          <w:rFonts w:ascii="Consolas" w:hAnsi="Consolas"/>
                          <w:sz w:val="18"/>
                          <w:szCs w:val="18"/>
                        </w:rPr>
                        <w:t>", "</w:t>
                      </w:r>
                      <w:r w:rsidRPr="00E20599">
                        <w:rPr>
                          <w:rFonts w:ascii="Consolas" w:hAnsi="Consolas"/>
                          <w:sz w:val="18"/>
                          <w:szCs w:val="18"/>
                        </w:rPr>
                        <w:t>水</w:t>
                      </w:r>
                      <w:r w:rsidRPr="00E20599">
                        <w:rPr>
                          <w:rFonts w:ascii="Consolas" w:hAnsi="Consolas"/>
                          <w:sz w:val="18"/>
                          <w:szCs w:val="18"/>
                        </w:rPr>
                        <w:t>", "</w:t>
                      </w:r>
                      <w:r w:rsidRPr="00E20599">
                        <w:rPr>
                          <w:rFonts w:ascii="Consolas" w:hAnsi="Consolas"/>
                          <w:sz w:val="18"/>
                          <w:szCs w:val="18"/>
                        </w:rPr>
                        <w:t>木</w:t>
                      </w:r>
                      <w:r w:rsidRPr="00E20599">
                        <w:rPr>
                          <w:rFonts w:ascii="Consolas" w:hAnsi="Consolas"/>
                          <w:sz w:val="18"/>
                          <w:szCs w:val="18"/>
                        </w:rPr>
                        <w:t>", "</w:t>
                      </w:r>
                      <w:r w:rsidRPr="00E20599">
                        <w:rPr>
                          <w:rFonts w:ascii="Consolas" w:hAnsi="Consolas"/>
                          <w:sz w:val="18"/>
                          <w:szCs w:val="18"/>
                        </w:rPr>
                        <w:t>金</w:t>
                      </w:r>
                      <w:r w:rsidRPr="00E20599">
                        <w:rPr>
                          <w:rFonts w:ascii="Consolas" w:hAnsi="Consolas"/>
                          <w:sz w:val="18"/>
                          <w:szCs w:val="18"/>
                        </w:rPr>
                        <w:t>", "</w:t>
                      </w:r>
                      <w:r w:rsidRPr="00E20599">
                        <w:rPr>
                          <w:rFonts w:ascii="Consolas" w:hAnsi="Consolas"/>
                          <w:sz w:val="18"/>
                          <w:szCs w:val="18"/>
                        </w:rPr>
                        <w:t>土</w:t>
                      </w:r>
                      <w:r w:rsidRPr="00E20599">
                        <w:rPr>
                          <w:rFonts w:ascii="Consolas" w:hAnsi="Consolas"/>
                          <w:sz w:val="18"/>
                          <w:szCs w:val="18"/>
                        </w:rPr>
                        <w:t>"];</w:t>
                      </w:r>
                    </w:p>
                    <w:p w14:paraId="2D7A3123"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return daysOfWeek[dayIndex]; }</w:t>
                      </w:r>
                    </w:p>
                    <w:p w14:paraId="43BBD8E4" w14:textId="77777777" w:rsidR="001D6546" w:rsidRDefault="001D6546" w:rsidP="001D6546">
                      <w:pPr>
                        <w:spacing w:line="240" w:lineRule="auto"/>
                        <w:ind w:firstLine="158"/>
                        <w:rPr>
                          <w:sz w:val="18"/>
                          <w:szCs w:val="18"/>
                        </w:rPr>
                      </w:pPr>
                    </w:p>
                    <w:p w14:paraId="187C801E" w14:textId="77777777" w:rsidR="001D6546" w:rsidRDefault="001D6546" w:rsidP="001D6546">
                      <w:pPr>
                        <w:spacing w:line="240" w:lineRule="auto"/>
                        <w:ind w:firstLine="158"/>
                        <w:rPr>
                          <w:sz w:val="18"/>
                          <w:szCs w:val="18"/>
                        </w:rPr>
                      </w:pPr>
                    </w:p>
                    <w:p w14:paraId="7B4BB7D7" w14:textId="77777777" w:rsidR="001D6546" w:rsidRDefault="001D6546" w:rsidP="001D6546">
                      <w:pPr>
                        <w:spacing w:line="240" w:lineRule="auto"/>
                        <w:ind w:firstLine="158"/>
                        <w:rPr>
                          <w:sz w:val="18"/>
                          <w:szCs w:val="18"/>
                        </w:rPr>
                      </w:pPr>
                    </w:p>
                    <w:p w14:paraId="22D8B51C" w14:textId="77777777" w:rsidR="001D6546" w:rsidRDefault="001D6546" w:rsidP="001D6546">
                      <w:pPr>
                        <w:spacing w:line="240" w:lineRule="auto"/>
                        <w:ind w:firstLine="158"/>
                        <w:rPr>
                          <w:sz w:val="18"/>
                          <w:szCs w:val="18"/>
                        </w:rPr>
                      </w:pPr>
                    </w:p>
                    <w:p w14:paraId="6EA8AC57" w14:textId="77777777" w:rsidR="001D6546" w:rsidRPr="007B10A4" w:rsidRDefault="001D6546" w:rsidP="001D6546">
                      <w:pPr>
                        <w:spacing w:line="240" w:lineRule="auto"/>
                        <w:ind w:firstLine="158"/>
                        <w:rPr>
                          <w:sz w:val="18"/>
                          <w:szCs w:val="18"/>
                        </w:rPr>
                      </w:pPr>
                    </w:p>
                  </w:txbxContent>
                </v:textbox>
                <w10:wrap anchorx="margin"/>
              </v:shape>
            </w:pict>
          </mc:Fallback>
        </mc:AlternateContent>
      </w:r>
      <w:r>
        <w:rPr>
          <w:rFonts w:hint="eastAsia"/>
        </w:rPr>
        <w:t>リスト4</w:t>
      </w:r>
      <w:r>
        <w:t xml:space="preserve">.2.4 </w:t>
      </w:r>
      <w:r w:rsidRPr="00A328FB">
        <w:rPr>
          <w:rFonts w:hint="eastAsia"/>
        </w:rPr>
        <w:t xml:space="preserve"> </w:t>
      </w:r>
      <w:proofErr w:type="spellStart"/>
      <w:r>
        <w:rPr>
          <w:rFonts w:hint="eastAsia"/>
        </w:rPr>
        <w:t>f</w:t>
      </w:r>
      <w:r>
        <w:t>ormatDate</w:t>
      </w:r>
      <w:proofErr w:type="spellEnd"/>
      <w:r>
        <w:t>(date)</w:t>
      </w:r>
      <w:r>
        <w:rPr>
          <w:rFonts w:hint="eastAsia"/>
        </w:rPr>
        <w:t>・</w:t>
      </w:r>
      <w:proofErr w:type="spellStart"/>
      <w:r>
        <w:t>updateWeek</w:t>
      </w:r>
      <w:proofErr w:type="spellEnd"/>
      <w:r>
        <w:t>()</w:t>
      </w:r>
      <w:r>
        <w:rPr>
          <w:rFonts w:hint="eastAsia"/>
        </w:rPr>
        <w:t>・</w:t>
      </w:r>
      <w:proofErr w:type="spellStart"/>
      <w:r>
        <w:rPr>
          <w:rFonts w:hint="eastAsia"/>
        </w:rPr>
        <w:t>g</w:t>
      </w:r>
      <w:r>
        <w:t>etDayOfWeek</w:t>
      </w:r>
      <w:proofErr w:type="spellEnd"/>
      <w:r>
        <w:t>(</w:t>
      </w:r>
      <w:proofErr w:type="spellStart"/>
      <w:r>
        <w:t>dayIndex</w:t>
      </w:r>
      <w:proofErr w:type="spellEnd"/>
      <w:r>
        <w:t>)</w:t>
      </w:r>
      <w:r>
        <w:rPr>
          <w:rFonts w:hint="eastAsia"/>
        </w:rPr>
        <w:t>関数．</w:t>
      </w:r>
    </w:p>
    <w:p w14:paraId="0C09630E" w14:textId="77777777" w:rsidR="001D6546" w:rsidRDefault="001D6546" w:rsidP="001D6546">
      <w:pPr>
        <w:ind w:firstLineChars="0" w:firstLine="0"/>
      </w:pPr>
    </w:p>
    <w:p w14:paraId="5F29BBFE" w14:textId="77777777" w:rsidR="001D6546" w:rsidRDefault="001D6546" w:rsidP="001D6546">
      <w:pPr>
        <w:ind w:firstLineChars="0" w:firstLine="0"/>
      </w:pPr>
    </w:p>
    <w:p w14:paraId="5F1DEA0B" w14:textId="77777777" w:rsidR="001D6546" w:rsidRDefault="001D6546" w:rsidP="001D6546">
      <w:pPr>
        <w:ind w:firstLineChars="0" w:firstLine="0"/>
      </w:pPr>
    </w:p>
    <w:p w14:paraId="19A8A1FB" w14:textId="77777777" w:rsidR="001D6546" w:rsidRDefault="001D6546" w:rsidP="001D6546">
      <w:pPr>
        <w:ind w:firstLineChars="0" w:firstLine="0"/>
      </w:pPr>
    </w:p>
    <w:p w14:paraId="755AE8EE" w14:textId="77777777" w:rsidR="001D6546" w:rsidRDefault="001D6546" w:rsidP="001D6546">
      <w:pPr>
        <w:ind w:firstLineChars="0" w:firstLine="0"/>
      </w:pPr>
    </w:p>
    <w:p w14:paraId="3BA6EEFE" w14:textId="77777777" w:rsidR="001D6546" w:rsidRDefault="001D6546" w:rsidP="001D6546">
      <w:pPr>
        <w:ind w:firstLineChars="0" w:firstLine="0"/>
      </w:pPr>
    </w:p>
    <w:p w14:paraId="0E2B5BEB" w14:textId="77777777" w:rsidR="001D6546" w:rsidRDefault="001D6546" w:rsidP="001D6546">
      <w:pPr>
        <w:ind w:firstLineChars="0" w:firstLine="0"/>
      </w:pPr>
    </w:p>
    <w:p w14:paraId="30721173" w14:textId="77777777" w:rsidR="001D6546" w:rsidRDefault="001D6546" w:rsidP="001D6546">
      <w:pPr>
        <w:ind w:firstLineChars="0" w:firstLine="0"/>
      </w:pPr>
    </w:p>
    <w:p w14:paraId="231442C5" w14:textId="77777777" w:rsidR="001D6546" w:rsidRDefault="001D6546" w:rsidP="001D6546">
      <w:pPr>
        <w:ind w:firstLineChars="0" w:firstLine="0"/>
      </w:pPr>
    </w:p>
    <w:p w14:paraId="5B5238CF" w14:textId="77777777" w:rsidR="001D6546" w:rsidRDefault="001D6546" w:rsidP="001D6546">
      <w:pPr>
        <w:ind w:firstLineChars="0" w:firstLine="0"/>
      </w:pPr>
    </w:p>
    <w:p w14:paraId="7C5A54B5" w14:textId="77777777" w:rsidR="001D6546" w:rsidRDefault="001D6546" w:rsidP="001D6546">
      <w:pPr>
        <w:ind w:firstLineChars="0" w:firstLine="0"/>
      </w:pPr>
    </w:p>
    <w:p w14:paraId="30709918" w14:textId="77777777" w:rsidR="001D6546" w:rsidRDefault="001D6546" w:rsidP="001D6546">
      <w:pPr>
        <w:ind w:firstLineChars="0" w:firstLine="0"/>
      </w:pPr>
    </w:p>
    <w:p w14:paraId="6AADF293" w14:textId="77777777" w:rsidR="001D6546" w:rsidRDefault="001D6546" w:rsidP="001D6546">
      <w:pPr>
        <w:ind w:firstLineChars="0" w:firstLine="0"/>
      </w:pPr>
    </w:p>
    <w:p w14:paraId="2E3FEED5" w14:textId="77777777" w:rsidR="001D6546" w:rsidRDefault="001D6546" w:rsidP="001D6546">
      <w:pPr>
        <w:ind w:firstLineChars="0" w:firstLine="0"/>
      </w:pPr>
    </w:p>
    <w:p w14:paraId="65BA3DC3" w14:textId="77777777" w:rsidR="001D6546" w:rsidRPr="00882C6C" w:rsidRDefault="001D6546" w:rsidP="001D6546">
      <w:pPr>
        <w:ind w:firstLineChars="0" w:firstLine="0"/>
        <w:jc w:val="left"/>
        <w:rPr>
          <w:sz w:val="22"/>
          <w:szCs w:val="22"/>
        </w:rPr>
      </w:pPr>
    </w:p>
    <w:p w14:paraId="34E0609F" w14:textId="77777777" w:rsidR="001D6546" w:rsidRDefault="001D6546" w:rsidP="001D6546">
      <w:pPr>
        <w:ind w:firstLineChars="0" w:firstLine="0"/>
      </w:pPr>
      <w:r>
        <w:rPr>
          <w:rFonts w:hint="eastAsia"/>
        </w:rPr>
        <w:t>・</w:t>
      </w:r>
      <w:proofErr w:type="spellStart"/>
      <w:r>
        <w:rPr>
          <w:rFonts w:hint="eastAsia"/>
        </w:rPr>
        <w:t>f</w:t>
      </w:r>
      <w:r>
        <w:t>ormatDate</w:t>
      </w:r>
      <w:proofErr w:type="spellEnd"/>
      <w:r>
        <w:t>(date)</w:t>
      </w:r>
      <w:r>
        <w:rPr>
          <w:rFonts w:hint="eastAsia"/>
        </w:rPr>
        <w:t>・</w:t>
      </w:r>
      <w:proofErr w:type="spellStart"/>
      <w:r>
        <w:t>updateWeek</w:t>
      </w:r>
      <w:proofErr w:type="spellEnd"/>
      <w:r>
        <w:t>()</w:t>
      </w:r>
      <w:r>
        <w:rPr>
          <w:rFonts w:hint="eastAsia"/>
        </w:rPr>
        <w:t>・</w:t>
      </w:r>
      <w:proofErr w:type="spellStart"/>
      <w:r>
        <w:rPr>
          <w:rFonts w:hint="eastAsia"/>
        </w:rPr>
        <w:t>g</w:t>
      </w:r>
      <w:r>
        <w:t>etDayOfWeek</w:t>
      </w:r>
      <w:proofErr w:type="spellEnd"/>
      <w:r>
        <w:t>(</w:t>
      </w:r>
      <w:proofErr w:type="spellStart"/>
      <w:r>
        <w:t>dayIndex</w:t>
      </w:r>
      <w:proofErr w:type="spellEnd"/>
      <w:r>
        <w:t>)</w:t>
      </w:r>
      <w:r>
        <w:rPr>
          <w:rFonts w:hint="eastAsia"/>
        </w:rPr>
        <w:t>関数で日付をセルに表示する．</w:t>
      </w:r>
    </w:p>
    <w:p w14:paraId="2C365F62" w14:textId="34E23BDE" w:rsidR="00745DD7" w:rsidRDefault="00745DD7" w:rsidP="00745DD7">
      <w:pPr>
        <w:ind w:firstLineChars="0" w:firstLine="0"/>
        <w:jc w:val="left"/>
        <w:rPr>
          <w:u w:val="single"/>
        </w:rPr>
      </w:pPr>
    </w:p>
    <w:p w14:paraId="661F73B6" w14:textId="16E27354" w:rsidR="001D6546" w:rsidRDefault="001D6546" w:rsidP="00745DD7">
      <w:pPr>
        <w:ind w:firstLineChars="0" w:firstLine="0"/>
        <w:jc w:val="left"/>
        <w:rPr>
          <w:u w:val="single"/>
        </w:rPr>
      </w:pPr>
    </w:p>
    <w:p w14:paraId="086F127E" w14:textId="33EFD60F" w:rsidR="001D6546" w:rsidRDefault="001D6546" w:rsidP="00745DD7">
      <w:pPr>
        <w:ind w:firstLineChars="0" w:firstLine="0"/>
        <w:jc w:val="left"/>
        <w:rPr>
          <w:u w:val="single"/>
        </w:rPr>
      </w:pPr>
    </w:p>
    <w:p w14:paraId="12F3C54F" w14:textId="2C35933B" w:rsidR="001D6546" w:rsidRDefault="001D6546" w:rsidP="00745DD7">
      <w:pPr>
        <w:ind w:firstLineChars="0" w:firstLine="0"/>
        <w:jc w:val="left"/>
        <w:rPr>
          <w:u w:val="single"/>
        </w:rPr>
      </w:pPr>
    </w:p>
    <w:p w14:paraId="1E5E0E9C" w14:textId="1DB6F891" w:rsidR="001D6546" w:rsidRDefault="001D6546" w:rsidP="00745DD7">
      <w:pPr>
        <w:ind w:firstLineChars="0" w:firstLine="0"/>
        <w:jc w:val="left"/>
        <w:rPr>
          <w:u w:val="single"/>
        </w:rPr>
      </w:pPr>
    </w:p>
    <w:p w14:paraId="0F6A8D20" w14:textId="78351BA3" w:rsidR="001D6546" w:rsidRDefault="001D6546" w:rsidP="00745DD7">
      <w:pPr>
        <w:ind w:firstLineChars="0" w:firstLine="0"/>
        <w:jc w:val="left"/>
        <w:rPr>
          <w:u w:val="single"/>
        </w:rPr>
      </w:pPr>
    </w:p>
    <w:p w14:paraId="35C2EDB8" w14:textId="77777777" w:rsidR="001D6546" w:rsidRDefault="001D6546" w:rsidP="001D6546">
      <w:pPr>
        <w:ind w:left="376" w:hangingChars="200" w:hanging="376"/>
        <w:jc w:val="left"/>
        <w:rPr>
          <w:rFonts w:ascii="Segoe UI" w:hAnsi="Segoe UI" w:cs="Segoe UI"/>
          <w:color w:val="0D0D0D"/>
          <w:shd w:val="clear" w:color="auto" w:fill="FFFFFF"/>
        </w:rPr>
      </w:pPr>
      <w:r>
        <w:rPr>
          <w:rFonts w:ascii="Segoe UI" w:hAnsi="Segoe UI" w:cs="Segoe UI" w:hint="eastAsia"/>
          <w:noProof/>
          <w:color w:val="0D0D0D"/>
        </w:rPr>
        <w:lastRenderedPageBreak/>
        <mc:AlternateContent>
          <mc:Choice Requires="wps">
            <w:drawing>
              <wp:anchor distT="0" distB="0" distL="114300" distR="114300" simplePos="0" relativeHeight="251941888" behindDoc="0" locked="0" layoutInCell="1" allowOverlap="1" wp14:anchorId="4CC28FB4" wp14:editId="5F0FC4F4">
                <wp:simplePos x="0" y="0"/>
                <wp:positionH relativeFrom="margin">
                  <wp:posOffset>1199515</wp:posOffset>
                </wp:positionH>
                <wp:positionV relativeFrom="paragraph">
                  <wp:posOffset>-188632</wp:posOffset>
                </wp:positionV>
                <wp:extent cx="3084830" cy="974544"/>
                <wp:effectExtent l="0" t="0" r="0" b="0"/>
                <wp:wrapNone/>
                <wp:docPr id="1046" name="テキスト ボックス 1046"/>
                <wp:cNvGraphicFramePr/>
                <a:graphic xmlns:a="http://schemas.openxmlformats.org/drawingml/2006/main">
                  <a:graphicData uri="http://schemas.microsoft.com/office/word/2010/wordprocessingShape">
                    <wps:wsp>
                      <wps:cNvSpPr txBox="1"/>
                      <wps:spPr>
                        <a:xfrm>
                          <a:off x="0" y="0"/>
                          <a:ext cx="3084830" cy="974544"/>
                        </a:xfrm>
                        <a:prstGeom prst="rect">
                          <a:avLst/>
                        </a:prstGeom>
                        <a:noFill/>
                        <a:ln w="6350">
                          <a:noFill/>
                        </a:ln>
                      </wps:spPr>
                      <wps:txbx>
                        <w:txbxContent>
                          <w:p w14:paraId="56E6E513" w14:textId="77777777" w:rsidR="001D6546" w:rsidRPr="00FF501B" w:rsidRDefault="001D6546" w:rsidP="001D6546">
                            <w:pPr>
                              <w:pStyle w:val="a7"/>
                              <w:numPr>
                                <w:ilvl w:val="0"/>
                                <w:numId w:val="36"/>
                              </w:numPr>
                              <w:spacing w:before="360"/>
                              <w:ind w:leftChars="0" w:firstLineChars="0"/>
                              <w:rPr>
                                <w:b/>
                                <w:sz w:val="48"/>
                              </w:rPr>
                            </w:pPr>
                            <w:r>
                              <w:rPr>
                                <w:rFonts w:hint="eastAsia"/>
                                <w:b/>
                                <w:sz w:val="48"/>
                              </w:rPr>
                              <w:t xml:space="preserve">      </w:t>
                            </w:r>
                            <w:r w:rsidRPr="00FF501B">
                              <w:rPr>
                                <w:rFonts w:hint="eastAsia"/>
                                <w:b/>
                                <w:sz w:val="48"/>
                              </w:rPr>
                              <w:t>②</w:t>
                            </w:r>
                            <w:r>
                              <w:rPr>
                                <w:rFonts w:hint="eastAsia"/>
                                <w:b/>
                                <w:sz w:val="48"/>
                              </w:rPr>
                              <w:t xml:space="preserve">     </w:t>
                            </w:r>
                            <w:r w:rsidRPr="00FF501B">
                              <w:rPr>
                                <w:b/>
                                <w:sz w:val="48"/>
                              </w:rPr>
                              <w:t xml:space="preserve">③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28FB4" id="テキスト ボックス 1046" o:spid="_x0000_s1046" type="#_x0000_t202" style="position:absolute;left:0;text-align:left;margin-left:94.45pt;margin-top:-14.85pt;width:242.9pt;height:76.75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" filled="f" stroked="f" strokeweight=".5pt">
                <v:textbox>
                  <w:txbxContent>
                    <w:p w14:paraId="56E6E513" w14:textId="77777777" w:rsidR="001D6546" w:rsidRPr="00FF501B" w:rsidRDefault="001D6546" w:rsidP="001D6546">
                      <w:pPr>
                        <w:pStyle w:val="a7"/>
                        <w:numPr>
                          <w:ilvl w:val="0"/>
                          <w:numId w:val="36"/>
                        </w:numPr>
                        <w:spacing w:before="360"/>
                        <w:ind w:leftChars="0" w:firstLineChars="0"/>
                        <w:rPr>
                          <w:b/>
                          <w:sz w:val="48"/>
                        </w:rPr>
                      </w:pPr>
                      <w:r>
                        <w:rPr>
                          <w:rFonts w:hint="eastAsia"/>
                          <w:b/>
                          <w:sz w:val="48"/>
                        </w:rPr>
                        <w:t xml:space="preserve">      </w:t>
                      </w:r>
                      <w:r w:rsidRPr="00FF501B">
                        <w:rPr>
                          <w:rFonts w:hint="eastAsia"/>
                          <w:b/>
                          <w:sz w:val="48"/>
                        </w:rPr>
                        <w:t>②</w:t>
                      </w:r>
                      <w:r>
                        <w:rPr>
                          <w:rFonts w:hint="eastAsia"/>
                          <w:b/>
                          <w:sz w:val="48"/>
                        </w:rPr>
                        <w:t xml:space="preserve">     </w:t>
                      </w:r>
                      <w:r w:rsidRPr="00FF501B">
                        <w:rPr>
                          <w:b/>
                          <w:sz w:val="48"/>
                        </w:rPr>
                        <w:t xml:space="preserve">③　</w:t>
                      </w:r>
                    </w:p>
                  </w:txbxContent>
                </v:textbox>
                <w10:wrap anchorx="margin"/>
              </v:shape>
            </w:pict>
          </mc:Fallback>
        </mc:AlternateContent>
      </w:r>
      <w:r>
        <w:rPr>
          <w:rFonts w:ascii="Segoe UI" w:hAnsi="Segoe UI" w:cs="Segoe UI" w:hint="eastAsia"/>
          <w:color w:val="0D0D0D"/>
          <w:shd w:val="clear" w:color="auto" w:fill="FFFFFF"/>
        </w:rPr>
        <w:t>・「前の週」「今の週に戻る」「次の週」ボタンで表示する日付を週ごとで切り替える．</w:t>
      </w:r>
    </w:p>
    <w:p w14:paraId="12266AF0" w14:textId="77777777" w:rsidR="001D6546" w:rsidRDefault="001D6546" w:rsidP="001D6546">
      <w:pPr>
        <w:ind w:left="368" w:hangingChars="200" w:hanging="368"/>
        <w:jc w:val="left"/>
        <w:rPr>
          <w:rFonts w:ascii="Segoe UI" w:hAnsi="Segoe UI" w:cs="Segoe UI"/>
          <w:color w:val="0D0D0D"/>
          <w:shd w:val="clear" w:color="auto" w:fill="FFFFFF"/>
        </w:rPr>
      </w:pPr>
      <w:r w:rsidRPr="007D2EBB">
        <w:rPr>
          <w:b/>
          <w:noProof/>
        </w:rPr>
        <w:drawing>
          <wp:anchor distT="0" distB="0" distL="114300" distR="114300" simplePos="0" relativeHeight="251939840" behindDoc="0" locked="0" layoutInCell="1" allowOverlap="1" wp14:anchorId="7B03B94D" wp14:editId="58E8B80E">
            <wp:simplePos x="0" y="0"/>
            <wp:positionH relativeFrom="margin">
              <wp:posOffset>1128395</wp:posOffset>
            </wp:positionH>
            <wp:positionV relativeFrom="paragraph">
              <wp:posOffset>197522</wp:posOffset>
            </wp:positionV>
            <wp:extent cx="3143250" cy="576580"/>
            <wp:effectExtent l="0" t="0" r="0" b="0"/>
            <wp:wrapNone/>
            <wp:docPr id="1055" name="図 1055" descr="C:\Users\y22502\AppData\Local\Microsoft\Windows\INetCache\Content.Word\時間割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22502\AppData\Local\Microsoft\Windows\INetCache\Content.Word\時間割表.PNG"/>
                    <pic:cNvPicPr>
                      <a:picLocks noChangeAspect="1" noChangeArrowheads="1"/>
                    </pic:cNvPicPr>
                  </pic:nvPicPr>
                  <pic:blipFill rotWithShape="1">
                    <a:blip r:embed="rId30">
                      <a:extLst>
                        <a:ext uri="{28A0092B-C50C-407E-A947-70E740481C1C}">
                          <a14:useLocalDpi xmlns:a14="http://schemas.microsoft.com/office/drawing/2010/main" val="0"/>
                        </a:ext>
                      </a:extLst>
                    </a:blip>
                    <a:srcRect l="28973" t="1" r="28633" b="91406"/>
                    <a:stretch/>
                  </pic:blipFill>
                  <pic:spPr bwMode="auto">
                    <a:xfrm>
                      <a:off x="0" y="0"/>
                      <a:ext cx="3143250" cy="576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940864" behindDoc="0" locked="0" layoutInCell="1" allowOverlap="1" wp14:anchorId="72E9DF4D" wp14:editId="11289499">
                <wp:simplePos x="0" y="0"/>
                <wp:positionH relativeFrom="margin">
                  <wp:posOffset>1149350</wp:posOffset>
                </wp:positionH>
                <wp:positionV relativeFrom="paragraph">
                  <wp:posOffset>255942</wp:posOffset>
                </wp:positionV>
                <wp:extent cx="3134360" cy="478790"/>
                <wp:effectExtent l="0" t="0" r="27940" b="16510"/>
                <wp:wrapNone/>
                <wp:docPr id="1047" name="正方形/長方形 1047"/>
                <wp:cNvGraphicFramePr/>
                <a:graphic xmlns:a="http://schemas.openxmlformats.org/drawingml/2006/main">
                  <a:graphicData uri="http://schemas.microsoft.com/office/word/2010/wordprocessingShape">
                    <wps:wsp>
                      <wps:cNvSpPr/>
                      <wps:spPr>
                        <a:xfrm>
                          <a:off x="0" y="0"/>
                          <a:ext cx="3134360" cy="47879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E25E4" id="正方形/長方形 1047" o:spid="_x0000_s1026" style="position:absolute;left:0;text-align:left;margin-left:90.5pt;margin-top:20.15pt;width:246.8pt;height:37.7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" filled="f" strokecolor="black [3213]" strokeweight="1.5pt">
                <w10:wrap anchorx="margin"/>
              </v:rect>
            </w:pict>
          </mc:Fallback>
        </mc:AlternateContent>
      </w:r>
    </w:p>
    <w:p w14:paraId="66E12A6A" w14:textId="77777777" w:rsidR="001D6546" w:rsidRDefault="001D6546" w:rsidP="001D6546">
      <w:pPr>
        <w:ind w:left="376" w:hangingChars="200" w:hanging="376"/>
        <w:jc w:val="left"/>
        <w:rPr>
          <w:rFonts w:ascii="Segoe UI" w:hAnsi="Segoe UI" w:cs="Segoe UI"/>
          <w:color w:val="0D0D0D"/>
          <w:shd w:val="clear" w:color="auto" w:fill="FFFFFF"/>
        </w:rPr>
      </w:pPr>
    </w:p>
    <w:p w14:paraId="67250B4F" w14:textId="77777777" w:rsidR="001D6546" w:rsidRDefault="001D6546" w:rsidP="001D6546">
      <w:pPr>
        <w:ind w:firstLineChars="0" w:firstLine="0"/>
        <w:jc w:val="center"/>
        <w:rPr>
          <w:rFonts w:ascii="Segoe UI" w:hAnsi="Segoe UI" w:cs="Segoe UI"/>
          <w:color w:val="0D0D0D"/>
          <w:shd w:val="clear" w:color="auto" w:fill="FFFFFF"/>
        </w:rPr>
      </w:pPr>
      <w:r>
        <w:rPr>
          <w:rFonts w:ascii="Segoe UI" w:hAnsi="Segoe UI" w:cs="Segoe UI" w:hint="eastAsia"/>
          <w:color w:val="0D0D0D"/>
          <w:shd w:val="clear" w:color="auto" w:fill="FFFFFF"/>
        </w:rPr>
        <w:t>図</w:t>
      </w:r>
      <w:r>
        <w:rPr>
          <w:rFonts w:ascii="Segoe UI" w:hAnsi="Segoe UI" w:cs="Segoe UI" w:hint="eastAsia"/>
          <w:color w:val="0D0D0D"/>
          <w:shd w:val="clear" w:color="auto" w:fill="FFFFFF"/>
        </w:rPr>
        <w:t>4</w:t>
      </w:r>
      <w:r>
        <w:rPr>
          <w:rFonts w:ascii="Segoe UI" w:hAnsi="Segoe UI" w:cs="Segoe UI"/>
          <w:color w:val="0D0D0D"/>
          <w:shd w:val="clear" w:color="auto" w:fill="FFFFFF"/>
        </w:rPr>
        <w:t xml:space="preserve">.2.2 </w:t>
      </w:r>
      <w:r>
        <w:rPr>
          <w:rFonts w:ascii="Segoe UI" w:hAnsi="Segoe UI" w:cs="Segoe UI" w:hint="eastAsia"/>
          <w:color w:val="0D0D0D"/>
          <w:shd w:val="clear" w:color="auto" w:fill="FFFFFF"/>
        </w:rPr>
        <w:t>週変更ボタン</w:t>
      </w:r>
    </w:p>
    <w:p w14:paraId="132FB7A2" w14:textId="77777777" w:rsidR="001D6546" w:rsidRDefault="001D6546" w:rsidP="001D6546">
      <w:pPr>
        <w:ind w:firstLineChars="0" w:firstLine="0"/>
        <w:jc w:val="center"/>
        <w:rPr>
          <w:rFonts w:ascii="Segoe UI" w:hAnsi="Segoe UI" w:cs="Segoe UI"/>
          <w:color w:val="0D0D0D"/>
          <w:shd w:val="clear" w:color="auto" w:fill="FFFFFF"/>
        </w:rPr>
      </w:pPr>
      <w:r>
        <w:rPr>
          <w:rFonts w:hint="eastAsia"/>
          <w:noProof/>
          <w:u w:val="single"/>
        </w:rPr>
        <mc:AlternateContent>
          <mc:Choice Requires="wps">
            <w:drawing>
              <wp:anchor distT="0" distB="0" distL="114300" distR="114300" simplePos="0" relativeHeight="251942912" behindDoc="0" locked="0" layoutInCell="1" allowOverlap="1" wp14:anchorId="5CD95C5D" wp14:editId="19B95120">
                <wp:simplePos x="0" y="0"/>
                <wp:positionH relativeFrom="margin">
                  <wp:posOffset>-10160</wp:posOffset>
                </wp:positionH>
                <wp:positionV relativeFrom="paragraph">
                  <wp:posOffset>323178</wp:posOffset>
                </wp:positionV>
                <wp:extent cx="5395595" cy="3978910"/>
                <wp:effectExtent l="0" t="0" r="14605" b="21590"/>
                <wp:wrapNone/>
                <wp:docPr id="1048" name="テキスト ボックス 1048"/>
                <wp:cNvGraphicFramePr/>
                <a:graphic xmlns:a="http://schemas.openxmlformats.org/drawingml/2006/main">
                  <a:graphicData uri="http://schemas.microsoft.com/office/word/2010/wordprocessingShape">
                    <wps:wsp>
                      <wps:cNvSpPr txBox="1"/>
                      <wps:spPr>
                        <a:xfrm>
                          <a:off x="0" y="0"/>
                          <a:ext cx="5395595" cy="3978910"/>
                        </a:xfrm>
                        <a:prstGeom prst="rect">
                          <a:avLst/>
                        </a:prstGeom>
                        <a:noFill/>
                        <a:ln w="19050">
                          <a:solidFill>
                            <a:prstClr val="black"/>
                          </a:solidFill>
                        </a:ln>
                      </wps:spPr>
                      <wps:txbx>
                        <w:txbxContent>
                          <w:p w14:paraId="72EEFBA4"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w:t>
                            </w:r>
                            <w:r w:rsidRPr="00E20599">
                              <w:rPr>
                                <w:rFonts w:ascii="Consolas" w:hAnsi="Consolas"/>
                                <w:sz w:val="18"/>
                                <w:szCs w:val="18"/>
                              </w:rPr>
                              <w:t>前の週</w:t>
                            </w:r>
                            <w:r w:rsidRPr="00E20599">
                              <w:rPr>
                                <w:rFonts w:ascii="Consolas" w:hAnsi="Consolas"/>
                                <w:sz w:val="18"/>
                                <w:szCs w:val="18"/>
                              </w:rPr>
                              <w:t xml:space="preserve">" </w:t>
                            </w:r>
                            <w:r w:rsidRPr="00E20599">
                              <w:rPr>
                                <w:rFonts w:ascii="Consolas" w:hAnsi="Consolas"/>
                                <w:sz w:val="18"/>
                                <w:szCs w:val="18"/>
                              </w:rPr>
                              <w:t>ボタンのためのイベントリスナー</w:t>
                            </w:r>
                          </w:p>
                          <w:p w14:paraId="5538B870"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document.getElementById('prevWeekButton').addEventListener('click', function() {</w:t>
                            </w:r>
                          </w:p>
                          <w:p w14:paraId="7C08963F"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currentWeek</w:t>
                            </w:r>
                            <w:proofErr w:type="spellEnd"/>
                            <w:r w:rsidRPr="00E20599">
                              <w:rPr>
                                <w:rFonts w:ascii="Consolas" w:hAnsi="Consolas"/>
                                <w:sz w:val="18"/>
                                <w:szCs w:val="18"/>
                              </w:rPr>
                              <w:t>--;</w:t>
                            </w:r>
                          </w:p>
                          <w:p w14:paraId="7078EED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updateWeek</w:t>
                            </w:r>
                            <w:proofErr w:type="spellEnd"/>
                            <w:r w:rsidRPr="00E20599">
                              <w:rPr>
                                <w:rFonts w:ascii="Consolas" w:hAnsi="Consolas"/>
                                <w:sz w:val="18"/>
                                <w:szCs w:val="18"/>
                              </w:rPr>
                              <w:t>();</w:t>
                            </w:r>
                          </w:p>
                          <w:p w14:paraId="6A70776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w:t>
                            </w:r>
                          </w:p>
                          <w:p w14:paraId="77A20355" w14:textId="77777777" w:rsidR="001D6546" w:rsidRPr="00E20599" w:rsidRDefault="001D6546" w:rsidP="001D6546">
                            <w:pPr>
                              <w:spacing w:line="240" w:lineRule="auto"/>
                              <w:ind w:firstLine="158"/>
                              <w:rPr>
                                <w:rFonts w:ascii="Consolas" w:hAnsi="Consolas"/>
                                <w:sz w:val="18"/>
                                <w:szCs w:val="18"/>
                              </w:rPr>
                            </w:pPr>
                          </w:p>
                          <w:p w14:paraId="1D66CE50"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w:t>
                            </w:r>
                            <w:r w:rsidRPr="00E20599">
                              <w:rPr>
                                <w:rFonts w:ascii="Consolas" w:hAnsi="Consolas"/>
                                <w:sz w:val="18"/>
                                <w:szCs w:val="18"/>
                              </w:rPr>
                              <w:t>今の週に戻る</w:t>
                            </w:r>
                            <w:r w:rsidRPr="00E20599">
                              <w:rPr>
                                <w:rFonts w:ascii="Consolas" w:hAnsi="Consolas"/>
                                <w:sz w:val="18"/>
                                <w:szCs w:val="18"/>
                              </w:rPr>
                              <w:t xml:space="preserve">" </w:t>
                            </w:r>
                            <w:r w:rsidRPr="00E20599">
                              <w:rPr>
                                <w:rFonts w:ascii="Consolas" w:hAnsi="Consolas"/>
                                <w:sz w:val="18"/>
                                <w:szCs w:val="18"/>
                              </w:rPr>
                              <w:t>ボタンのためのイベントリスナー</w:t>
                            </w:r>
                          </w:p>
                          <w:p w14:paraId="0C05A56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document.getElementById('currentWeekButton').addEventListener('click', function() {</w:t>
                            </w:r>
                          </w:p>
                          <w:p w14:paraId="4FA77886"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currentWeek</w:t>
                            </w:r>
                            <w:proofErr w:type="spellEnd"/>
                            <w:r w:rsidRPr="00E20599">
                              <w:rPr>
                                <w:rFonts w:ascii="Consolas" w:hAnsi="Consolas"/>
                                <w:sz w:val="18"/>
                                <w:szCs w:val="18"/>
                              </w:rPr>
                              <w:t xml:space="preserve"> = 1;</w:t>
                            </w:r>
                          </w:p>
                          <w:p w14:paraId="66C77C2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updateWeek</w:t>
                            </w:r>
                            <w:proofErr w:type="spellEnd"/>
                            <w:r w:rsidRPr="00E20599">
                              <w:rPr>
                                <w:rFonts w:ascii="Consolas" w:hAnsi="Consolas"/>
                                <w:sz w:val="18"/>
                                <w:szCs w:val="18"/>
                              </w:rPr>
                              <w:t>();</w:t>
                            </w:r>
                          </w:p>
                          <w:p w14:paraId="0DF3BFD7"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w:t>
                            </w:r>
                          </w:p>
                          <w:p w14:paraId="5B134763" w14:textId="77777777" w:rsidR="001D6546" w:rsidRPr="00E20599" w:rsidRDefault="001D6546" w:rsidP="001D6546">
                            <w:pPr>
                              <w:spacing w:line="240" w:lineRule="auto"/>
                              <w:ind w:firstLine="158"/>
                              <w:rPr>
                                <w:rFonts w:ascii="Consolas" w:hAnsi="Consolas"/>
                                <w:sz w:val="18"/>
                                <w:szCs w:val="18"/>
                              </w:rPr>
                            </w:pPr>
                          </w:p>
                          <w:p w14:paraId="0DA68838"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w:t>
                            </w:r>
                            <w:r w:rsidRPr="00E20599">
                              <w:rPr>
                                <w:rFonts w:ascii="Consolas" w:hAnsi="Consolas"/>
                                <w:sz w:val="18"/>
                                <w:szCs w:val="18"/>
                              </w:rPr>
                              <w:t>次の週</w:t>
                            </w:r>
                            <w:r w:rsidRPr="00E20599">
                              <w:rPr>
                                <w:rFonts w:ascii="Consolas" w:hAnsi="Consolas"/>
                                <w:sz w:val="18"/>
                                <w:szCs w:val="18"/>
                              </w:rPr>
                              <w:t xml:space="preserve">" </w:t>
                            </w:r>
                            <w:r w:rsidRPr="00E20599">
                              <w:rPr>
                                <w:rFonts w:ascii="Consolas" w:hAnsi="Consolas"/>
                                <w:sz w:val="18"/>
                                <w:szCs w:val="18"/>
                              </w:rPr>
                              <w:t>ボタンのためのイベントリスナー</w:t>
                            </w:r>
                          </w:p>
                          <w:p w14:paraId="48C48B5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document.getElementById('nextWeekButton').addEventListener('click', function() {</w:t>
                            </w:r>
                          </w:p>
                          <w:p w14:paraId="3723190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currentWeek</w:t>
                            </w:r>
                            <w:proofErr w:type="spellEnd"/>
                            <w:r w:rsidRPr="00E20599">
                              <w:rPr>
                                <w:rFonts w:ascii="Consolas" w:hAnsi="Consolas"/>
                                <w:sz w:val="18"/>
                                <w:szCs w:val="18"/>
                              </w:rPr>
                              <w:t>++;</w:t>
                            </w:r>
                          </w:p>
                          <w:p w14:paraId="5884A5EB"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w:t>
                            </w:r>
                            <w:proofErr w:type="spellStart"/>
                            <w:r w:rsidRPr="00E20599">
                              <w:rPr>
                                <w:rFonts w:ascii="Consolas" w:hAnsi="Consolas"/>
                                <w:sz w:val="18"/>
                                <w:szCs w:val="18"/>
                              </w:rPr>
                              <w:t>updateWeek</w:t>
                            </w:r>
                            <w:proofErr w:type="spellEnd"/>
                            <w:r w:rsidRPr="00E20599">
                              <w:rPr>
                                <w:rFonts w:ascii="Consolas" w:hAnsi="Consolas"/>
                                <w:sz w:val="18"/>
                                <w:szCs w:val="18"/>
                              </w:rPr>
                              <w:t>();</w:t>
                            </w:r>
                          </w:p>
                          <w:p w14:paraId="73DE09E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w:t>
                            </w:r>
                          </w:p>
                          <w:p w14:paraId="282FB5F8" w14:textId="77777777" w:rsidR="001D6546" w:rsidRDefault="001D6546" w:rsidP="001D6546">
                            <w:pPr>
                              <w:spacing w:line="240" w:lineRule="auto"/>
                              <w:ind w:firstLine="158"/>
                              <w:rPr>
                                <w:sz w:val="18"/>
                                <w:szCs w:val="18"/>
                              </w:rPr>
                            </w:pPr>
                          </w:p>
                          <w:p w14:paraId="4964C216" w14:textId="77777777" w:rsidR="001D6546" w:rsidRDefault="001D6546" w:rsidP="001D6546">
                            <w:pPr>
                              <w:spacing w:line="240" w:lineRule="auto"/>
                              <w:ind w:firstLine="158"/>
                              <w:rPr>
                                <w:sz w:val="18"/>
                                <w:szCs w:val="18"/>
                              </w:rPr>
                            </w:pPr>
                          </w:p>
                          <w:p w14:paraId="39769B69" w14:textId="77777777" w:rsidR="001D6546" w:rsidRDefault="001D6546" w:rsidP="001D6546">
                            <w:pPr>
                              <w:spacing w:line="240" w:lineRule="auto"/>
                              <w:ind w:firstLine="158"/>
                              <w:rPr>
                                <w:sz w:val="18"/>
                                <w:szCs w:val="18"/>
                              </w:rPr>
                            </w:pPr>
                          </w:p>
                          <w:p w14:paraId="1634E7AF" w14:textId="77777777" w:rsidR="001D6546" w:rsidRPr="007B10A4" w:rsidRDefault="001D6546" w:rsidP="001D6546">
                            <w:pPr>
                              <w:spacing w:line="240" w:lineRule="auto"/>
                              <w:ind w:firstLine="158"/>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95C5D" id="テキスト ボックス 1048" o:spid="_x0000_s1047" type="#_x0000_t202" style="position:absolute;left:0;text-align:left;margin-left:-.8pt;margin-top:25.45pt;width:424.85pt;height:313.3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" filled="f" strokeweight="1.5pt">
                <v:textbox>
                  <w:txbxContent>
                    <w:p w14:paraId="72EEFBA4"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w:t>
                      </w:r>
                      <w:r w:rsidRPr="00E20599">
                        <w:rPr>
                          <w:rFonts w:ascii="Consolas" w:hAnsi="Consolas"/>
                          <w:sz w:val="18"/>
                          <w:szCs w:val="18"/>
                        </w:rPr>
                        <w:t>前の週</w:t>
                      </w:r>
                      <w:r w:rsidRPr="00E20599">
                        <w:rPr>
                          <w:rFonts w:ascii="Consolas" w:hAnsi="Consolas"/>
                          <w:sz w:val="18"/>
                          <w:szCs w:val="18"/>
                        </w:rPr>
                        <w:t xml:space="preserve">" </w:t>
                      </w:r>
                      <w:r w:rsidRPr="00E20599">
                        <w:rPr>
                          <w:rFonts w:ascii="Consolas" w:hAnsi="Consolas"/>
                          <w:sz w:val="18"/>
                          <w:szCs w:val="18"/>
                        </w:rPr>
                        <w:t>ボタンのためのイベントリスナー</w:t>
                      </w:r>
                    </w:p>
                    <w:p w14:paraId="5538B870"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document.getElementById('prevWeekButton').addEventListener('click', function() {</w:t>
                      </w:r>
                    </w:p>
                    <w:p w14:paraId="7C08963F"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currentWeek--;</w:t>
                      </w:r>
                    </w:p>
                    <w:p w14:paraId="7078EED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updateWeek();</w:t>
                      </w:r>
                    </w:p>
                    <w:p w14:paraId="6A70776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w:t>
                      </w:r>
                    </w:p>
                    <w:p w14:paraId="77A20355" w14:textId="77777777" w:rsidR="001D6546" w:rsidRPr="00E20599" w:rsidRDefault="001D6546" w:rsidP="001D6546">
                      <w:pPr>
                        <w:spacing w:line="240" w:lineRule="auto"/>
                        <w:ind w:firstLine="158"/>
                        <w:rPr>
                          <w:rFonts w:ascii="Consolas" w:hAnsi="Consolas"/>
                          <w:sz w:val="18"/>
                          <w:szCs w:val="18"/>
                        </w:rPr>
                      </w:pPr>
                    </w:p>
                    <w:p w14:paraId="1D66CE50"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w:t>
                      </w:r>
                      <w:r w:rsidRPr="00E20599">
                        <w:rPr>
                          <w:rFonts w:ascii="Consolas" w:hAnsi="Consolas"/>
                          <w:sz w:val="18"/>
                          <w:szCs w:val="18"/>
                        </w:rPr>
                        <w:t>今の週に戻る</w:t>
                      </w:r>
                      <w:r w:rsidRPr="00E20599">
                        <w:rPr>
                          <w:rFonts w:ascii="Consolas" w:hAnsi="Consolas"/>
                          <w:sz w:val="18"/>
                          <w:szCs w:val="18"/>
                        </w:rPr>
                        <w:t xml:space="preserve">" </w:t>
                      </w:r>
                      <w:r w:rsidRPr="00E20599">
                        <w:rPr>
                          <w:rFonts w:ascii="Consolas" w:hAnsi="Consolas"/>
                          <w:sz w:val="18"/>
                          <w:szCs w:val="18"/>
                        </w:rPr>
                        <w:t>ボタンのためのイベントリスナー</w:t>
                      </w:r>
                    </w:p>
                    <w:p w14:paraId="0C05A56A"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document.getElementById('currentWeekButton').addEventListener('click', function() {</w:t>
                      </w:r>
                    </w:p>
                    <w:p w14:paraId="4FA77886"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currentWeek = 1;</w:t>
                      </w:r>
                    </w:p>
                    <w:p w14:paraId="66C77C2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updateWeek();</w:t>
                      </w:r>
                    </w:p>
                    <w:p w14:paraId="0DF3BFD7"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w:t>
                      </w:r>
                    </w:p>
                    <w:p w14:paraId="5B134763" w14:textId="77777777" w:rsidR="001D6546" w:rsidRPr="00E20599" w:rsidRDefault="001D6546" w:rsidP="001D6546">
                      <w:pPr>
                        <w:spacing w:line="240" w:lineRule="auto"/>
                        <w:ind w:firstLine="158"/>
                        <w:rPr>
                          <w:rFonts w:ascii="Consolas" w:hAnsi="Consolas"/>
                          <w:sz w:val="18"/>
                          <w:szCs w:val="18"/>
                        </w:rPr>
                      </w:pPr>
                    </w:p>
                    <w:p w14:paraId="0DA68838"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w:t>
                      </w:r>
                      <w:r w:rsidRPr="00E20599">
                        <w:rPr>
                          <w:rFonts w:ascii="Consolas" w:hAnsi="Consolas"/>
                          <w:sz w:val="18"/>
                          <w:szCs w:val="18"/>
                        </w:rPr>
                        <w:t>次の週</w:t>
                      </w:r>
                      <w:r w:rsidRPr="00E20599">
                        <w:rPr>
                          <w:rFonts w:ascii="Consolas" w:hAnsi="Consolas"/>
                          <w:sz w:val="18"/>
                          <w:szCs w:val="18"/>
                        </w:rPr>
                        <w:t xml:space="preserve">" </w:t>
                      </w:r>
                      <w:r w:rsidRPr="00E20599">
                        <w:rPr>
                          <w:rFonts w:ascii="Consolas" w:hAnsi="Consolas"/>
                          <w:sz w:val="18"/>
                          <w:szCs w:val="18"/>
                        </w:rPr>
                        <w:t>ボタンのためのイベントリスナー</w:t>
                      </w:r>
                    </w:p>
                    <w:p w14:paraId="48C48B5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document.getElementById('nextWeekButton').addEventListener('click', function() {</w:t>
                      </w:r>
                    </w:p>
                    <w:p w14:paraId="3723190C"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currentWeek++;</w:t>
                      </w:r>
                    </w:p>
                    <w:p w14:paraId="5884A5EB"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 xml:space="preserve">  updateWeek();</w:t>
                      </w:r>
                    </w:p>
                    <w:p w14:paraId="73DE09ED" w14:textId="77777777" w:rsidR="001D6546" w:rsidRPr="00E20599" w:rsidRDefault="001D6546" w:rsidP="001D6546">
                      <w:pPr>
                        <w:spacing w:line="240" w:lineRule="auto"/>
                        <w:ind w:firstLine="158"/>
                        <w:rPr>
                          <w:rFonts w:ascii="Consolas" w:hAnsi="Consolas"/>
                          <w:sz w:val="18"/>
                          <w:szCs w:val="18"/>
                        </w:rPr>
                      </w:pPr>
                      <w:r w:rsidRPr="00E20599">
                        <w:rPr>
                          <w:rFonts w:ascii="Consolas" w:hAnsi="Consolas"/>
                          <w:sz w:val="18"/>
                          <w:szCs w:val="18"/>
                        </w:rPr>
                        <w:t>});</w:t>
                      </w:r>
                    </w:p>
                    <w:p w14:paraId="282FB5F8" w14:textId="77777777" w:rsidR="001D6546" w:rsidRDefault="001D6546" w:rsidP="001D6546">
                      <w:pPr>
                        <w:spacing w:line="240" w:lineRule="auto"/>
                        <w:ind w:firstLine="158"/>
                        <w:rPr>
                          <w:sz w:val="18"/>
                          <w:szCs w:val="18"/>
                        </w:rPr>
                      </w:pPr>
                    </w:p>
                    <w:p w14:paraId="4964C216" w14:textId="77777777" w:rsidR="001D6546" w:rsidRDefault="001D6546" w:rsidP="001D6546">
                      <w:pPr>
                        <w:spacing w:line="240" w:lineRule="auto"/>
                        <w:ind w:firstLine="158"/>
                        <w:rPr>
                          <w:sz w:val="18"/>
                          <w:szCs w:val="18"/>
                        </w:rPr>
                      </w:pPr>
                    </w:p>
                    <w:p w14:paraId="39769B69" w14:textId="77777777" w:rsidR="001D6546" w:rsidRDefault="001D6546" w:rsidP="001D6546">
                      <w:pPr>
                        <w:spacing w:line="240" w:lineRule="auto"/>
                        <w:ind w:firstLine="158"/>
                        <w:rPr>
                          <w:sz w:val="18"/>
                          <w:szCs w:val="18"/>
                        </w:rPr>
                      </w:pPr>
                    </w:p>
                    <w:p w14:paraId="1634E7AF" w14:textId="77777777" w:rsidR="001D6546" w:rsidRPr="007B10A4" w:rsidRDefault="001D6546" w:rsidP="001D6546">
                      <w:pPr>
                        <w:spacing w:line="240" w:lineRule="auto"/>
                        <w:ind w:firstLine="158"/>
                        <w:rPr>
                          <w:sz w:val="18"/>
                          <w:szCs w:val="18"/>
                        </w:rPr>
                      </w:pPr>
                    </w:p>
                  </w:txbxContent>
                </v:textbox>
                <w10:wrap anchorx="margin"/>
              </v:shape>
            </w:pict>
          </mc:Fallback>
        </mc:AlternateContent>
      </w:r>
      <w:r>
        <w:rPr>
          <w:rFonts w:ascii="Segoe UI" w:hAnsi="Segoe UI" w:cs="Segoe UI" w:hint="eastAsia"/>
          <w:color w:val="0D0D0D"/>
          <w:shd w:val="clear" w:color="auto" w:fill="FFFFFF"/>
        </w:rPr>
        <w:t>リスト</w:t>
      </w:r>
      <w:r>
        <w:rPr>
          <w:rFonts w:ascii="Segoe UI" w:hAnsi="Segoe UI" w:cs="Segoe UI" w:hint="eastAsia"/>
          <w:color w:val="0D0D0D"/>
          <w:shd w:val="clear" w:color="auto" w:fill="FFFFFF"/>
        </w:rPr>
        <w:t>4</w:t>
      </w:r>
      <w:r>
        <w:rPr>
          <w:rFonts w:ascii="Segoe UI" w:hAnsi="Segoe UI" w:cs="Segoe UI"/>
          <w:color w:val="0D0D0D"/>
          <w:shd w:val="clear" w:color="auto" w:fill="FFFFFF"/>
        </w:rPr>
        <w:t xml:space="preserve">.2.5 </w:t>
      </w:r>
      <w:r>
        <w:rPr>
          <w:rFonts w:ascii="Segoe UI" w:hAnsi="Segoe UI" w:cs="Segoe UI" w:hint="eastAsia"/>
          <w:color w:val="0D0D0D"/>
          <w:shd w:val="clear" w:color="auto" w:fill="FFFFFF"/>
        </w:rPr>
        <w:t>「前の週」「今の週に戻る」「次の週」ボタンのイベントリスナー</w:t>
      </w:r>
    </w:p>
    <w:p w14:paraId="28A484D7" w14:textId="77777777" w:rsidR="001D6546" w:rsidRDefault="001D6546" w:rsidP="001D6546">
      <w:pPr>
        <w:ind w:left="376" w:hangingChars="200" w:hanging="376"/>
        <w:jc w:val="left"/>
        <w:rPr>
          <w:rFonts w:ascii="Segoe UI" w:hAnsi="Segoe UI" w:cs="Segoe UI"/>
          <w:color w:val="0D0D0D"/>
          <w:shd w:val="clear" w:color="auto" w:fill="FFFFFF"/>
        </w:rPr>
      </w:pPr>
      <w:r>
        <w:rPr>
          <w:rFonts w:ascii="Segoe UI" w:hAnsi="Segoe UI" w:cs="Segoe UI" w:hint="eastAsia"/>
          <w:noProof/>
          <w:color w:val="0D0D0D"/>
        </w:rPr>
        <mc:AlternateContent>
          <mc:Choice Requires="wps">
            <w:drawing>
              <wp:anchor distT="0" distB="0" distL="114300" distR="114300" simplePos="0" relativeHeight="251947008" behindDoc="0" locked="0" layoutInCell="1" allowOverlap="1" wp14:anchorId="7569FD55" wp14:editId="7E28955E">
                <wp:simplePos x="0" y="0"/>
                <wp:positionH relativeFrom="margin">
                  <wp:posOffset>4897643</wp:posOffset>
                </wp:positionH>
                <wp:positionV relativeFrom="paragraph">
                  <wp:posOffset>10160</wp:posOffset>
                </wp:positionV>
                <wp:extent cx="462224" cy="874207"/>
                <wp:effectExtent l="0" t="0" r="0" b="2540"/>
                <wp:wrapNone/>
                <wp:docPr id="1049" name="テキスト ボックス 1049"/>
                <wp:cNvGraphicFramePr/>
                <a:graphic xmlns:a="http://schemas.openxmlformats.org/drawingml/2006/main">
                  <a:graphicData uri="http://schemas.microsoft.com/office/word/2010/wordprocessingShape">
                    <wps:wsp>
                      <wps:cNvSpPr txBox="1"/>
                      <wps:spPr>
                        <a:xfrm>
                          <a:off x="0" y="0"/>
                          <a:ext cx="462224" cy="874207"/>
                        </a:xfrm>
                        <a:prstGeom prst="rect">
                          <a:avLst/>
                        </a:prstGeom>
                        <a:noFill/>
                        <a:ln w="6350">
                          <a:noFill/>
                        </a:ln>
                      </wps:spPr>
                      <wps:txbx>
                        <w:txbxContent>
                          <w:p w14:paraId="06A8E491" w14:textId="77777777" w:rsidR="001D6546" w:rsidRPr="00E20599" w:rsidRDefault="001D6546" w:rsidP="001D6546">
                            <w:pPr>
                              <w:pStyle w:val="a7"/>
                              <w:numPr>
                                <w:ilvl w:val="0"/>
                                <w:numId w:val="37"/>
                              </w:numPr>
                              <w:spacing w:before="360"/>
                              <w:ind w:leftChars="0" w:firstLineChars="0"/>
                              <w:rPr>
                                <w:b/>
                                <w:sz w:val="48"/>
                              </w:rPr>
                            </w:pPr>
                            <w:r w:rsidRPr="00E20599">
                              <w:rPr>
                                <w:rFonts w:hint="eastAsia"/>
                                <w:b/>
                                <w:sz w:val="48"/>
                              </w:rPr>
                              <w:t xml:space="preserve"> </w:t>
                            </w:r>
                            <w:r w:rsidRPr="00E20599">
                              <w:rPr>
                                <w:b/>
                                <w:sz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9FD55" id="テキスト ボックス 1049" o:spid="_x0000_s1048" type="#_x0000_t202" style="position:absolute;left:0;text-align:left;margin-left:385.65pt;margin-top:.8pt;width:36.4pt;height:68.8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" filled="f" stroked="f" strokeweight=".5pt">
                <v:textbox>
                  <w:txbxContent>
                    <w:p w14:paraId="06A8E491" w14:textId="77777777" w:rsidR="001D6546" w:rsidRPr="00E20599" w:rsidRDefault="001D6546" w:rsidP="001D6546">
                      <w:pPr>
                        <w:pStyle w:val="a7"/>
                        <w:numPr>
                          <w:ilvl w:val="0"/>
                          <w:numId w:val="37"/>
                        </w:numPr>
                        <w:spacing w:before="360"/>
                        <w:ind w:leftChars="0" w:firstLineChars="0"/>
                        <w:rPr>
                          <w:b/>
                          <w:sz w:val="48"/>
                        </w:rPr>
                      </w:pPr>
                      <w:r w:rsidRPr="00E20599">
                        <w:rPr>
                          <w:rFonts w:hint="eastAsia"/>
                          <w:b/>
                          <w:sz w:val="48"/>
                        </w:rPr>
                        <w:t xml:space="preserve"> </w:t>
                      </w:r>
                      <w:r w:rsidRPr="00E20599">
                        <w:rPr>
                          <w:b/>
                          <w:sz w:val="48"/>
                        </w:rPr>
                        <w:t xml:space="preserve">　</w:t>
                      </w:r>
                    </w:p>
                  </w:txbxContent>
                </v:textbox>
                <w10:wrap anchorx="margin"/>
              </v:shape>
            </w:pict>
          </mc:Fallback>
        </mc:AlternateContent>
      </w:r>
      <w:r>
        <w:rPr>
          <w:rFonts w:ascii="Segoe UI" w:hAnsi="Segoe UI" w:cs="Segoe UI"/>
          <w:noProof/>
          <w:color w:val="0D0D0D"/>
        </w:rPr>
        <mc:AlternateContent>
          <mc:Choice Requires="wps">
            <w:drawing>
              <wp:anchor distT="0" distB="0" distL="114300" distR="114300" simplePos="0" relativeHeight="251943936" behindDoc="0" locked="0" layoutInCell="1" allowOverlap="1" wp14:anchorId="75F74223" wp14:editId="29B136D2">
                <wp:simplePos x="0" y="0"/>
                <wp:positionH relativeFrom="column">
                  <wp:posOffset>4666768</wp:posOffset>
                </wp:positionH>
                <wp:positionV relativeFrom="paragraph">
                  <wp:posOffset>80534</wp:posOffset>
                </wp:positionV>
                <wp:extent cx="45719" cy="1085222"/>
                <wp:effectExtent l="0" t="0" r="221615" b="19685"/>
                <wp:wrapNone/>
                <wp:docPr id="1050" name="カギ線コネクタ 1050"/>
                <wp:cNvGraphicFramePr/>
                <a:graphic xmlns:a="http://schemas.openxmlformats.org/drawingml/2006/main">
                  <a:graphicData uri="http://schemas.microsoft.com/office/word/2010/wordprocessingShape">
                    <wps:wsp>
                      <wps:cNvCnPr/>
                      <wps:spPr>
                        <a:xfrm>
                          <a:off x="0" y="0"/>
                          <a:ext cx="45719" cy="1085222"/>
                        </a:xfrm>
                        <a:prstGeom prst="bentConnector3">
                          <a:avLst>
                            <a:gd name="adj1" fmla="val 548862"/>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6E7AD5" id="カギ線コネクタ 1050" o:spid="_x0000_s1026" type="#_x0000_t34" style="position:absolute;left:0;text-align:left;margin-left:367.45pt;margin-top:6.35pt;width:3.6pt;height:85.4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" adj="118554" strokecolor="black [3213]" strokeweight="1.5pt"/>
            </w:pict>
          </mc:Fallback>
        </mc:AlternateContent>
      </w:r>
    </w:p>
    <w:p w14:paraId="4A88EE6B" w14:textId="77777777" w:rsidR="001D6546" w:rsidRDefault="001D6546" w:rsidP="001D6546">
      <w:pPr>
        <w:ind w:left="376" w:hangingChars="200" w:hanging="376"/>
        <w:jc w:val="left"/>
        <w:rPr>
          <w:rFonts w:ascii="Segoe UI" w:hAnsi="Segoe UI" w:cs="Segoe UI"/>
          <w:color w:val="0D0D0D"/>
          <w:shd w:val="clear" w:color="auto" w:fill="FFFFFF"/>
        </w:rPr>
      </w:pPr>
    </w:p>
    <w:p w14:paraId="022F4F33" w14:textId="77777777" w:rsidR="001D6546" w:rsidRDefault="001D6546" w:rsidP="001D6546">
      <w:pPr>
        <w:ind w:left="376" w:hangingChars="200" w:hanging="376"/>
        <w:jc w:val="left"/>
        <w:rPr>
          <w:rFonts w:ascii="Segoe UI" w:hAnsi="Segoe UI" w:cs="Segoe UI"/>
          <w:color w:val="0D0D0D"/>
          <w:shd w:val="clear" w:color="auto" w:fill="FFFFFF"/>
        </w:rPr>
      </w:pPr>
    </w:p>
    <w:p w14:paraId="6BFE0036" w14:textId="77777777" w:rsidR="001D6546" w:rsidRDefault="001D6546" w:rsidP="001D6546">
      <w:pPr>
        <w:ind w:left="376" w:hangingChars="200" w:hanging="376"/>
        <w:jc w:val="left"/>
        <w:rPr>
          <w:rFonts w:ascii="Segoe UI" w:hAnsi="Segoe UI" w:cs="Segoe UI"/>
          <w:color w:val="0D0D0D"/>
          <w:shd w:val="clear" w:color="auto" w:fill="FFFFFF"/>
        </w:rPr>
      </w:pPr>
      <w:r>
        <w:rPr>
          <w:rFonts w:ascii="Segoe UI" w:hAnsi="Segoe UI" w:cs="Segoe UI" w:hint="eastAsia"/>
          <w:noProof/>
          <w:color w:val="0D0D0D"/>
        </w:rPr>
        <mc:AlternateContent>
          <mc:Choice Requires="wps">
            <w:drawing>
              <wp:anchor distT="0" distB="0" distL="114300" distR="114300" simplePos="0" relativeHeight="251948032" behindDoc="0" locked="0" layoutInCell="1" allowOverlap="1" wp14:anchorId="0E90E4BE" wp14:editId="67A40751">
                <wp:simplePos x="0" y="0"/>
                <wp:positionH relativeFrom="margin">
                  <wp:posOffset>4897643</wp:posOffset>
                </wp:positionH>
                <wp:positionV relativeFrom="paragraph">
                  <wp:posOffset>349250</wp:posOffset>
                </wp:positionV>
                <wp:extent cx="461645" cy="873760"/>
                <wp:effectExtent l="0" t="0" r="0" b="2540"/>
                <wp:wrapNone/>
                <wp:docPr id="1051" name="テキスト ボックス 1051"/>
                <wp:cNvGraphicFramePr/>
                <a:graphic xmlns:a="http://schemas.openxmlformats.org/drawingml/2006/main">
                  <a:graphicData uri="http://schemas.microsoft.com/office/word/2010/wordprocessingShape">
                    <wps:wsp>
                      <wps:cNvSpPr txBox="1"/>
                      <wps:spPr>
                        <a:xfrm>
                          <a:off x="0" y="0"/>
                          <a:ext cx="461645" cy="873760"/>
                        </a:xfrm>
                        <a:prstGeom prst="rect">
                          <a:avLst/>
                        </a:prstGeom>
                        <a:noFill/>
                        <a:ln w="6350">
                          <a:noFill/>
                        </a:ln>
                      </wps:spPr>
                      <wps:txbx>
                        <w:txbxContent>
                          <w:p w14:paraId="185546CD" w14:textId="77777777" w:rsidR="001D6546" w:rsidRPr="00E20599" w:rsidRDefault="001D6546" w:rsidP="001D6546">
                            <w:pPr>
                              <w:pStyle w:val="a7"/>
                              <w:numPr>
                                <w:ilvl w:val="0"/>
                                <w:numId w:val="37"/>
                              </w:numPr>
                              <w:spacing w:before="360"/>
                              <w:ind w:leftChars="0" w:firstLineChars="0"/>
                              <w:rPr>
                                <w:b/>
                                <w:sz w:val="48"/>
                              </w:rPr>
                            </w:pPr>
                            <w:r w:rsidRPr="00E20599">
                              <w:rPr>
                                <w:rFonts w:hint="eastAsia"/>
                                <w:b/>
                                <w:sz w:val="48"/>
                              </w:rPr>
                              <w:t xml:space="preserve"> </w:t>
                            </w:r>
                            <w:r w:rsidRPr="00E20599">
                              <w:rPr>
                                <w:b/>
                                <w:sz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0E4BE" id="テキスト ボックス 1051" o:spid="_x0000_s1049" type="#_x0000_t202" style="position:absolute;left:0;text-align:left;margin-left:385.65pt;margin-top:27.5pt;width:36.35pt;height:68.8pt;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" filled="f" stroked="f" strokeweight=".5pt">
                <v:textbox>
                  <w:txbxContent>
                    <w:p w14:paraId="185546CD" w14:textId="77777777" w:rsidR="001D6546" w:rsidRPr="00E20599" w:rsidRDefault="001D6546" w:rsidP="001D6546">
                      <w:pPr>
                        <w:pStyle w:val="a7"/>
                        <w:numPr>
                          <w:ilvl w:val="0"/>
                          <w:numId w:val="37"/>
                        </w:numPr>
                        <w:spacing w:before="360"/>
                        <w:ind w:leftChars="0" w:firstLineChars="0"/>
                        <w:rPr>
                          <w:b/>
                          <w:sz w:val="48"/>
                        </w:rPr>
                      </w:pPr>
                      <w:r w:rsidRPr="00E20599">
                        <w:rPr>
                          <w:rFonts w:hint="eastAsia"/>
                          <w:b/>
                          <w:sz w:val="48"/>
                        </w:rPr>
                        <w:t xml:space="preserve"> </w:t>
                      </w:r>
                      <w:r w:rsidRPr="00E20599">
                        <w:rPr>
                          <w:b/>
                          <w:sz w:val="48"/>
                        </w:rPr>
                        <w:t xml:space="preserve">　</w:t>
                      </w:r>
                    </w:p>
                  </w:txbxContent>
                </v:textbox>
                <w10:wrap anchorx="margin"/>
              </v:shape>
            </w:pict>
          </mc:Fallback>
        </mc:AlternateContent>
      </w:r>
    </w:p>
    <w:p w14:paraId="0A5B09AA" w14:textId="77777777" w:rsidR="001D6546" w:rsidRDefault="001D6546" w:rsidP="001D6546">
      <w:pPr>
        <w:ind w:left="376" w:hangingChars="200" w:hanging="376"/>
        <w:jc w:val="left"/>
        <w:rPr>
          <w:rFonts w:ascii="Segoe UI" w:hAnsi="Segoe UI" w:cs="Segoe UI"/>
          <w:color w:val="0D0D0D"/>
          <w:shd w:val="clear" w:color="auto" w:fill="FFFFFF"/>
        </w:rPr>
      </w:pPr>
      <w:r>
        <w:rPr>
          <w:rFonts w:ascii="Segoe UI" w:hAnsi="Segoe UI" w:cs="Segoe UI"/>
          <w:noProof/>
          <w:color w:val="0D0D0D"/>
        </w:rPr>
        <mc:AlternateContent>
          <mc:Choice Requires="wps">
            <w:drawing>
              <wp:anchor distT="0" distB="0" distL="114300" distR="114300" simplePos="0" relativeHeight="251944960" behindDoc="0" locked="0" layoutInCell="1" allowOverlap="1" wp14:anchorId="1AB99468" wp14:editId="5C7F156C">
                <wp:simplePos x="0" y="0"/>
                <wp:positionH relativeFrom="column">
                  <wp:posOffset>4678611</wp:posOffset>
                </wp:positionH>
                <wp:positionV relativeFrom="paragraph">
                  <wp:posOffset>6615</wp:posOffset>
                </wp:positionV>
                <wp:extent cx="45719" cy="1085222"/>
                <wp:effectExtent l="0" t="0" r="221615" b="19685"/>
                <wp:wrapNone/>
                <wp:docPr id="1052" name="カギ線コネクタ 1052"/>
                <wp:cNvGraphicFramePr/>
                <a:graphic xmlns:a="http://schemas.openxmlformats.org/drawingml/2006/main">
                  <a:graphicData uri="http://schemas.microsoft.com/office/word/2010/wordprocessingShape">
                    <wps:wsp>
                      <wps:cNvCnPr/>
                      <wps:spPr>
                        <a:xfrm>
                          <a:off x="0" y="0"/>
                          <a:ext cx="45719" cy="1085222"/>
                        </a:xfrm>
                        <a:prstGeom prst="bentConnector3">
                          <a:avLst>
                            <a:gd name="adj1" fmla="val 548862"/>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4974B4" id="カギ線コネクタ 1052" o:spid="_x0000_s1026" type="#_x0000_t34" style="position:absolute;left:0;text-align:left;margin-left:368.4pt;margin-top:.5pt;width:3.6pt;height:85.4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" adj="118554" strokecolor="black [3213]" strokeweight="1.5pt"/>
            </w:pict>
          </mc:Fallback>
        </mc:AlternateContent>
      </w:r>
    </w:p>
    <w:p w14:paraId="618E747B" w14:textId="77777777" w:rsidR="001D6546" w:rsidRDefault="001D6546" w:rsidP="001D6546">
      <w:pPr>
        <w:ind w:left="376" w:hangingChars="200" w:hanging="376"/>
        <w:jc w:val="left"/>
        <w:rPr>
          <w:rFonts w:ascii="Segoe UI" w:hAnsi="Segoe UI" w:cs="Segoe UI"/>
          <w:color w:val="0D0D0D"/>
          <w:shd w:val="clear" w:color="auto" w:fill="FFFFFF"/>
        </w:rPr>
      </w:pPr>
    </w:p>
    <w:p w14:paraId="31177597" w14:textId="77777777" w:rsidR="001D6546" w:rsidRDefault="001D6546" w:rsidP="001D6546">
      <w:pPr>
        <w:ind w:left="376" w:hangingChars="200" w:hanging="376"/>
        <w:jc w:val="left"/>
        <w:rPr>
          <w:rFonts w:ascii="Segoe UI" w:hAnsi="Segoe UI" w:cs="Segoe UI"/>
          <w:color w:val="0D0D0D"/>
          <w:shd w:val="clear" w:color="auto" w:fill="FFFFFF"/>
        </w:rPr>
      </w:pPr>
    </w:p>
    <w:p w14:paraId="6C06F2B3" w14:textId="77777777" w:rsidR="001D6546" w:rsidRDefault="001D6546" w:rsidP="001D6546">
      <w:pPr>
        <w:ind w:left="376" w:hangingChars="200" w:hanging="376"/>
        <w:jc w:val="left"/>
        <w:rPr>
          <w:rFonts w:ascii="Segoe UI" w:hAnsi="Segoe UI" w:cs="Segoe UI"/>
          <w:color w:val="0D0D0D"/>
          <w:shd w:val="clear" w:color="auto" w:fill="FFFFFF"/>
        </w:rPr>
      </w:pPr>
    </w:p>
    <w:p w14:paraId="6199BCDA" w14:textId="77777777" w:rsidR="001D6546" w:rsidRDefault="001D6546" w:rsidP="001D6546">
      <w:pPr>
        <w:ind w:left="376" w:hangingChars="200" w:hanging="376"/>
        <w:jc w:val="left"/>
        <w:rPr>
          <w:rFonts w:ascii="Segoe UI" w:hAnsi="Segoe UI" w:cs="Segoe UI"/>
          <w:color w:val="0D0D0D"/>
          <w:shd w:val="clear" w:color="auto" w:fill="FFFFFF"/>
        </w:rPr>
      </w:pPr>
      <w:r>
        <w:rPr>
          <w:rFonts w:ascii="Segoe UI" w:hAnsi="Segoe UI" w:cs="Segoe UI" w:hint="eastAsia"/>
          <w:noProof/>
          <w:color w:val="0D0D0D"/>
        </w:rPr>
        <mc:AlternateContent>
          <mc:Choice Requires="wps">
            <w:drawing>
              <wp:anchor distT="0" distB="0" distL="114300" distR="114300" simplePos="0" relativeHeight="251949056" behindDoc="0" locked="0" layoutInCell="1" allowOverlap="1" wp14:anchorId="1265C08E" wp14:editId="6498C5C6">
                <wp:simplePos x="0" y="0"/>
                <wp:positionH relativeFrom="margin">
                  <wp:posOffset>4897643</wp:posOffset>
                </wp:positionH>
                <wp:positionV relativeFrom="paragraph">
                  <wp:posOffset>11430</wp:posOffset>
                </wp:positionV>
                <wp:extent cx="462224" cy="874207"/>
                <wp:effectExtent l="0" t="0" r="0" b="2540"/>
                <wp:wrapNone/>
                <wp:docPr id="1053" name="テキスト ボックス 1053"/>
                <wp:cNvGraphicFramePr/>
                <a:graphic xmlns:a="http://schemas.openxmlformats.org/drawingml/2006/main">
                  <a:graphicData uri="http://schemas.microsoft.com/office/word/2010/wordprocessingShape">
                    <wps:wsp>
                      <wps:cNvSpPr txBox="1"/>
                      <wps:spPr>
                        <a:xfrm>
                          <a:off x="0" y="0"/>
                          <a:ext cx="462224" cy="874207"/>
                        </a:xfrm>
                        <a:prstGeom prst="rect">
                          <a:avLst/>
                        </a:prstGeom>
                        <a:noFill/>
                        <a:ln w="6350">
                          <a:noFill/>
                        </a:ln>
                      </wps:spPr>
                      <wps:txbx>
                        <w:txbxContent>
                          <w:p w14:paraId="1A89DBD3" w14:textId="77777777" w:rsidR="001D6546" w:rsidRPr="00E20599" w:rsidRDefault="001D6546" w:rsidP="001D6546">
                            <w:pPr>
                              <w:pStyle w:val="a7"/>
                              <w:numPr>
                                <w:ilvl w:val="0"/>
                                <w:numId w:val="37"/>
                              </w:numPr>
                              <w:spacing w:before="360"/>
                              <w:ind w:leftChars="0" w:firstLineChars="0"/>
                              <w:rPr>
                                <w:b/>
                                <w:sz w:val="48"/>
                              </w:rPr>
                            </w:pPr>
                            <w:r w:rsidRPr="00E20599">
                              <w:rPr>
                                <w:rFonts w:hint="eastAsia"/>
                                <w:b/>
                                <w:sz w:val="48"/>
                              </w:rPr>
                              <w:t xml:space="preserve"> </w:t>
                            </w:r>
                            <w:r w:rsidRPr="00E20599">
                              <w:rPr>
                                <w:b/>
                                <w:sz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5C08E" id="テキスト ボックス 1053" o:spid="_x0000_s1050" type="#_x0000_t202" style="position:absolute;left:0;text-align:left;margin-left:385.65pt;margin-top:.9pt;width:36.4pt;height:68.85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" filled="f" stroked="f" strokeweight=".5pt">
                <v:textbox>
                  <w:txbxContent>
                    <w:p w14:paraId="1A89DBD3" w14:textId="77777777" w:rsidR="001D6546" w:rsidRPr="00E20599" w:rsidRDefault="001D6546" w:rsidP="001D6546">
                      <w:pPr>
                        <w:pStyle w:val="a7"/>
                        <w:numPr>
                          <w:ilvl w:val="0"/>
                          <w:numId w:val="37"/>
                        </w:numPr>
                        <w:spacing w:before="360"/>
                        <w:ind w:leftChars="0" w:firstLineChars="0"/>
                        <w:rPr>
                          <w:b/>
                          <w:sz w:val="48"/>
                        </w:rPr>
                      </w:pPr>
                      <w:r w:rsidRPr="00E20599">
                        <w:rPr>
                          <w:rFonts w:hint="eastAsia"/>
                          <w:b/>
                          <w:sz w:val="48"/>
                        </w:rPr>
                        <w:t xml:space="preserve"> </w:t>
                      </w:r>
                      <w:r w:rsidRPr="00E20599">
                        <w:rPr>
                          <w:b/>
                          <w:sz w:val="48"/>
                        </w:rPr>
                        <w:t xml:space="preserve">　</w:t>
                      </w:r>
                    </w:p>
                  </w:txbxContent>
                </v:textbox>
                <w10:wrap anchorx="margin"/>
              </v:shape>
            </w:pict>
          </mc:Fallback>
        </mc:AlternateContent>
      </w:r>
      <w:r>
        <w:rPr>
          <w:rFonts w:ascii="Segoe UI" w:hAnsi="Segoe UI" w:cs="Segoe UI"/>
          <w:noProof/>
          <w:color w:val="0D0D0D"/>
        </w:rPr>
        <mc:AlternateContent>
          <mc:Choice Requires="wps">
            <w:drawing>
              <wp:anchor distT="0" distB="0" distL="114300" distR="114300" simplePos="0" relativeHeight="251945984" behindDoc="0" locked="0" layoutInCell="1" allowOverlap="1" wp14:anchorId="53E833FD" wp14:editId="0E1F62CE">
                <wp:simplePos x="0" y="0"/>
                <wp:positionH relativeFrom="column">
                  <wp:posOffset>4682531</wp:posOffset>
                </wp:positionH>
                <wp:positionV relativeFrom="paragraph">
                  <wp:posOffset>35260</wp:posOffset>
                </wp:positionV>
                <wp:extent cx="45719" cy="1085222"/>
                <wp:effectExtent l="0" t="0" r="221615" b="19685"/>
                <wp:wrapNone/>
                <wp:docPr id="1054" name="カギ線コネクタ 1054"/>
                <wp:cNvGraphicFramePr/>
                <a:graphic xmlns:a="http://schemas.openxmlformats.org/drawingml/2006/main">
                  <a:graphicData uri="http://schemas.microsoft.com/office/word/2010/wordprocessingShape">
                    <wps:wsp>
                      <wps:cNvCnPr/>
                      <wps:spPr>
                        <a:xfrm>
                          <a:off x="0" y="0"/>
                          <a:ext cx="45719" cy="1085222"/>
                        </a:xfrm>
                        <a:prstGeom prst="bentConnector3">
                          <a:avLst>
                            <a:gd name="adj1" fmla="val 548862"/>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5D69C" id="カギ線コネクタ 1054" o:spid="_x0000_s1026" type="#_x0000_t34" style="position:absolute;left:0;text-align:left;margin-left:368.7pt;margin-top:2.8pt;width:3.6pt;height:85.4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" adj="118554" strokecolor="black [3213]" strokeweight="1.5pt"/>
            </w:pict>
          </mc:Fallback>
        </mc:AlternateContent>
      </w:r>
    </w:p>
    <w:p w14:paraId="61EEF2E6" w14:textId="77777777" w:rsidR="001D6546" w:rsidRDefault="001D6546" w:rsidP="001D6546">
      <w:pPr>
        <w:ind w:left="376" w:hangingChars="200" w:hanging="376"/>
        <w:jc w:val="left"/>
        <w:rPr>
          <w:rFonts w:ascii="Segoe UI" w:hAnsi="Segoe UI" w:cs="Segoe UI"/>
          <w:color w:val="0D0D0D"/>
          <w:shd w:val="clear" w:color="auto" w:fill="FFFFFF"/>
        </w:rPr>
      </w:pPr>
    </w:p>
    <w:p w14:paraId="26E95D7D" w14:textId="77777777" w:rsidR="001D6546" w:rsidRDefault="001D6546" w:rsidP="001D6546">
      <w:pPr>
        <w:ind w:left="376" w:hangingChars="200" w:hanging="376"/>
        <w:jc w:val="left"/>
        <w:rPr>
          <w:rFonts w:ascii="Segoe UI" w:hAnsi="Segoe UI" w:cs="Segoe UI"/>
          <w:color w:val="0D0D0D"/>
          <w:shd w:val="clear" w:color="auto" w:fill="FFFFFF"/>
        </w:rPr>
      </w:pPr>
    </w:p>
    <w:p w14:paraId="61B44885" w14:textId="77777777" w:rsidR="001D6546" w:rsidRDefault="001D6546" w:rsidP="001D6546">
      <w:pPr>
        <w:ind w:left="376" w:hangingChars="200" w:hanging="376"/>
        <w:jc w:val="left"/>
        <w:rPr>
          <w:rFonts w:ascii="Segoe UI" w:hAnsi="Segoe UI" w:cs="Segoe UI"/>
          <w:color w:val="0D0D0D"/>
          <w:shd w:val="clear" w:color="auto" w:fill="FFFFFF"/>
        </w:rPr>
      </w:pPr>
    </w:p>
    <w:p w14:paraId="5C03D8D5" w14:textId="664DEDBD" w:rsidR="001D6546" w:rsidRDefault="001D6546">
      <w:pPr>
        <w:ind w:firstLine="188"/>
        <w:jc w:val="left"/>
        <w:rPr>
          <w:rFonts w:ascii="Segoe UI" w:hAnsi="Segoe UI" w:cs="Segoe UI"/>
          <w:color w:val="0D0D0D"/>
          <w:shd w:val="clear" w:color="auto" w:fill="FFFFFF"/>
        </w:rPr>
        <w:pPrChange w:id="261" w:author="ishidatek244" w:date="2024-03-10T22:47:00Z">
          <w:pPr>
            <w:ind w:firstLineChars="1346" w:firstLine="2531"/>
            <w:jc w:val="left"/>
          </w:pPr>
        </w:pPrChange>
      </w:pPr>
      <w:r>
        <w:rPr>
          <w:rFonts w:ascii="Segoe UI" w:hAnsi="Segoe UI" w:cs="Segoe UI" w:hint="eastAsia"/>
          <w:color w:val="0D0D0D"/>
          <w:shd w:val="clear" w:color="auto" w:fill="FFFFFF"/>
        </w:rPr>
        <w:t>前の週</w:t>
      </w:r>
      <w:r>
        <w:rPr>
          <w:rFonts w:ascii="Segoe UI" w:hAnsi="Segoe UI" w:cs="Segoe UI" w:hint="eastAsia"/>
          <w:color w:val="0D0D0D"/>
          <w:shd w:val="clear" w:color="auto" w:fill="FFFFFF"/>
        </w:rPr>
        <w:t>id=</w:t>
      </w:r>
      <w:proofErr w:type="spellStart"/>
      <w:r>
        <w:rPr>
          <w:rFonts w:ascii="Segoe UI" w:hAnsi="Segoe UI" w:cs="Segoe UI" w:hint="eastAsia"/>
          <w:color w:val="0D0D0D"/>
          <w:shd w:val="clear" w:color="auto" w:fill="FFFFFF"/>
        </w:rPr>
        <w:t>prevWeekButton</w:t>
      </w:r>
      <w:proofErr w:type="spellEnd"/>
      <w:r>
        <w:rPr>
          <w:rFonts w:ascii="Segoe UI" w:hAnsi="Segoe UI" w:cs="Segoe UI"/>
          <w:color w:val="0D0D0D"/>
          <w:shd w:val="clear" w:color="auto" w:fill="FFFFFF"/>
        </w:rPr>
        <w:t xml:space="preserve"> : </w:t>
      </w:r>
      <w:proofErr w:type="spellStart"/>
      <w:r w:rsidRPr="00C34C5A">
        <w:rPr>
          <w:rFonts w:ascii="Segoe UI" w:hAnsi="Segoe UI" w:cs="Segoe UI"/>
          <w:color w:val="0D0D0D"/>
          <w:shd w:val="clear" w:color="auto" w:fill="FFFFFF"/>
        </w:rPr>
        <w:t>currentWeek</w:t>
      </w:r>
      <w:proofErr w:type="spellEnd"/>
      <w:r w:rsidRPr="00C34C5A">
        <w:rPr>
          <w:rFonts w:ascii="Segoe UI" w:hAnsi="Segoe UI" w:cs="Segoe UI"/>
          <w:color w:val="0D0D0D"/>
          <w:shd w:val="clear" w:color="auto" w:fill="FFFFFF"/>
        </w:rPr>
        <w:t>変数をデクリメントして現在の週を</w:t>
      </w:r>
      <w:r w:rsidRPr="00C34C5A">
        <w:rPr>
          <w:rFonts w:ascii="Segoe UI" w:hAnsi="Segoe UI" w:cs="Segoe UI"/>
          <w:color w:val="0D0D0D"/>
          <w:shd w:val="clear" w:color="auto" w:fill="FFFFFF"/>
        </w:rPr>
        <w:t>1</w:t>
      </w:r>
      <w:r w:rsidRPr="00C34C5A">
        <w:rPr>
          <w:rFonts w:ascii="Segoe UI" w:hAnsi="Segoe UI" w:cs="Segoe UI"/>
          <w:color w:val="0D0D0D"/>
          <w:shd w:val="clear" w:color="auto" w:fill="FFFFFF"/>
        </w:rPr>
        <w:t>週前に変更し</w:t>
      </w:r>
      <w:r>
        <w:rPr>
          <w:rFonts w:ascii="Segoe UI" w:hAnsi="Segoe UI" w:cs="Segoe UI"/>
          <w:color w:val="0D0D0D"/>
          <w:shd w:val="clear" w:color="auto" w:fill="FFFFFF"/>
        </w:rPr>
        <w:t>，</w:t>
      </w:r>
      <w:r w:rsidRPr="00C34C5A">
        <w:rPr>
          <w:rFonts w:ascii="Segoe UI" w:hAnsi="Segoe UI" w:cs="Segoe UI"/>
          <w:color w:val="0D0D0D"/>
          <w:shd w:val="clear" w:color="auto" w:fill="FFFFFF"/>
        </w:rPr>
        <w:t>その後に</w:t>
      </w:r>
      <w:proofErr w:type="spellStart"/>
      <w:r w:rsidRPr="00C34C5A">
        <w:rPr>
          <w:rFonts w:ascii="Segoe UI" w:hAnsi="Segoe UI" w:cs="Segoe UI"/>
          <w:color w:val="0D0D0D"/>
          <w:shd w:val="clear" w:color="auto" w:fill="FFFFFF"/>
        </w:rPr>
        <w:t>updateWeek</w:t>
      </w:r>
      <w:proofErr w:type="spellEnd"/>
      <w:r w:rsidRPr="00C34C5A">
        <w:rPr>
          <w:rFonts w:ascii="Segoe UI" w:hAnsi="Segoe UI" w:cs="Segoe UI"/>
          <w:color w:val="0D0D0D"/>
          <w:shd w:val="clear" w:color="auto" w:fill="FFFFFF"/>
        </w:rPr>
        <w:t>()</w:t>
      </w:r>
      <w:r>
        <w:rPr>
          <w:rFonts w:ascii="Segoe UI" w:hAnsi="Segoe UI" w:cs="Segoe UI"/>
          <w:color w:val="0D0D0D"/>
          <w:shd w:val="clear" w:color="auto" w:fill="FFFFFF"/>
        </w:rPr>
        <w:t>関数を呼び出して週の表示を更新</w:t>
      </w:r>
      <w:r>
        <w:rPr>
          <w:rFonts w:ascii="Segoe UI" w:hAnsi="Segoe UI" w:cs="Segoe UI" w:hint="eastAsia"/>
          <w:color w:val="0D0D0D"/>
          <w:shd w:val="clear" w:color="auto" w:fill="FFFFFF"/>
        </w:rPr>
        <w:t>する</w:t>
      </w:r>
      <w:r>
        <w:rPr>
          <w:rFonts w:ascii="Segoe UI" w:hAnsi="Segoe UI" w:cs="Segoe UI"/>
          <w:color w:val="0D0D0D"/>
          <w:shd w:val="clear" w:color="auto" w:fill="FFFFFF"/>
        </w:rPr>
        <w:t>．</w:t>
      </w:r>
    </w:p>
    <w:p w14:paraId="5C4D07F0" w14:textId="46DB00C6" w:rsidR="001D6546" w:rsidRPr="00947170" w:rsidRDefault="001D6546" w:rsidP="001D6546">
      <w:pPr>
        <w:ind w:rightChars="100" w:right="188" w:firstLine="188"/>
        <w:jc w:val="left"/>
        <w:rPr>
          <w:rFonts w:ascii="Segoe UI" w:hAnsi="Segoe UI" w:cs="Segoe UI"/>
          <w:color w:val="0D0D0D"/>
          <w:shd w:val="clear" w:color="auto" w:fill="FFFFFF"/>
        </w:rPr>
      </w:pPr>
      <w:r>
        <w:rPr>
          <w:rFonts w:ascii="Segoe UI" w:hAnsi="Segoe UI" w:cs="Segoe UI" w:hint="eastAsia"/>
          <w:color w:val="0D0D0D"/>
          <w:shd w:val="clear" w:color="auto" w:fill="FFFFFF"/>
        </w:rPr>
        <w:t>今の週に戻る</w:t>
      </w:r>
      <w:r>
        <w:rPr>
          <w:rFonts w:ascii="Segoe UI" w:hAnsi="Segoe UI" w:cs="Segoe UI" w:hint="eastAsia"/>
          <w:color w:val="0D0D0D"/>
          <w:shd w:val="clear" w:color="auto" w:fill="FFFFFF"/>
        </w:rPr>
        <w:t>id=</w:t>
      </w:r>
      <w:proofErr w:type="spellStart"/>
      <w:r>
        <w:rPr>
          <w:rFonts w:ascii="Segoe UI" w:hAnsi="Segoe UI" w:cs="Segoe UI"/>
          <w:color w:val="0D0D0D"/>
          <w:shd w:val="clear" w:color="auto" w:fill="FFFFFF"/>
        </w:rPr>
        <w:t>currentWeekButton</w:t>
      </w:r>
      <w:proofErr w:type="spellEnd"/>
      <w:r>
        <w:rPr>
          <w:rFonts w:ascii="Segoe UI" w:hAnsi="Segoe UI" w:cs="Segoe UI" w:hint="eastAsia"/>
          <w:color w:val="0D0D0D"/>
          <w:shd w:val="clear" w:color="auto" w:fill="FFFFFF"/>
        </w:rPr>
        <w:t>：</w:t>
      </w:r>
      <w:r>
        <w:rPr>
          <w:rFonts w:ascii="Segoe UI" w:hAnsi="Segoe UI" w:cs="Segoe UI" w:hint="eastAsia"/>
          <w:color w:val="0D0D0D"/>
          <w:shd w:val="clear" w:color="auto" w:fill="FFFFFF"/>
        </w:rPr>
        <w:t xml:space="preserve"> </w:t>
      </w:r>
      <w:proofErr w:type="spellStart"/>
      <w:r w:rsidRPr="00C34C5A">
        <w:rPr>
          <w:rFonts w:ascii="Segoe UI" w:hAnsi="Segoe UI" w:cs="Segoe UI"/>
          <w:color w:val="0D0D0D"/>
          <w:shd w:val="clear" w:color="auto" w:fill="FFFFFF"/>
        </w:rPr>
        <w:t>currentWeek</w:t>
      </w:r>
      <w:proofErr w:type="spellEnd"/>
      <w:r w:rsidRPr="00C34C5A">
        <w:rPr>
          <w:rFonts w:ascii="Segoe UI" w:hAnsi="Segoe UI" w:cs="Segoe UI"/>
          <w:color w:val="0D0D0D"/>
          <w:shd w:val="clear" w:color="auto" w:fill="FFFFFF"/>
        </w:rPr>
        <w:t>変数を</w:t>
      </w:r>
      <w:r w:rsidRPr="00C34C5A">
        <w:rPr>
          <w:rFonts w:ascii="Segoe UI" w:hAnsi="Segoe UI" w:cs="Segoe UI"/>
          <w:color w:val="0D0D0D"/>
          <w:shd w:val="clear" w:color="auto" w:fill="FFFFFF"/>
        </w:rPr>
        <w:t>1</w:t>
      </w:r>
      <w:r w:rsidRPr="00C34C5A">
        <w:rPr>
          <w:rFonts w:ascii="Segoe UI" w:hAnsi="Segoe UI" w:cs="Segoe UI"/>
          <w:color w:val="0D0D0D"/>
          <w:shd w:val="clear" w:color="auto" w:fill="FFFFFF"/>
        </w:rPr>
        <w:t>に設定して現在の週を最初の週に戻し</w:t>
      </w:r>
      <w:r>
        <w:rPr>
          <w:rFonts w:ascii="Segoe UI" w:hAnsi="Segoe UI" w:cs="Segoe UI"/>
          <w:color w:val="0D0D0D"/>
          <w:shd w:val="clear" w:color="auto" w:fill="FFFFFF"/>
        </w:rPr>
        <w:t>，</w:t>
      </w:r>
      <w:r w:rsidRPr="00C34C5A">
        <w:rPr>
          <w:rFonts w:ascii="Segoe UI" w:hAnsi="Segoe UI" w:cs="Segoe UI"/>
          <w:color w:val="0D0D0D"/>
          <w:shd w:val="clear" w:color="auto" w:fill="FFFFFF"/>
        </w:rPr>
        <w:t>その後に</w:t>
      </w:r>
      <w:proofErr w:type="spellStart"/>
      <w:r w:rsidRPr="00C34C5A">
        <w:rPr>
          <w:rFonts w:ascii="Segoe UI" w:hAnsi="Segoe UI" w:cs="Segoe UI"/>
          <w:color w:val="0D0D0D"/>
          <w:shd w:val="clear" w:color="auto" w:fill="FFFFFF"/>
        </w:rPr>
        <w:t>updateWeek</w:t>
      </w:r>
      <w:proofErr w:type="spellEnd"/>
      <w:r w:rsidRPr="00C34C5A">
        <w:rPr>
          <w:rFonts w:ascii="Segoe UI" w:hAnsi="Segoe UI" w:cs="Segoe UI"/>
          <w:color w:val="0D0D0D"/>
          <w:shd w:val="clear" w:color="auto" w:fill="FFFFFF"/>
        </w:rPr>
        <w:t>()</w:t>
      </w:r>
      <w:r>
        <w:rPr>
          <w:rFonts w:ascii="Segoe UI" w:hAnsi="Segoe UI" w:cs="Segoe UI"/>
          <w:color w:val="0D0D0D"/>
          <w:shd w:val="clear" w:color="auto" w:fill="FFFFFF"/>
        </w:rPr>
        <w:t>関数を呼び出して週の表示を更新</w:t>
      </w:r>
      <w:r>
        <w:rPr>
          <w:rFonts w:ascii="Segoe UI" w:hAnsi="Segoe UI" w:cs="Segoe UI" w:hint="eastAsia"/>
          <w:color w:val="0D0D0D"/>
          <w:shd w:val="clear" w:color="auto" w:fill="FFFFFF"/>
        </w:rPr>
        <w:t>する</w:t>
      </w:r>
      <w:r>
        <w:rPr>
          <w:rFonts w:ascii="Segoe UI" w:hAnsi="Segoe UI" w:cs="Segoe UI"/>
          <w:color w:val="0D0D0D"/>
          <w:shd w:val="clear" w:color="auto" w:fill="FFFFFF"/>
        </w:rPr>
        <w:t>．</w:t>
      </w:r>
    </w:p>
    <w:p w14:paraId="12366B64" w14:textId="4EEC1374" w:rsidR="001D6546" w:rsidRDefault="001D6546" w:rsidP="001D6546">
      <w:pPr>
        <w:ind w:leftChars="100" w:left="188" w:rightChars="100" w:right="188" w:firstLineChars="0" w:firstLine="0"/>
        <w:jc w:val="left"/>
        <w:rPr>
          <w:rFonts w:ascii="Segoe UI" w:hAnsi="Segoe UI" w:cs="Segoe UI"/>
          <w:color w:val="0D0D0D"/>
          <w:shd w:val="clear" w:color="auto" w:fill="FFFFFF"/>
        </w:rPr>
      </w:pPr>
      <w:r>
        <w:rPr>
          <w:rFonts w:ascii="Segoe UI" w:hAnsi="Segoe UI" w:cs="Segoe UI" w:hint="eastAsia"/>
          <w:color w:val="0D0D0D"/>
          <w:shd w:val="clear" w:color="auto" w:fill="FFFFFF"/>
        </w:rPr>
        <w:t>次の週</w:t>
      </w:r>
      <w:r>
        <w:rPr>
          <w:rFonts w:ascii="Segoe UI" w:hAnsi="Segoe UI" w:cs="Segoe UI" w:hint="eastAsia"/>
          <w:color w:val="0D0D0D"/>
          <w:shd w:val="clear" w:color="auto" w:fill="FFFFFF"/>
        </w:rPr>
        <w:t>id=</w:t>
      </w:r>
      <w:proofErr w:type="spellStart"/>
      <w:r>
        <w:rPr>
          <w:rFonts w:ascii="Segoe UI" w:hAnsi="Segoe UI" w:cs="Segoe UI"/>
          <w:color w:val="0D0D0D"/>
          <w:shd w:val="clear" w:color="auto" w:fill="FFFFFF"/>
        </w:rPr>
        <w:t>nextWeekButton</w:t>
      </w:r>
      <w:proofErr w:type="spellEnd"/>
      <w:r>
        <w:rPr>
          <w:rFonts w:ascii="Segoe UI" w:hAnsi="Segoe UI" w:cs="Segoe UI" w:hint="eastAsia"/>
          <w:color w:val="0D0D0D"/>
          <w:shd w:val="clear" w:color="auto" w:fill="FFFFFF"/>
        </w:rPr>
        <w:t>：</w:t>
      </w:r>
      <w:proofErr w:type="spellStart"/>
      <w:r w:rsidRPr="00C34C5A">
        <w:rPr>
          <w:rFonts w:ascii="Segoe UI" w:hAnsi="Segoe UI" w:cs="Segoe UI"/>
          <w:color w:val="0D0D0D"/>
          <w:shd w:val="clear" w:color="auto" w:fill="FFFFFF"/>
        </w:rPr>
        <w:t>currentWeek</w:t>
      </w:r>
      <w:proofErr w:type="spellEnd"/>
      <w:r w:rsidRPr="00C34C5A">
        <w:rPr>
          <w:rFonts w:ascii="Segoe UI" w:hAnsi="Segoe UI" w:cs="Segoe UI"/>
          <w:color w:val="0D0D0D"/>
          <w:shd w:val="clear" w:color="auto" w:fill="FFFFFF"/>
        </w:rPr>
        <w:t>変数をインクリメントして現在の週を</w:t>
      </w:r>
      <w:r w:rsidRPr="00C34C5A">
        <w:rPr>
          <w:rFonts w:ascii="Segoe UI" w:hAnsi="Segoe UI" w:cs="Segoe UI"/>
          <w:color w:val="0D0D0D"/>
          <w:shd w:val="clear" w:color="auto" w:fill="FFFFFF"/>
        </w:rPr>
        <w:t>1</w:t>
      </w:r>
      <w:r>
        <w:rPr>
          <w:rFonts w:ascii="Segoe UI" w:hAnsi="Segoe UI" w:cs="Segoe UI"/>
          <w:color w:val="0D0D0D"/>
          <w:shd w:val="clear" w:color="auto" w:fill="FFFFFF"/>
        </w:rPr>
        <w:t>週後に</w:t>
      </w:r>
      <w:r>
        <w:rPr>
          <w:rFonts w:ascii="Segoe UI" w:hAnsi="Segoe UI" w:cs="Segoe UI" w:hint="eastAsia"/>
          <w:color w:val="0D0D0D"/>
          <w:shd w:val="clear" w:color="auto" w:fill="FFFFFF"/>
        </w:rPr>
        <w:t>変更</w:t>
      </w:r>
      <w:r w:rsidRPr="00C34C5A">
        <w:rPr>
          <w:rFonts w:ascii="Segoe UI" w:hAnsi="Segoe UI" w:cs="Segoe UI"/>
          <w:color w:val="0D0D0D"/>
          <w:shd w:val="clear" w:color="auto" w:fill="FFFFFF"/>
        </w:rPr>
        <w:t>し</w:t>
      </w:r>
      <w:r>
        <w:rPr>
          <w:rFonts w:ascii="Segoe UI" w:hAnsi="Segoe UI" w:cs="Segoe UI"/>
          <w:color w:val="0D0D0D"/>
          <w:shd w:val="clear" w:color="auto" w:fill="FFFFFF"/>
        </w:rPr>
        <w:t>，</w:t>
      </w:r>
      <w:r w:rsidRPr="00C34C5A">
        <w:rPr>
          <w:rFonts w:ascii="Segoe UI" w:hAnsi="Segoe UI" w:cs="Segoe UI"/>
          <w:color w:val="0D0D0D"/>
          <w:shd w:val="clear" w:color="auto" w:fill="FFFFFF"/>
        </w:rPr>
        <w:t>その後に</w:t>
      </w:r>
      <w:proofErr w:type="spellStart"/>
      <w:r w:rsidRPr="00C34C5A">
        <w:rPr>
          <w:rFonts w:ascii="Segoe UI" w:hAnsi="Segoe UI" w:cs="Segoe UI"/>
          <w:color w:val="0D0D0D"/>
          <w:shd w:val="clear" w:color="auto" w:fill="FFFFFF"/>
        </w:rPr>
        <w:t>updateWeek</w:t>
      </w:r>
      <w:proofErr w:type="spellEnd"/>
      <w:r w:rsidRPr="00C34C5A">
        <w:rPr>
          <w:rFonts w:ascii="Segoe UI" w:hAnsi="Segoe UI" w:cs="Segoe UI"/>
          <w:color w:val="0D0D0D"/>
          <w:shd w:val="clear" w:color="auto" w:fill="FFFFFF"/>
        </w:rPr>
        <w:t>()</w:t>
      </w:r>
      <w:r>
        <w:rPr>
          <w:rFonts w:ascii="Segoe UI" w:hAnsi="Segoe UI" w:cs="Segoe UI"/>
          <w:color w:val="0D0D0D"/>
          <w:shd w:val="clear" w:color="auto" w:fill="FFFFFF"/>
        </w:rPr>
        <w:t>関数を呼び出して週の表示を更新</w:t>
      </w:r>
      <w:r>
        <w:rPr>
          <w:rFonts w:ascii="Segoe UI" w:hAnsi="Segoe UI" w:cs="Segoe UI" w:hint="eastAsia"/>
          <w:color w:val="0D0D0D"/>
          <w:shd w:val="clear" w:color="auto" w:fill="FFFFFF"/>
        </w:rPr>
        <w:t>する</w:t>
      </w:r>
      <w:r>
        <w:rPr>
          <w:rFonts w:ascii="Segoe UI" w:hAnsi="Segoe UI" w:cs="Segoe UI"/>
          <w:color w:val="0D0D0D"/>
          <w:shd w:val="clear" w:color="auto" w:fill="FFFFFF"/>
        </w:rPr>
        <w:t>．</w:t>
      </w:r>
    </w:p>
    <w:p w14:paraId="16A0E9B6" w14:textId="77777777" w:rsidR="00A328FB" w:rsidRPr="001D6546" w:rsidRDefault="00A328FB" w:rsidP="001D6546">
      <w:pPr>
        <w:ind w:firstLineChars="0" w:firstLine="0"/>
      </w:pPr>
    </w:p>
    <w:p w14:paraId="5DE05666" w14:textId="77777777" w:rsidR="001D6546" w:rsidRDefault="001D6546" w:rsidP="001D6546">
      <w:pPr>
        <w:ind w:firstLineChars="0" w:firstLine="0"/>
        <w:rPr>
          <w:b/>
          <w:sz w:val="28"/>
        </w:rPr>
      </w:pPr>
      <w:r>
        <w:rPr>
          <w:rFonts w:hint="eastAsia"/>
          <w:b/>
          <w:sz w:val="28"/>
        </w:rPr>
        <w:lastRenderedPageBreak/>
        <w:t>（２）</w:t>
      </w:r>
      <w:r w:rsidRPr="00ED1976">
        <w:rPr>
          <w:rFonts w:hint="eastAsia"/>
          <w:b/>
          <w:sz w:val="28"/>
        </w:rPr>
        <w:t>コマ目作成機能</w:t>
      </w:r>
    </w:p>
    <w:p w14:paraId="025F75E1" w14:textId="77777777" w:rsidR="001D6546" w:rsidRPr="00382F83" w:rsidRDefault="001D6546">
      <w:pPr>
        <w:ind w:firstLine="188"/>
        <w:pPrChange w:id="262" w:author="ishidatek244" w:date="2024-03-10T22:48:00Z">
          <w:pPr>
            <w:ind w:left="188" w:hangingChars="100" w:hanging="188"/>
          </w:pPr>
        </w:pPrChange>
      </w:pPr>
      <w:r w:rsidRPr="00382F83">
        <w:rPr>
          <w:rFonts w:hint="eastAsia"/>
        </w:rPr>
        <w:t>ユーザーが入力した授業名</w:t>
      </w:r>
      <w:r>
        <w:rPr>
          <w:rFonts w:hint="eastAsia"/>
        </w:rPr>
        <w:t>，</w:t>
      </w:r>
      <w:r w:rsidRPr="00382F83">
        <w:rPr>
          <w:rFonts w:hint="eastAsia"/>
        </w:rPr>
        <w:t>担当教員</w:t>
      </w:r>
      <w:r>
        <w:rPr>
          <w:rFonts w:hint="eastAsia"/>
        </w:rPr>
        <w:t>，</w:t>
      </w:r>
      <w:r w:rsidRPr="00382F83">
        <w:rPr>
          <w:rFonts w:hint="eastAsia"/>
        </w:rPr>
        <w:t>教室名</w:t>
      </w:r>
      <w:r>
        <w:rPr>
          <w:rFonts w:hint="eastAsia"/>
        </w:rPr>
        <w:t>，</w:t>
      </w:r>
      <w:r w:rsidRPr="00382F83">
        <w:rPr>
          <w:rFonts w:hint="eastAsia"/>
        </w:rPr>
        <w:t>メッセージ</w:t>
      </w:r>
      <w:r>
        <w:rPr>
          <w:rFonts w:hint="eastAsia"/>
        </w:rPr>
        <w:t>，</w:t>
      </w:r>
      <w:r w:rsidRPr="00382F83">
        <w:rPr>
          <w:rFonts w:hint="eastAsia"/>
        </w:rPr>
        <w:t>学年をもとに</w:t>
      </w:r>
      <w:r>
        <w:rPr>
          <w:rFonts w:hint="eastAsia"/>
        </w:rPr>
        <w:t>，</w:t>
      </w:r>
      <w:r w:rsidRPr="00382F83">
        <w:rPr>
          <w:rFonts w:hint="eastAsia"/>
        </w:rPr>
        <w:t>新しいクラスボックスを作成することができ</w:t>
      </w:r>
      <w:r>
        <w:rPr>
          <w:rFonts w:hint="eastAsia"/>
        </w:rPr>
        <w:t>る．</w:t>
      </w:r>
    </w:p>
    <w:p w14:paraId="2339DEA7" w14:textId="77777777" w:rsidR="001D6546" w:rsidRDefault="001D6546" w:rsidP="001D6546">
      <w:pPr>
        <w:ind w:left="184" w:hangingChars="100" w:hanging="184"/>
        <w:rPr>
          <w:sz w:val="28"/>
        </w:rPr>
      </w:pPr>
      <w:r>
        <w:rPr>
          <w:b/>
          <w:noProof/>
        </w:rPr>
        <mc:AlternateContent>
          <mc:Choice Requires="wps">
            <w:drawing>
              <wp:anchor distT="0" distB="0" distL="114300" distR="114300" simplePos="0" relativeHeight="251952128" behindDoc="0" locked="0" layoutInCell="1" allowOverlap="1" wp14:anchorId="458B8228" wp14:editId="140D1F90">
                <wp:simplePos x="0" y="0"/>
                <wp:positionH relativeFrom="margin">
                  <wp:align>center</wp:align>
                </wp:positionH>
                <wp:positionV relativeFrom="paragraph">
                  <wp:posOffset>40264</wp:posOffset>
                </wp:positionV>
                <wp:extent cx="4017195" cy="2804845"/>
                <wp:effectExtent l="0" t="0" r="21590" b="14605"/>
                <wp:wrapNone/>
                <wp:docPr id="1056" name="正方形/長方形 1056"/>
                <wp:cNvGraphicFramePr/>
                <a:graphic xmlns:a="http://schemas.openxmlformats.org/drawingml/2006/main">
                  <a:graphicData uri="http://schemas.microsoft.com/office/word/2010/wordprocessingShape">
                    <wps:wsp>
                      <wps:cNvSpPr/>
                      <wps:spPr>
                        <a:xfrm>
                          <a:off x="0" y="0"/>
                          <a:ext cx="4017195" cy="28048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D91BC" id="正方形/長方形 1056" o:spid="_x0000_s1026" style="position:absolute;left:0;text-align:left;margin-left:0;margin-top:3.15pt;width:316.3pt;height:220.85pt;z-index:251952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" filled="f" strokecolor="black [3213]" strokeweight="1.5pt">
                <w10:wrap anchorx="margin"/>
              </v:rect>
            </w:pict>
          </mc:Fallback>
        </mc:AlternateContent>
      </w:r>
      <w:r>
        <w:rPr>
          <w:noProof/>
        </w:rPr>
        <w:drawing>
          <wp:anchor distT="0" distB="0" distL="114300" distR="114300" simplePos="0" relativeHeight="251951104" behindDoc="0" locked="0" layoutInCell="1" allowOverlap="1" wp14:anchorId="5680816C" wp14:editId="1AF1E939">
            <wp:simplePos x="0" y="0"/>
            <wp:positionH relativeFrom="column">
              <wp:posOffset>688975</wp:posOffset>
            </wp:positionH>
            <wp:positionV relativeFrom="paragraph">
              <wp:posOffset>83820</wp:posOffset>
            </wp:positionV>
            <wp:extent cx="4002405" cy="2718435"/>
            <wp:effectExtent l="0" t="0" r="0" b="5715"/>
            <wp:wrapNone/>
            <wp:docPr id="1058" name="図 1058" descr="コマ目を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コマ目を作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2405" cy="2718435"/>
                    </a:xfrm>
                    <a:prstGeom prst="rect">
                      <a:avLst/>
                    </a:prstGeom>
                    <a:noFill/>
                  </pic:spPr>
                </pic:pic>
              </a:graphicData>
            </a:graphic>
            <wp14:sizeRelH relativeFrom="page">
              <wp14:pctWidth>0</wp14:pctWidth>
            </wp14:sizeRelH>
            <wp14:sizeRelV relativeFrom="page">
              <wp14:pctHeight>0</wp14:pctHeight>
            </wp14:sizeRelV>
          </wp:anchor>
        </w:drawing>
      </w:r>
    </w:p>
    <w:p w14:paraId="7E1F830F" w14:textId="77777777" w:rsidR="001D6546" w:rsidRDefault="001D6546" w:rsidP="001D6546">
      <w:pPr>
        <w:ind w:left="258" w:hangingChars="100" w:hanging="258"/>
        <w:rPr>
          <w:sz w:val="28"/>
        </w:rPr>
      </w:pPr>
    </w:p>
    <w:p w14:paraId="19F3D7DA" w14:textId="77777777" w:rsidR="001D6546" w:rsidRDefault="001D6546" w:rsidP="001D6546">
      <w:pPr>
        <w:ind w:left="258" w:hangingChars="100" w:hanging="258"/>
        <w:rPr>
          <w:sz w:val="28"/>
        </w:rPr>
      </w:pPr>
    </w:p>
    <w:p w14:paraId="3AAC9459" w14:textId="77777777" w:rsidR="001D6546" w:rsidRDefault="001D6546" w:rsidP="001D6546">
      <w:pPr>
        <w:ind w:left="258" w:hangingChars="100" w:hanging="258"/>
        <w:rPr>
          <w:sz w:val="28"/>
        </w:rPr>
      </w:pPr>
    </w:p>
    <w:p w14:paraId="09C3DF1F" w14:textId="77777777" w:rsidR="001D6546" w:rsidRDefault="001D6546" w:rsidP="001D6546">
      <w:pPr>
        <w:ind w:left="258" w:hangingChars="100" w:hanging="258"/>
        <w:rPr>
          <w:sz w:val="28"/>
        </w:rPr>
      </w:pPr>
    </w:p>
    <w:p w14:paraId="3A5351FF" w14:textId="77777777" w:rsidR="001D6546" w:rsidRDefault="001D6546" w:rsidP="001D6546">
      <w:pPr>
        <w:ind w:left="258" w:hangingChars="100" w:hanging="258"/>
        <w:rPr>
          <w:sz w:val="28"/>
        </w:rPr>
      </w:pPr>
    </w:p>
    <w:p w14:paraId="297D8425" w14:textId="77777777" w:rsidR="001D6546" w:rsidRPr="00493686" w:rsidRDefault="001D6546" w:rsidP="001D6546">
      <w:pPr>
        <w:ind w:left="258" w:hangingChars="100" w:hanging="258"/>
        <w:rPr>
          <w:sz w:val="28"/>
        </w:rPr>
      </w:pPr>
      <w:r>
        <w:rPr>
          <w:noProof/>
          <w:sz w:val="28"/>
        </w:rPr>
        <mc:AlternateContent>
          <mc:Choice Requires="wps">
            <w:drawing>
              <wp:anchor distT="0" distB="0" distL="114300" distR="114300" simplePos="0" relativeHeight="251953152" behindDoc="0" locked="0" layoutInCell="1" allowOverlap="1" wp14:anchorId="4D8CF324" wp14:editId="33589833">
                <wp:simplePos x="0" y="0"/>
                <wp:positionH relativeFrom="margin">
                  <wp:align>center</wp:align>
                </wp:positionH>
                <wp:positionV relativeFrom="paragraph">
                  <wp:posOffset>5715</wp:posOffset>
                </wp:positionV>
                <wp:extent cx="1957892" cy="359596"/>
                <wp:effectExtent l="0" t="0" r="0" b="2540"/>
                <wp:wrapNone/>
                <wp:docPr id="1057" name="テキスト ボックス 1057"/>
                <wp:cNvGraphicFramePr/>
                <a:graphic xmlns:a="http://schemas.openxmlformats.org/drawingml/2006/main">
                  <a:graphicData uri="http://schemas.microsoft.com/office/word/2010/wordprocessingShape">
                    <wps:wsp>
                      <wps:cNvSpPr txBox="1"/>
                      <wps:spPr>
                        <a:xfrm>
                          <a:off x="0" y="0"/>
                          <a:ext cx="1957892" cy="359596"/>
                        </a:xfrm>
                        <a:prstGeom prst="rect">
                          <a:avLst/>
                        </a:prstGeom>
                        <a:noFill/>
                        <a:ln w="6350">
                          <a:noFill/>
                        </a:ln>
                      </wps:spPr>
                      <wps:txbx>
                        <w:txbxContent>
                          <w:p w14:paraId="4C57C2FE" w14:textId="77777777" w:rsidR="001D6546" w:rsidRDefault="001D6546" w:rsidP="001D6546">
                            <w:pPr>
                              <w:ind w:firstLine="188"/>
                            </w:pPr>
                            <w:r>
                              <w:rPr>
                                <w:rFonts w:hint="eastAsia"/>
                              </w:rPr>
                              <w:t>図4.2.3</w:t>
                            </w:r>
                            <w:r>
                              <w:t xml:space="preserve">　</w:t>
                            </w:r>
                            <w:r>
                              <w:rPr>
                                <w:rFonts w:hint="eastAsia"/>
                              </w:rPr>
                              <w:t>コマ目作成</w:t>
                            </w:r>
                            <w:r>
                              <w:t>イメージ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CF324" id="テキスト ボックス 1057" o:spid="_x0000_s1051" type="#_x0000_t202" style="position:absolute;left:0;text-align:left;margin-left:0;margin-top:.45pt;width:154.15pt;height:28.3pt;z-index:251953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" filled="f" stroked="f" strokeweight=".5pt">
                <v:textbox>
                  <w:txbxContent>
                    <w:p w14:paraId="4C57C2FE" w14:textId="77777777" w:rsidR="001D6546" w:rsidRDefault="001D6546" w:rsidP="001D6546">
                      <w:pPr>
                        <w:ind w:firstLine="188"/>
                      </w:pPr>
                      <w:r>
                        <w:rPr>
                          <w:rFonts w:hint="eastAsia"/>
                        </w:rPr>
                        <w:t>図4.2.3</w:t>
                      </w:r>
                      <w:r>
                        <w:t xml:space="preserve">　</w:t>
                      </w:r>
                      <w:r>
                        <w:rPr>
                          <w:rFonts w:hint="eastAsia"/>
                        </w:rPr>
                        <w:t>コマ目作成</w:t>
                      </w:r>
                      <w:r>
                        <w:t>イメージ</w:t>
                      </w:r>
                    </w:p>
                  </w:txbxContent>
                </v:textbox>
                <w10:wrap anchorx="margin"/>
              </v:shape>
            </w:pict>
          </mc:Fallback>
        </mc:AlternateContent>
      </w:r>
    </w:p>
    <w:p w14:paraId="4F43577B" w14:textId="77777777" w:rsidR="001D6546" w:rsidRPr="003A7A53" w:rsidRDefault="001D6546" w:rsidP="001D6546">
      <w:pPr>
        <w:ind w:firstLine="184"/>
        <w:rPr>
          <w:b/>
        </w:rPr>
      </w:pPr>
      <w:r w:rsidRPr="003A7A53">
        <w:rPr>
          <w:rFonts w:hint="eastAsia"/>
          <w:b/>
        </w:rPr>
        <w:t>機能の</w:t>
      </w:r>
      <w:r>
        <w:rPr>
          <w:rFonts w:hint="eastAsia"/>
          <w:b/>
        </w:rPr>
        <w:t>大まかな手順は次の通りである．</w:t>
      </w:r>
    </w:p>
    <w:p w14:paraId="657FF3EE" w14:textId="77777777" w:rsidR="001D6546" w:rsidRDefault="001D6546" w:rsidP="001D6546">
      <w:pPr>
        <w:ind w:firstLineChars="0" w:firstLine="0"/>
      </w:pPr>
      <w:r>
        <w:rPr>
          <w:rFonts w:hint="eastAsia"/>
        </w:rPr>
        <w:t>・フォームから入力されたデータを取得する．</w:t>
      </w:r>
    </w:p>
    <w:p w14:paraId="45B39DAA" w14:textId="77777777" w:rsidR="001D6546" w:rsidRDefault="001D6546">
      <w:pPr>
        <w:ind w:firstLineChars="0" w:firstLine="0"/>
        <w:pPrChange w:id="263" w:author="ishidatek244" w:date="2024-03-10T22:48:00Z">
          <w:pPr>
            <w:ind w:leftChars="600" w:left="1128" w:firstLineChars="0" w:firstLine="0"/>
          </w:pPr>
        </w:pPrChange>
      </w:pPr>
      <w:r>
        <w:rPr>
          <w:rFonts w:hint="eastAsia"/>
        </w:rPr>
        <w:t>・コマ目をローカルストレージに保存するためのキーを設定する．</w:t>
      </w:r>
    </w:p>
    <w:p w14:paraId="276EB524" w14:textId="3B910683" w:rsidR="001D6546" w:rsidRDefault="001D6546" w:rsidP="001D6546">
      <w:pPr>
        <w:ind w:firstLine="188"/>
      </w:pPr>
      <w:r>
        <w:rPr>
          <w:rFonts w:hint="eastAsia"/>
        </w:rPr>
        <w:t>キーには，現在のタイムスタンプを使用する．</w:t>
      </w:r>
    </w:p>
    <w:p w14:paraId="5D27F99F" w14:textId="77777777" w:rsidR="001D6546" w:rsidRDefault="001D6546">
      <w:pPr>
        <w:ind w:firstLineChars="0" w:firstLine="0"/>
        <w:pPrChange w:id="264" w:author="ishidatek244" w:date="2024-03-10T22:48:00Z">
          <w:pPr>
            <w:ind w:leftChars="600" w:left="1128" w:firstLineChars="0" w:firstLine="0"/>
          </w:pPr>
        </w:pPrChange>
      </w:pPr>
      <w:r>
        <w:rPr>
          <w:rFonts w:hint="eastAsia"/>
        </w:rPr>
        <w:t>・クラスボックスの情報をJ</w:t>
      </w:r>
      <w:r>
        <w:t>avaScript</w:t>
      </w:r>
      <w:r>
        <w:rPr>
          <w:rFonts w:hint="eastAsia"/>
        </w:rPr>
        <w:t>オブジェクトとして保存する．</w:t>
      </w:r>
    </w:p>
    <w:p w14:paraId="5A673C92" w14:textId="1F626282" w:rsidR="001D6546" w:rsidRDefault="001D6546" w:rsidP="001D6546">
      <w:pPr>
        <w:ind w:firstLineChars="0" w:firstLine="0"/>
      </w:pPr>
      <w:r>
        <w:rPr>
          <w:rFonts w:hint="eastAsia"/>
        </w:rPr>
        <w:t>・クラスボックスの情報をJSON形式に変換して，キーと一緒に，ローカルストレージに保存する．</w:t>
      </w:r>
    </w:p>
    <w:p w14:paraId="5C47FE37" w14:textId="2EDDE0F6" w:rsidR="009C2EE6" w:rsidRPr="001D6546" w:rsidRDefault="009C2EE6" w:rsidP="009C2EE6">
      <w:pPr>
        <w:ind w:firstLine="188"/>
        <w:jc w:val="left"/>
      </w:pPr>
    </w:p>
    <w:p w14:paraId="23B9D908" w14:textId="6F9DED13" w:rsidR="009C2EE6" w:rsidRDefault="009C2EE6" w:rsidP="009C2EE6">
      <w:pPr>
        <w:ind w:firstLineChars="0" w:firstLine="0"/>
        <w:rPr>
          <w:sz w:val="24"/>
          <w:szCs w:val="24"/>
        </w:rPr>
      </w:pPr>
    </w:p>
    <w:p w14:paraId="189CE346" w14:textId="7FE80F6B" w:rsidR="001D6546" w:rsidRDefault="001D6546" w:rsidP="009C2EE6">
      <w:pPr>
        <w:ind w:firstLineChars="0" w:firstLine="0"/>
        <w:rPr>
          <w:sz w:val="24"/>
          <w:szCs w:val="24"/>
        </w:rPr>
      </w:pPr>
    </w:p>
    <w:p w14:paraId="04A46A9E" w14:textId="77777777" w:rsidR="00F8585E" w:rsidRDefault="00F8585E" w:rsidP="009C2EE6">
      <w:pPr>
        <w:ind w:firstLineChars="0" w:firstLine="0"/>
        <w:rPr>
          <w:sz w:val="24"/>
          <w:szCs w:val="24"/>
        </w:rPr>
      </w:pPr>
    </w:p>
    <w:p w14:paraId="7FE55231" w14:textId="77777777" w:rsidR="001D6546" w:rsidRPr="00D5021F" w:rsidDel="009144ED" w:rsidRDefault="001D6546" w:rsidP="009C2EE6">
      <w:pPr>
        <w:ind w:firstLineChars="0" w:firstLine="0"/>
        <w:rPr>
          <w:del w:id="265" w:author="ishidatek244" w:date="2024-03-10T22:50:00Z"/>
          <w:sz w:val="24"/>
          <w:szCs w:val="24"/>
        </w:rPr>
      </w:pPr>
    </w:p>
    <w:p w14:paraId="3544925E" w14:textId="77777777" w:rsidR="001D6546" w:rsidRDefault="001D6546" w:rsidP="001D6546">
      <w:pPr>
        <w:ind w:firstLineChars="0" w:firstLine="0"/>
        <w:rPr>
          <w:b/>
          <w:sz w:val="28"/>
        </w:rPr>
      </w:pPr>
      <w:r>
        <w:rPr>
          <w:rFonts w:hint="eastAsia"/>
          <w:b/>
          <w:sz w:val="28"/>
        </w:rPr>
        <w:t>（３）</w:t>
      </w:r>
      <w:r w:rsidRPr="00ED1976">
        <w:rPr>
          <w:rFonts w:hint="eastAsia"/>
          <w:b/>
          <w:sz w:val="28"/>
        </w:rPr>
        <w:t>コマ目表示機能</w:t>
      </w:r>
    </w:p>
    <w:p w14:paraId="22AFF2DF" w14:textId="77777777" w:rsidR="001D6546" w:rsidRDefault="001D6546" w:rsidP="001D6546">
      <w:pPr>
        <w:ind w:left="188" w:hangingChars="100" w:hanging="188"/>
      </w:pPr>
      <w:r>
        <w:rPr>
          <w:rFonts w:hint="eastAsia"/>
          <w:noProof/>
        </w:rPr>
        <mc:AlternateContent>
          <mc:Choice Requires="wps">
            <w:drawing>
              <wp:anchor distT="0" distB="0" distL="114300" distR="114300" simplePos="0" relativeHeight="251956224" behindDoc="0" locked="0" layoutInCell="1" allowOverlap="1" wp14:anchorId="411D74DE" wp14:editId="22194EED">
                <wp:simplePos x="0" y="0"/>
                <wp:positionH relativeFrom="column">
                  <wp:posOffset>914400</wp:posOffset>
                </wp:positionH>
                <wp:positionV relativeFrom="paragraph">
                  <wp:posOffset>284480</wp:posOffset>
                </wp:positionV>
                <wp:extent cx="914400" cy="391886"/>
                <wp:effectExtent l="0" t="0" r="0" b="0"/>
                <wp:wrapNone/>
                <wp:docPr id="84" name="テキスト ボックス 84"/>
                <wp:cNvGraphicFramePr/>
                <a:graphic xmlns:a="http://schemas.openxmlformats.org/drawingml/2006/main">
                  <a:graphicData uri="http://schemas.microsoft.com/office/word/2010/wordprocessingShape">
                    <wps:wsp>
                      <wps:cNvSpPr txBox="1"/>
                      <wps:spPr>
                        <a:xfrm>
                          <a:off x="0" y="0"/>
                          <a:ext cx="914400" cy="391886"/>
                        </a:xfrm>
                        <a:prstGeom prst="rect">
                          <a:avLst/>
                        </a:prstGeom>
                        <a:noFill/>
                        <a:ln w="6350">
                          <a:noFill/>
                        </a:ln>
                      </wps:spPr>
                      <wps:txbx>
                        <w:txbxContent>
                          <w:p w14:paraId="7042A2E8" w14:textId="77777777" w:rsidR="001D6546" w:rsidRPr="008E10AB" w:rsidRDefault="001D6546" w:rsidP="001D6546">
                            <w:pPr>
                              <w:ind w:firstLine="184"/>
                              <w:rPr>
                                <w:b/>
                              </w:rPr>
                            </w:pPr>
                            <w:r w:rsidRPr="008E10AB">
                              <w:rPr>
                                <w:rFonts w:hint="eastAsia"/>
                                <w:b/>
                              </w:rPr>
                              <w:t>ローカルストレージ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1D74DE" id="テキスト ボックス 84" o:spid="_x0000_s1052" type="#_x0000_t202" style="position:absolute;left:0;text-align:left;margin-left:1in;margin-top:22.4pt;width:1in;height:30.85pt;z-index:2519562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" filled="f" stroked="f" strokeweight=".5pt">
                <v:textbox>
                  <w:txbxContent>
                    <w:p w14:paraId="7042A2E8" w14:textId="77777777" w:rsidR="001D6546" w:rsidRPr="008E10AB" w:rsidRDefault="001D6546" w:rsidP="001D6546">
                      <w:pPr>
                        <w:ind w:firstLine="184"/>
                        <w:rPr>
                          <w:b/>
                        </w:rPr>
                      </w:pPr>
                      <w:r w:rsidRPr="008E10AB">
                        <w:rPr>
                          <w:rFonts w:hint="eastAsia"/>
                          <w:b/>
                        </w:rPr>
                        <w:t>ローカルストレージ</w:t>
                      </w:r>
                    </w:p>
                  </w:txbxContent>
                </v:textbox>
              </v:shape>
            </w:pict>
          </mc:Fallback>
        </mc:AlternateContent>
      </w:r>
      <w:r>
        <w:rPr>
          <w:rFonts w:hint="eastAsia"/>
        </w:rPr>
        <w:t>〇コマ目を作成し</w:t>
      </w:r>
      <w:ins w:id="266" w:author="ishidatek244" w:date="2024-03-10T22:41:00Z">
        <w:r>
          <w:rPr>
            <w:rFonts w:hint="eastAsia"/>
          </w:rPr>
          <w:t>，</w:t>
        </w:r>
      </w:ins>
      <w:r>
        <w:rPr>
          <w:rFonts w:hint="eastAsia"/>
        </w:rPr>
        <w:t>ローカルストレージに保存したコマ目を画面上に表示する機能である</w:t>
      </w:r>
      <w:ins w:id="267" w:author="ishidatek244" w:date="2024-03-10T22:41:00Z">
        <w:r>
          <w:rPr>
            <w:rFonts w:hint="eastAsia"/>
          </w:rPr>
          <w:t>．</w:t>
        </w:r>
      </w:ins>
    </w:p>
    <w:p w14:paraId="53051CDE" w14:textId="77777777" w:rsidR="001D6546" w:rsidRPr="008E10AB" w:rsidRDefault="001D6546" w:rsidP="001D6546">
      <w:pPr>
        <w:ind w:left="188" w:hangingChars="100" w:hanging="188"/>
        <w:rPr>
          <w:sz w:val="24"/>
          <w:szCs w:val="24"/>
        </w:rPr>
      </w:pPr>
      <w:r>
        <w:rPr>
          <w:noProof/>
        </w:rPr>
        <mc:AlternateContent>
          <mc:Choice Requires="wps">
            <w:drawing>
              <wp:anchor distT="0" distB="0" distL="114300" distR="114300" simplePos="0" relativeHeight="251964416" behindDoc="0" locked="0" layoutInCell="1" allowOverlap="1" wp14:anchorId="3FF5B19D" wp14:editId="4FABB3DE">
                <wp:simplePos x="0" y="0"/>
                <wp:positionH relativeFrom="column">
                  <wp:posOffset>624840</wp:posOffset>
                </wp:positionH>
                <wp:positionV relativeFrom="paragraph">
                  <wp:posOffset>44450</wp:posOffset>
                </wp:positionV>
                <wp:extent cx="4219575" cy="1581150"/>
                <wp:effectExtent l="0" t="0" r="28575" b="19050"/>
                <wp:wrapNone/>
                <wp:docPr id="85" name="正方形/長方形 85"/>
                <wp:cNvGraphicFramePr/>
                <a:graphic xmlns:a="http://schemas.openxmlformats.org/drawingml/2006/main">
                  <a:graphicData uri="http://schemas.microsoft.com/office/word/2010/wordprocessingShape">
                    <wps:wsp>
                      <wps:cNvSpPr/>
                      <wps:spPr>
                        <a:xfrm>
                          <a:off x="0" y="0"/>
                          <a:ext cx="4219575" cy="15811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80CA2" id="正方形/長方形 85" o:spid="_x0000_s1026" style="position:absolute;left:0;text-align:left;margin-left:49.2pt;margin-top:3.5pt;width:332.25pt;height:124.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" filled="f" strokecolor="black [3213]" strokeweight="1.5pt"/>
            </w:pict>
          </mc:Fallback>
        </mc:AlternateContent>
      </w:r>
      <w:r>
        <w:rPr>
          <w:noProof/>
        </w:rPr>
        <w:drawing>
          <wp:anchor distT="0" distB="0" distL="114300" distR="114300" simplePos="0" relativeHeight="251955200" behindDoc="0" locked="0" layoutInCell="1" allowOverlap="1" wp14:anchorId="092031B4" wp14:editId="331F8901">
            <wp:simplePos x="0" y="0"/>
            <wp:positionH relativeFrom="margin">
              <wp:align>center</wp:align>
            </wp:positionH>
            <wp:positionV relativeFrom="paragraph">
              <wp:posOffset>92075</wp:posOffset>
            </wp:positionV>
            <wp:extent cx="4143375" cy="1589206"/>
            <wp:effectExtent l="0" t="0" r="0" b="0"/>
            <wp:wrapNone/>
            <wp:docPr id="92" name="図 92"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キャプチャ"/>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3375" cy="1589206"/>
                    </a:xfrm>
                    <a:prstGeom prst="rect">
                      <a:avLst/>
                    </a:prstGeom>
                    <a:noFill/>
                  </pic:spPr>
                </pic:pic>
              </a:graphicData>
            </a:graphic>
            <wp14:sizeRelH relativeFrom="page">
              <wp14:pctWidth>0</wp14:pctWidth>
            </wp14:sizeRelH>
            <wp14:sizeRelV relativeFrom="page">
              <wp14:pctHeight>0</wp14:pctHeight>
            </wp14:sizeRelV>
          </wp:anchor>
        </w:drawing>
      </w:r>
    </w:p>
    <w:p w14:paraId="063151E9" w14:textId="77777777" w:rsidR="001D6546" w:rsidRDefault="001D6546" w:rsidP="001D6546">
      <w:pPr>
        <w:ind w:left="188" w:hangingChars="100" w:hanging="188"/>
      </w:pPr>
    </w:p>
    <w:p w14:paraId="2D200248" w14:textId="77777777" w:rsidR="001D6546" w:rsidRDefault="001D6546" w:rsidP="001D6546">
      <w:pPr>
        <w:ind w:left="188" w:hangingChars="100" w:hanging="188"/>
      </w:pPr>
    </w:p>
    <w:p w14:paraId="40044532" w14:textId="77777777" w:rsidR="001D6546" w:rsidRDefault="001D6546" w:rsidP="001D6546">
      <w:pPr>
        <w:ind w:left="188" w:hangingChars="100" w:hanging="188"/>
      </w:pPr>
    </w:p>
    <w:p w14:paraId="7EDF5C1D" w14:textId="77777777" w:rsidR="001D6546" w:rsidRDefault="001D6546" w:rsidP="001D6546">
      <w:pPr>
        <w:ind w:firstLineChars="0" w:firstLine="0"/>
      </w:pPr>
      <w:r>
        <w:rPr>
          <w:noProof/>
        </w:rPr>
        <mc:AlternateContent>
          <mc:Choice Requires="wps">
            <w:drawing>
              <wp:anchor distT="0" distB="0" distL="114300" distR="114300" simplePos="0" relativeHeight="251965440" behindDoc="0" locked="0" layoutInCell="1" allowOverlap="1" wp14:anchorId="5BD7B132" wp14:editId="7CB5B017">
                <wp:simplePos x="0" y="0"/>
                <wp:positionH relativeFrom="margin">
                  <wp:align>center</wp:align>
                </wp:positionH>
                <wp:positionV relativeFrom="paragraph">
                  <wp:posOffset>44450</wp:posOffset>
                </wp:positionV>
                <wp:extent cx="4286250" cy="371475"/>
                <wp:effectExtent l="0" t="0" r="0" b="0"/>
                <wp:wrapNone/>
                <wp:docPr id="74" name="テキスト ボックス 74"/>
                <wp:cNvGraphicFramePr/>
                <a:graphic xmlns:a="http://schemas.openxmlformats.org/drawingml/2006/main">
                  <a:graphicData uri="http://schemas.microsoft.com/office/word/2010/wordprocessingShape">
                    <wps:wsp>
                      <wps:cNvSpPr txBox="1"/>
                      <wps:spPr>
                        <a:xfrm>
                          <a:off x="0" y="0"/>
                          <a:ext cx="4286250" cy="371475"/>
                        </a:xfrm>
                        <a:prstGeom prst="rect">
                          <a:avLst/>
                        </a:prstGeom>
                        <a:noFill/>
                        <a:ln w="6350">
                          <a:noFill/>
                        </a:ln>
                      </wps:spPr>
                      <wps:txbx>
                        <w:txbxContent>
                          <w:p w14:paraId="47709651" w14:textId="77777777" w:rsidR="001D6546" w:rsidRDefault="001D6546" w:rsidP="001D6546">
                            <w:pPr>
                              <w:ind w:firstLine="188"/>
                            </w:pPr>
                            <w:r>
                              <w:rPr>
                                <w:rFonts w:hint="eastAsia"/>
                              </w:rPr>
                              <w:t>図4.2.4</w:t>
                            </w:r>
                            <w:r>
                              <w:t xml:space="preserve"> </w:t>
                            </w:r>
                            <w:r>
                              <w:rPr>
                                <w:rFonts w:hint="eastAsia"/>
                              </w:rPr>
                              <w:t>ローカルストレージ</w:t>
                            </w:r>
                            <w:r>
                              <w:t>から</w:t>
                            </w:r>
                            <w:r>
                              <w:rPr>
                                <w:rFonts w:hint="eastAsia"/>
                              </w:rPr>
                              <w:t>コマ目を</w:t>
                            </w:r>
                            <w:r>
                              <w:t>ディスプレイ表示イメージ</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7B132" id="テキスト ボックス 74" o:spid="_x0000_s1053" type="#_x0000_t202" style="position:absolute;left:0;text-align:left;margin-left:0;margin-top:3.5pt;width:337.5pt;height:29.25pt;z-index:251965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" filled="f" stroked="f" strokeweight=".5pt">
                <v:textbox>
                  <w:txbxContent>
                    <w:p w14:paraId="47709651" w14:textId="77777777" w:rsidR="001D6546" w:rsidRDefault="001D6546" w:rsidP="001D6546">
                      <w:pPr>
                        <w:ind w:firstLine="188"/>
                      </w:pPr>
                      <w:r>
                        <w:rPr>
                          <w:rFonts w:hint="eastAsia"/>
                        </w:rPr>
                        <w:t>図4.2.4</w:t>
                      </w:r>
                      <w:r>
                        <w:t xml:space="preserve"> </w:t>
                      </w:r>
                      <w:r>
                        <w:rPr>
                          <w:rFonts w:hint="eastAsia"/>
                        </w:rPr>
                        <w:t>ローカルストレージ</w:t>
                      </w:r>
                      <w:r>
                        <w:t>から</w:t>
                      </w:r>
                      <w:r>
                        <w:rPr>
                          <w:rFonts w:hint="eastAsia"/>
                        </w:rPr>
                        <w:t>コマ目を</w:t>
                      </w:r>
                      <w:r>
                        <w:t>ディスプレイ表示イメージ</w:t>
                      </w:r>
                      <w:r>
                        <w:rPr>
                          <w:rFonts w:hint="eastAsia"/>
                        </w:rPr>
                        <w:t>.</w:t>
                      </w:r>
                    </w:p>
                  </w:txbxContent>
                </v:textbox>
                <w10:wrap anchorx="margin"/>
              </v:shape>
            </w:pict>
          </mc:Fallback>
        </mc:AlternateContent>
      </w:r>
    </w:p>
    <w:p w14:paraId="59DDB347" w14:textId="77777777" w:rsidR="001D6546" w:rsidRDefault="001D6546" w:rsidP="001D6546">
      <w:pPr>
        <w:ind w:firstLine="184"/>
        <w:rPr>
          <w:b/>
        </w:rPr>
      </w:pPr>
    </w:p>
    <w:p w14:paraId="2933969E" w14:textId="77777777" w:rsidR="001D6546" w:rsidRPr="003A7A53" w:rsidRDefault="001D6546" w:rsidP="001D6546">
      <w:pPr>
        <w:ind w:firstLine="184"/>
        <w:rPr>
          <w:b/>
        </w:rPr>
      </w:pPr>
      <w:r w:rsidRPr="003A7A53">
        <w:rPr>
          <w:rFonts w:hint="eastAsia"/>
          <w:b/>
        </w:rPr>
        <w:t>機能の</w:t>
      </w:r>
      <w:r>
        <w:rPr>
          <w:rFonts w:hint="eastAsia"/>
          <w:b/>
        </w:rPr>
        <w:t>大まかな</w:t>
      </w:r>
      <w:r w:rsidRPr="003A7A53">
        <w:rPr>
          <w:rFonts w:hint="eastAsia"/>
          <w:b/>
        </w:rPr>
        <w:t>手順は次の通りで</w:t>
      </w:r>
      <w:r>
        <w:rPr>
          <w:rFonts w:hint="eastAsia"/>
          <w:b/>
        </w:rPr>
        <w:t>ある．</w:t>
      </w:r>
      <w:r w:rsidRPr="003A7A53">
        <w:rPr>
          <w:b/>
        </w:rPr>
        <w:t xml:space="preserve"> </w:t>
      </w:r>
    </w:p>
    <w:p w14:paraId="3B25ED7C" w14:textId="77777777" w:rsidR="001D6546" w:rsidRDefault="001D6546" w:rsidP="001D6546">
      <w:pPr>
        <w:ind w:firstLineChars="0" w:firstLine="0"/>
      </w:pPr>
      <w:r>
        <w:rPr>
          <w:rFonts w:hint="eastAsia"/>
        </w:rPr>
        <w:t>・</w:t>
      </w:r>
      <w:r>
        <w:t>Id=subjectList1</w:t>
      </w:r>
      <w:r>
        <w:rPr>
          <w:rFonts w:hint="eastAsia"/>
        </w:rPr>
        <w:t>,</w:t>
      </w:r>
      <w:r w:rsidRPr="00DB149D">
        <w:t xml:space="preserve"> </w:t>
      </w:r>
      <w:r>
        <w:t>subjectList2</w:t>
      </w:r>
      <w:r>
        <w:rPr>
          <w:rFonts w:hint="eastAsia"/>
        </w:rPr>
        <w:t>の要素を受け取る．</w:t>
      </w:r>
    </w:p>
    <w:p w14:paraId="39148FD4" w14:textId="21DDC118" w:rsidR="001D6546" w:rsidRDefault="001D6546" w:rsidP="001D6546">
      <w:pPr>
        <w:ind w:firstLineChars="0" w:firstLine="0"/>
      </w:pPr>
      <w:r>
        <w:rPr>
          <w:rFonts w:hint="eastAsia"/>
        </w:rPr>
        <w:t>・ローカルストレージに保存したデータをf</w:t>
      </w:r>
      <w:r>
        <w:t>or</w:t>
      </w:r>
      <w:r>
        <w:rPr>
          <w:rFonts w:hint="eastAsia"/>
        </w:rPr>
        <w:t>ですべて取得</w:t>
      </w:r>
      <w:r w:rsidR="00265BBD">
        <w:rPr>
          <w:rFonts w:hint="eastAsia"/>
        </w:rPr>
        <w:t>する</w:t>
      </w:r>
      <w:r w:rsidRPr="009144ED">
        <w:rPr>
          <w:rFonts w:hint="eastAsia"/>
          <w:highlight w:val="yellow"/>
          <w:rPrChange w:id="268" w:author="ishidatek244" w:date="2024-03-10T22:50:00Z">
            <w:rPr>
              <w:rFonts w:hint="eastAsia"/>
            </w:rPr>
          </w:rPrChange>
        </w:rPr>
        <w:t>．</w:t>
      </w:r>
      <w:r>
        <w:t xml:space="preserve"> </w:t>
      </w:r>
    </w:p>
    <w:p w14:paraId="64DE936D" w14:textId="77777777" w:rsidR="001D6546" w:rsidRDefault="001D6546" w:rsidP="001D6546">
      <w:pPr>
        <w:ind w:firstLineChars="0" w:firstLine="0"/>
      </w:pPr>
      <w:r>
        <w:rPr>
          <w:rFonts w:hint="eastAsia"/>
        </w:rPr>
        <w:t>・取得したデータはJSON形式で保存されているので</w:t>
      </w:r>
      <w:proofErr w:type="spellStart"/>
      <w:r>
        <w:rPr>
          <w:rFonts w:hint="eastAsia"/>
        </w:rPr>
        <w:t>JSON.parse</w:t>
      </w:r>
      <w:proofErr w:type="spellEnd"/>
      <w:r>
        <w:rPr>
          <w:rFonts w:hint="eastAsia"/>
        </w:rPr>
        <w:t>()で戻す．</w:t>
      </w:r>
    </w:p>
    <w:p w14:paraId="49CAAD84" w14:textId="77777777" w:rsidR="001D6546" w:rsidRDefault="001D6546" w:rsidP="001D6546">
      <w:pPr>
        <w:ind w:firstLineChars="0" w:firstLine="0"/>
      </w:pPr>
      <w:r>
        <w:rPr>
          <w:rFonts w:hint="eastAsia"/>
        </w:rPr>
        <w:t>・コマ目を表示するためのd</w:t>
      </w:r>
      <w:r>
        <w:t>iv</w:t>
      </w:r>
      <w:r>
        <w:rPr>
          <w:rFonts w:hint="eastAsia"/>
        </w:rPr>
        <w:t>要素を作成し，そこに情報を埋め込みます．</w:t>
      </w:r>
    </w:p>
    <w:p w14:paraId="7F6F7086" w14:textId="77777777" w:rsidR="001D6546" w:rsidRDefault="001D6546" w:rsidP="001D6546">
      <w:pPr>
        <w:ind w:firstLineChars="0" w:firstLine="0"/>
      </w:pPr>
      <w:r>
        <w:rPr>
          <w:rFonts w:hint="eastAsia"/>
        </w:rPr>
        <w:t>・各コマ目に</w:t>
      </w:r>
      <w:proofErr w:type="spellStart"/>
      <w:r>
        <w:rPr>
          <w:rFonts w:hint="eastAsia"/>
        </w:rPr>
        <w:t>d</w:t>
      </w:r>
      <w:r>
        <w:t>raggable</w:t>
      </w:r>
      <w:proofErr w:type="spellEnd"/>
      <w:r>
        <w:rPr>
          <w:rFonts w:hint="eastAsia"/>
        </w:rPr>
        <w:t>属性を追加します．</w:t>
      </w:r>
    </w:p>
    <w:p w14:paraId="713CC122" w14:textId="77777777" w:rsidR="001D6546" w:rsidRPr="0055625C" w:rsidRDefault="001D6546" w:rsidP="001D6546">
      <w:pPr>
        <w:ind w:firstLineChars="0" w:firstLine="0"/>
        <w:rPr>
          <w:b/>
          <w:sz w:val="24"/>
          <w:szCs w:val="24"/>
        </w:rPr>
      </w:pPr>
      <w:r>
        <w:rPr>
          <w:noProof/>
        </w:rPr>
        <w:drawing>
          <wp:anchor distT="0" distB="0" distL="114300" distR="114300" simplePos="0" relativeHeight="251957248" behindDoc="0" locked="0" layoutInCell="1" allowOverlap="1" wp14:anchorId="613155E5" wp14:editId="3CB90FA1">
            <wp:simplePos x="0" y="0"/>
            <wp:positionH relativeFrom="margin">
              <wp:posOffset>1180172</wp:posOffset>
            </wp:positionH>
            <wp:positionV relativeFrom="paragraph">
              <wp:posOffset>221091</wp:posOffset>
            </wp:positionV>
            <wp:extent cx="1118400" cy="2372652"/>
            <wp:effectExtent l="0" t="0" r="5715" b="8890"/>
            <wp:wrapNone/>
            <wp:docPr id="93" name="図 93" descr="コマ目リスト①と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コマ目リスト①と②"/>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18400" cy="237265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961344" behindDoc="0" locked="0" layoutInCell="1" allowOverlap="1" wp14:anchorId="22995A5F" wp14:editId="702CC1E7">
                <wp:simplePos x="0" y="0"/>
                <wp:positionH relativeFrom="margin">
                  <wp:align>center</wp:align>
                </wp:positionH>
                <wp:positionV relativeFrom="paragraph">
                  <wp:posOffset>10160</wp:posOffset>
                </wp:positionV>
                <wp:extent cx="3989196" cy="2814843"/>
                <wp:effectExtent l="0" t="0" r="11430" b="24130"/>
                <wp:wrapNone/>
                <wp:docPr id="86" name="正方形/長方形 86"/>
                <wp:cNvGraphicFramePr/>
                <a:graphic xmlns:a="http://schemas.openxmlformats.org/drawingml/2006/main">
                  <a:graphicData uri="http://schemas.microsoft.com/office/word/2010/wordprocessingShape">
                    <wps:wsp>
                      <wps:cNvSpPr/>
                      <wps:spPr>
                        <a:xfrm>
                          <a:off x="0" y="0"/>
                          <a:ext cx="3989196" cy="2814843"/>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903F38" id="正方形/長方形 86" o:spid="_x0000_s1026" style="position:absolute;left:0;text-align:left;margin-left:0;margin-top:.8pt;width:314.1pt;height:221.65pt;z-index:2519613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" filled="f" strokecolor="#1f3763 [1604]" strokeweight="1.5pt">
                <w10:wrap anchorx="margin"/>
              </v:rect>
            </w:pict>
          </mc:Fallback>
        </mc:AlternateContent>
      </w:r>
    </w:p>
    <w:p w14:paraId="42CA2A51" w14:textId="77777777" w:rsidR="001D6546" w:rsidRDefault="001D6546" w:rsidP="001D6546">
      <w:pPr>
        <w:ind w:firstLineChars="0" w:firstLine="0"/>
        <w:rPr>
          <w:b/>
          <w:sz w:val="24"/>
          <w:szCs w:val="24"/>
        </w:rPr>
      </w:pPr>
      <w:r>
        <w:rPr>
          <w:rFonts w:hint="eastAsia"/>
          <w:noProof/>
        </w:rPr>
        <mc:AlternateContent>
          <mc:Choice Requires="wps">
            <w:drawing>
              <wp:anchor distT="0" distB="0" distL="114300" distR="114300" simplePos="0" relativeHeight="251958272" behindDoc="0" locked="0" layoutInCell="1" allowOverlap="1" wp14:anchorId="0017C17E" wp14:editId="2A66BAF1">
                <wp:simplePos x="0" y="0"/>
                <wp:positionH relativeFrom="margin">
                  <wp:posOffset>2868375</wp:posOffset>
                </wp:positionH>
                <wp:positionV relativeFrom="paragraph">
                  <wp:posOffset>5080</wp:posOffset>
                </wp:positionV>
                <wp:extent cx="1778000" cy="461645"/>
                <wp:effectExtent l="0" t="0" r="0" b="0"/>
                <wp:wrapNone/>
                <wp:docPr id="87" name="テキスト ボックス 87"/>
                <wp:cNvGraphicFramePr/>
                <a:graphic xmlns:a="http://schemas.openxmlformats.org/drawingml/2006/main">
                  <a:graphicData uri="http://schemas.microsoft.com/office/word/2010/wordprocessingShape">
                    <wps:wsp>
                      <wps:cNvSpPr txBox="1"/>
                      <wps:spPr>
                        <a:xfrm>
                          <a:off x="0" y="0"/>
                          <a:ext cx="1778000" cy="461645"/>
                        </a:xfrm>
                        <a:prstGeom prst="rect">
                          <a:avLst/>
                        </a:prstGeom>
                        <a:noFill/>
                        <a:ln w="6350">
                          <a:noFill/>
                        </a:ln>
                      </wps:spPr>
                      <wps:txbx>
                        <w:txbxContent>
                          <w:p w14:paraId="48D131E4" w14:textId="77777777" w:rsidR="001D6546" w:rsidRPr="0055625C" w:rsidRDefault="001D6546" w:rsidP="001D6546">
                            <w:pPr>
                              <w:ind w:firstLine="331"/>
                              <w:rPr>
                                <w:b/>
                                <w:color w:val="0070C0"/>
                                <w:sz w:val="36"/>
                                <w:szCs w:val="36"/>
                              </w:rPr>
                            </w:pPr>
                            <w:r w:rsidRPr="0055625C">
                              <w:rPr>
                                <w:rFonts w:hint="eastAsia"/>
                                <w:b/>
                                <w:color w:val="0070C0"/>
                                <w:sz w:val="36"/>
                                <w:szCs w:val="36"/>
                              </w:rPr>
                              <w:t>subjectList1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7C17E" id="テキスト ボックス 87" o:spid="_x0000_s1054" type="#_x0000_t202" style="position:absolute;left:0;text-align:left;margin-left:225.85pt;margin-top:.4pt;width:140pt;height:36.35pt;z-index:2519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" filled="f" stroked="f" strokeweight=".5pt">
                <v:textbox>
                  <w:txbxContent>
                    <w:p w14:paraId="48D131E4" w14:textId="77777777" w:rsidR="001D6546" w:rsidRPr="0055625C" w:rsidRDefault="001D6546" w:rsidP="001D6546">
                      <w:pPr>
                        <w:ind w:firstLine="331"/>
                        <w:rPr>
                          <w:b/>
                          <w:color w:val="0070C0"/>
                          <w:sz w:val="36"/>
                          <w:szCs w:val="36"/>
                        </w:rPr>
                      </w:pPr>
                      <w:r w:rsidRPr="0055625C">
                        <w:rPr>
                          <w:rFonts w:hint="eastAsia"/>
                          <w:b/>
                          <w:color w:val="0070C0"/>
                          <w:sz w:val="36"/>
                          <w:szCs w:val="36"/>
                        </w:rPr>
                        <w:t>subjectList1</w:t>
                      </w:r>
                    </w:p>
                  </w:txbxContent>
                </v:textbox>
                <w10:wrap anchorx="margin"/>
              </v:shape>
            </w:pict>
          </mc:Fallback>
        </mc:AlternateContent>
      </w:r>
      <w:r>
        <w:rPr>
          <w:rFonts w:hint="eastAsia"/>
          <w:noProof/>
        </w:rPr>
        <mc:AlternateContent>
          <mc:Choice Requires="wps">
            <w:drawing>
              <wp:anchor distT="0" distB="0" distL="114300" distR="114300" simplePos="0" relativeHeight="251962368" behindDoc="0" locked="0" layoutInCell="1" allowOverlap="1" wp14:anchorId="421E83EC" wp14:editId="27B7CA14">
                <wp:simplePos x="0" y="0"/>
                <wp:positionH relativeFrom="margin">
                  <wp:align>center</wp:align>
                </wp:positionH>
                <wp:positionV relativeFrom="paragraph">
                  <wp:posOffset>310989</wp:posOffset>
                </wp:positionV>
                <wp:extent cx="944545" cy="0"/>
                <wp:effectExtent l="0" t="0" r="27305" b="19050"/>
                <wp:wrapNone/>
                <wp:docPr id="88" name="直線コネクタ 88"/>
                <wp:cNvGraphicFramePr/>
                <a:graphic xmlns:a="http://schemas.openxmlformats.org/drawingml/2006/main">
                  <a:graphicData uri="http://schemas.microsoft.com/office/word/2010/wordprocessingShape">
                    <wps:wsp>
                      <wps:cNvCnPr/>
                      <wps:spPr>
                        <a:xfrm>
                          <a:off x="0" y="0"/>
                          <a:ext cx="944545"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4D95D7" id="直線コネクタ 88" o:spid="_x0000_s1026" style="position:absolute;left:0;text-align:left;z-index:251962368;visibility:visible;mso-wrap-style:square;mso-wrap-distance-left:9pt;mso-wrap-distance-top:0;mso-wrap-distance-right:9pt;mso-wrap-distance-bottom:0;mso-position-horizontal:center;mso-position-horizontal-relative:margin;mso-position-vertical:absolute;mso-position-vertical-relative:text" from="0,24.5pt" to="74.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" strokecolor="#0070c0" strokeweight="1.5pt">
                <v:stroke joinstyle="miter"/>
                <w10:wrap anchorx="margin"/>
              </v:line>
            </w:pict>
          </mc:Fallback>
        </mc:AlternateContent>
      </w:r>
    </w:p>
    <w:p w14:paraId="60C62DBB" w14:textId="77777777" w:rsidR="001D6546" w:rsidRDefault="001D6546" w:rsidP="001D6546">
      <w:pPr>
        <w:ind w:firstLineChars="0" w:firstLine="0"/>
        <w:rPr>
          <w:b/>
          <w:sz w:val="24"/>
          <w:szCs w:val="24"/>
        </w:rPr>
      </w:pPr>
    </w:p>
    <w:p w14:paraId="2DD543A3" w14:textId="77777777" w:rsidR="001D6546" w:rsidRDefault="001D6546" w:rsidP="001D6546">
      <w:pPr>
        <w:ind w:firstLineChars="0" w:firstLine="0"/>
        <w:rPr>
          <w:b/>
          <w:sz w:val="24"/>
          <w:szCs w:val="24"/>
        </w:rPr>
      </w:pPr>
      <w:r>
        <w:rPr>
          <w:rFonts w:hint="eastAsia"/>
          <w:noProof/>
        </w:rPr>
        <mc:AlternateContent>
          <mc:Choice Requires="wps">
            <w:drawing>
              <wp:anchor distT="0" distB="0" distL="114300" distR="114300" simplePos="0" relativeHeight="251963392" behindDoc="0" locked="0" layoutInCell="1" allowOverlap="1" wp14:anchorId="50D036D5" wp14:editId="5ED473DA">
                <wp:simplePos x="0" y="0"/>
                <wp:positionH relativeFrom="margin">
                  <wp:posOffset>2214245</wp:posOffset>
                </wp:positionH>
                <wp:positionV relativeFrom="paragraph">
                  <wp:posOffset>734103</wp:posOffset>
                </wp:positionV>
                <wp:extent cx="944545" cy="0"/>
                <wp:effectExtent l="0" t="0" r="27305" b="19050"/>
                <wp:wrapNone/>
                <wp:docPr id="89" name="直線コネクタ 89"/>
                <wp:cNvGraphicFramePr/>
                <a:graphic xmlns:a="http://schemas.openxmlformats.org/drawingml/2006/main">
                  <a:graphicData uri="http://schemas.microsoft.com/office/word/2010/wordprocessingShape">
                    <wps:wsp>
                      <wps:cNvCnPr/>
                      <wps:spPr>
                        <a:xfrm>
                          <a:off x="0" y="0"/>
                          <a:ext cx="944545" cy="0"/>
                        </a:xfrm>
                        <a:prstGeom prst="line">
                          <a:avLst/>
                        </a:prstGeom>
                        <a:ln w="19050">
                          <a:solidFill>
                            <a:srgbClr val="E85E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BBBEB" id="直線コネクタ 89" o:spid="_x0000_s1026" style="position:absolute;left:0;text-align:left;z-index:251963392;visibility:visible;mso-wrap-style:square;mso-wrap-distance-left:9pt;mso-wrap-distance-top:0;mso-wrap-distance-right:9pt;mso-wrap-distance-bottom:0;mso-position-horizontal:absolute;mso-position-horizontal-relative:margin;mso-position-vertical:absolute;mso-position-vertical-relative:text" from="174.35pt,57.8pt" to="248.7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" strokecolor="#e85e5e" strokeweight="1.5pt">
                <v:stroke joinstyle="miter"/>
                <w10:wrap anchorx="margin"/>
              </v:line>
            </w:pict>
          </mc:Fallback>
        </mc:AlternateContent>
      </w:r>
      <w:r>
        <w:rPr>
          <w:rFonts w:hint="eastAsia"/>
          <w:noProof/>
        </w:rPr>
        <mc:AlternateContent>
          <mc:Choice Requires="wps">
            <w:drawing>
              <wp:anchor distT="0" distB="0" distL="114300" distR="114300" simplePos="0" relativeHeight="251959296" behindDoc="0" locked="0" layoutInCell="1" allowOverlap="1" wp14:anchorId="176D504F" wp14:editId="57AE9F92">
                <wp:simplePos x="0" y="0"/>
                <wp:positionH relativeFrom="margin">
                  <wp:posOffset>2860599</wp:posOffset>
                </wp:positionH>
                <wp:positionV relativeFrom="paragraph">
                  <wp:posOffset>426797</wp:posOffset>
                </wp:positionV>
                <wp:extent cx="1798655" cy="431800"/>
                <wp:effectExtent l="0" t="0" r="0" b="6350"/>
                <wp:wrapNone/>
                <wp:docPr id="90" name="テキスト ボックス 90"/>
                <wp:cNvGraphicFramePr/>
                <a:graphic xmlns:a="http://schemas.openxmlformats.org/drawingml/2006/main">
                  <a:graphicData uri="http://schemas.microsoft.com/office/word/2010/wordprocessingShape">
                    <wps:wsp>
                      <wps:cNvSpPr txBox="1"/>
                      <wps:spPr>
                        <a:xfrm>
                          <a:off x="0" y="0"/>
                          <a:ext cx="1798655" cy="431800"/>
                        </a:xfrm>
                        <a:prstGeom prst="rect">
                          <a:avLst/>
                        </a:prstGeom>
                        <a:noFill/>
                        <a:ln w="6350">
                          <a:noFill/>
                        </a:ln>
                      </wps:spPr>
                      <wps:txbx>
                        <w:txbxContent>
                          <w:p w14:paraId="24A6831F" w14:textId="77777777" w:rsidR="001D6546" w:rsidRPr="0055625C" w:rsidRDefault="001D6546" w:rsidP="001D6546">
                            <w:pPr>
                              <w:ind w:firstLine="331"/>
                              <w:rPr>
                                <w:b/>
                                <w:color w:val="E85E5E"/>
                                <w:sz w:val="36"/>
                                <w:szCs w:val="36"/>
                              </w:rPr>
                            </w:pPr>
                            <w:r w:rsidRPr="0055625C">
                              <w:rPr>
                                <w:rFonts w:hint="eastAsia"/>
                                <w:b/>
                                <w:color w:val="E85E5E"/>
                                <w:sz w:val="36"/>
                                <w:szCs w:val="36"/>
                              </w:rPr>
                              <w:t>subjectList2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D504F" id="テキスト ボックス 90" o:spid="_x0000_s1055" type="#_x0000_t202" style="position:absolute;left:0;text-align:left;margin-left:225.25pt;margin-top:33.6pt;width:141.65pt;height:34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" filled="f" stroked="f" strokeweight=".5pt">
                <v:textbox>
                  <w:txbxContent>
                    <w:p w14:paraId="24A6831F" w14:textId="77777777" w:rsidR="001D6546" w:rsidRPr="0055625C" w:rsidRDefault="001D6546" w:rsidP="001D6546">
                      <w:pPr>
                        <w:ind w:firstLine="331"/>
                        <w:rPr>
                          <w:b/>
                          <w:color w:val="E85E5E"/>
                          <w:sz w:val="36"/>
                          <w:szCs w:val="36"/>
                        </w:rPr>
                      </w:pPr>
                      <w:r w:rsidRPr="0055625C">
                        <w:rPr>
                          <w:rFonts w:hint="eastAsia"/>
                          <w:b/>
                          <w:color w:val="E85E5E"/>
                          <w:sz w:val="36"/>
                          <w:szCs w:val="36"/>
                        </w:rPr>
                        <w:t>subjectList2</w:t>
                      </w:r>
                    </w:p>
                  </w:txbxContent>
                </v:textbox>
                <w10:wrap anchorx="margin"/>
              </v:shape>
            </w:pict>
          </mc:Fallback>
        </mc:AlternateContent>
      </w:r>
    </w:p>
    <w:p w14:paraId="6990A2D9" w14:textId="77777777" w:rsidR="001D6546" w:rsidRDefault="001D6546" w:rsidP="001D6546">
      <w:pPr>
        <w:ind w:firstLineChars="0" w:firstLine="0"/>
        <w:rPr>
          <w:b/>
          <w:sz w:val="24"/>
          <w:szCs w:val="24"/>
        </w:rPr>
      </w:pPr>
    </w:p>
    <w:p w14:paraId="6CC4487A" w14:textId="77777777" w:rsidR="001D6546" w:rsidRDefault="001D6546" w:rsidP="001D6546">
      <w:pPr>
        <w:ind w:firstLineChars="0" w:firstLine="0"/>
        <w:rPr>
          <w:b/>
          <w:sz w:val="24"/>
          <w:szCs w:val="24"/>
        </w:rPr>
      </w:pPr>
      <w:r>
        <w:rPr>
          <w:rFonts w:hint="eastAsia"/>
          <w:noProof/>
        </w:rPr>
        <mc:AlternateContent>
          <mc:Choice Requires="wps">
            <w:drawing>
              <wp:anchor distT="0" distB="0" distL="114300" distR="114300" simplePos="0" relativeHeight="251960320" behindDoc="0" locked="0" layoutInCell="1" allowOverlap="1" wp14:anchorId="612C78B5" wp14:editId="021F9B56">
                <wp:simplePos x="0" y="0"/>
                <wp:positionH relativeFrom="rightMargin">
                  <wp:posOffset>-3617072</wp:posOffset>
                </wp:positionH>
                <wp:positionV relativeFrom="paragraph">
                  <wp:posOffset>451353</wp:posOffset>
                </wp:positionV>
                <wp:extent cx="914400" cy="361741"/>
                <wp:effectExtent l="0" t="0" r="0" b="635"/>
                <wp:wrapNone/>
                <wp:docPr id="91" name="テキスト ボックス 91"/>
                <wp:cNvGraphicFramePr/>
                <a:graphic xmlns:a="http://schemas.openxmlformats.org/drawingml/2006/main">
                  <a:graphicData uri="http://schemas.microsoft.com/office/word/2010/wordprocessingShape">
                    <wps:wsp>
                      <wps:cNvSpPr txBox="1"/>
                      <wps:spPr>
                        <a:xfrm>
                          <a:off x="0" y="0"/>
                          <a:ext cx="914400" cy="361741"/>
                        </a:xfrm>
                        <a:prstGeom prst="rect">
                          <a:avLst/>
                        </a:prstGeom>
                        <a:noFill/>
                        <a:ln w="6350">
                          <a:noFill/>
                        </a:ln>
                      </wps:spPr>
                      <wps:txbx>
                        <w:txbxContent>
                          <w:p w14:paraId="75F9F754" w14:textId="77777777" w:rsidR="001D6546" w:rsidRPr="0055625C" w:rsidRDefault="001D6546" w:rsidP="001D6546">
                            <w:pPr>
                              <w:ind w:firstLine="188"/>
                            </w:pPr>
                            <w:r w:rsidRPr="0055625C">
                              <w:rPr>
                                <w:rFonts w:hint="eastAsia"/>
                              </w:rPr>
                              <w:t>図</w:t>
                            </w:r>
                            <w:r>
                              <w:rPr>
                                <w:rFonts w:hint="eastAsia"/>
                              </w:rPr>
                              <w:t>4.2.5</w:t>
                            </w:r>
                            <w:r w:rsidRPr="0055625C">
                              <w:t xml:space="preserve">　</w:t>
                            </w:r>
                            <w:r w:rsidRPr="0055625C">
                              <w:rPr>
                                <w:rFonts w:hint="eastAsia"/>
                              </w:rPr>
                              <w:t>学年ごとの</w:t>
                            </w:r>
                            <w:r w:rsidRPr="0055625C">
                              <w:t>コマ目リスト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2C78B5" id="テキスト ボックス 91" o:spid="_x0000_s1056" type="#_x0000_t202" style="position:absolute;left:0;text-align:left;margin-left:-284.8pt;margin-top:35.55pt;width:1in;height:28.5pt;z-index:251960320;visibility:visible;mso-wrap-style:non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" filled="f" stroked="f" strokeweight=".5pt">
                <v:textbox>
                  <w:txbxContent>
                    <w:p w14:paraId="75F9F754" w14:textId="77777777" w:rsidR="001D6546" w:rsidRPr="0055625C" w:rsidRDefault="001D6546" w:rsidP="001D6546">
                      <w:pPr>
                        <w:ind w:firstLine="188"/>
                      </w:pPr>
                      <w:r w:rsidRPr="0055625C">
                        <w:rPr>
                          <w:rFonts w:hint="eastAsia"/>
                        </w:rPr>
                        <w:t>図</w:t>
                      </w:r>
                      <w:r>
                        <w:rPr>
                          <w:rFonts w:hint="eastAsia"/>
                        </w:rPr>
                        <w:t>4.2.5</w:t>
                      </w:r>
                      <w:r w:rsidRPr="0055625C">
                        <w:t xml:space="preserve">　</w:t>
                      </w:r>
                      <w:r w:rsidRPr="0055625C">
                        <w:rPr>
                          <w:rFonts w:hint="eastAsia"/>
                        </w:rPr>
                        <w:t>学年ごとの</w:t>
                      </w:r>
                      <w:r w:rsidRPr="0055625C">
                        <w:t>コマ目リスト</w:t>
                      </w:r>
                    </w:p>
                  </w:txbxContent>
                </v:textbox>
                <w10:wrap anchorx="margin"/>
              </v:shape>
            </w:pict>
          </mc:Fallback>
        </mc:AlternateContent>
      </w:r>
    </w:p>
    <w:p w14:paraId="123178E3" w14:textId="7484F9D7" w:rsidR="009C2EE6" w:rsidRDefault="009C2EE6" w:rsidP="009C2EE6">
      <w:pPr>
        <w:ind w:firstLineChars="0" w:firstLine="0"/>
        <w:rPr>
          <w:b/>
          <w:sz w:val="28"/>
        </w:rPr>
      </w:pPr>
    </w:p>
    <w:p w14:paraId="1B48333B" w14:textId="77777777" w:rsidR="001D6546" w:rsidRPr="00D5021F" w:rsidRDefault="001D6546" w:rsidP="001D6546">
      <w:pPr>
        <w:pStyle w:val="a7"/>
        <w:ind w:leftChars="0" w:left="0" w:firstLineChars="0" w:firstLine="0"/>
        <w:rPr>
          <w:sz w:val="22"/>
          <w:szCs w:val="22"/>
        </w:rPr>
      </w:pPr>
      <w:r>
        <w:rPr>
          <w:noProof/>
        </w:rPr>
        <w:lastRenderedPageBreak/>
        <mc:AlternateContent>
          <mc:Choice Requires="wps">
            <w:drawing>
              <wp:anchor distT="0" distB="0" distL="114300" distR="114300" simplePos="0" relativeHeight="251968512" behindDoc="0" locked="0" layoutInCell="1" allowOverlap="1" wp14:anchorId="4889EB3A" wp14:editId="6E11E5B6">
                <wp:simplePos x="0" y="0"/>
                <wp:positionH relativeFrom="margin">
                  <wp:align>center</wp:align>
                </wp:positionH>
                <wp:positionV relativeFrom="paragraph">
                  <wp:posOffset>139700</wp:posOffset>
                </wp:positionV>
                <wp:extent cx="2819400" cy="359596"/>
                <wp:effectExtent l="0" t="0" r="0" b="2540"/>
                <wp:wrapNone/>
                <wp:docPr id="94" name="テキスト ボックス 94"/>
                <wp:cNvGraphicFramePr/>
                <a:graphic xmlns:a="http://schemas.openxmlformats.org/drawingml/2006/main">
                  <a:graphicData uri="http://schemas.microsoft.com/office/word/2010/wordprocessingShape">
                    <wps:wsp>
                      <wps:cNvSpPr txBox="1"/>
                      <wps:spPr>
                        <a:xfrm>
                          <a:off x="0" y="0"/>
                          <a:ext cx="2819400" cy="359596"/>
                        </a:xfrm>
                        <a:prstGeom prst="rect">
                          <a:avLst/>
                        </a:prstGeom>
                        <a:noFill/>
                        <a:ln w="6350">
                          <a:noFill/>
                        </a:ln>
                      </wps:spPr>
                      <wps:txbx>
                        <w:txbxContent>
                          <w:p w14:paraId="0A61A761" w14:textId="77777777" w:rsidR="001D6546" w:rsidRDefault="001D6546" w:rsidP="001D6546">
                            <w:pPr>
                              <w:ind w:firstLine="188"/>
                            </w:pPr>
                            <w:r>
                              <w:rPr>
                                <w:rFonts w:hint="eastAsia"/>
                              </w:rPr>
                              <w:t>リスト4.2.7</w:t>
                            </w:r>
                            <w:r>
                              <w:t xml:space="preserve">　</w:t>
                            </w:r>
                            <w:r>
                              <w:rPr>
                                <w:rFonts w:hint="eastAsia"/>
                              </w:rPr>
                              <w:t>関数</w:t>
                            </w:r>
                            <w:r>
                              <w:t>：</w:t>
                            </w:r>
                            <w:proofErr w:type="spellStart"/>
                            <w:r>
                              <w:rPr>
                                <w:rFonts w:ascii="Consolas" w:hAnsi="Consolas"/>
                              </w:rPr>
                              <w:t>displaySubjectList</w:t>
                            </w:r>
                            <w:proofErr w:type="spellEnd"/>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9EB3A" id="テキスト ボックス 94" o:spid="_x0000_s1057" type="#_x0000_t202" style="position:absolute;left:0;text-align:left;margin-left:0;margin-top:11pt;width:222pt;height:28.3pt;z-index:251968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" filled="f" stroked="f" strokeweight=".5pt">
                <v:textbox>
                  <w:txbxContent>
                    <w:p w14:paraId="0A61A761" w14:textId="77777777" w:rsidR="001D6546" w:rsidRDefault="001D6546" w:rsidP="001D6546">
                      <w:pPr>
                        <w:ind w:firstLine="188"/>
                      </w:pPr>
                      <w:r>
                        <w:rPr>
                          <w:rFonts w:hint="eastAsia"/>
                        </w:rPr>
                        <w:t>リスト4.2.7</w:t>
                      </w:r>
                      <w:r>
                        <w:t xml:space="preserve">　</w:t>
                      </w:r>
                      <w:r>
                        <w:rPr>
                          <w:rFonts w:hint="eastAsia"/>
                        </w:rPr>
                        <w:t>関数</w:t>
                      </w:r>
                      <w:r>
                        <w:t>：</w:t>
                      </w:r>
                      <w:r>
                        <w:rPr>
                          <w:rFonts w:ascii="Consolas" w:hAnsi="Consolas"/>
                        </w:rPr>
                        <w:t>displaySubjectList</w:t>
                      </w:r>
                      <w:r>
                        <w:rPr>
                          <w:rFonts w:hint="eastAsia"/>
                        </w:rPr>
                        <w:t xml:space="preserve"> ()</w:t>
                      </w:r>
                    </w:p>
                  </w:txbxContent>
                </v:textbox>
                <w10:wrap anchorx="margin"/>
              </v:shape>
            </w:pict>
          </mc:Fallback>
        </mc:AlternateContent>
      </w:r>
      <w:r>
        <w:rPr>
          <w:noProof/>
        </w:rPr>
        <mc:AlternateContent>
          <mc:Choice Requires="wps">
            <w:drawing>
              <wp:anchor distT="0" distB="0" distL="114300" distR="114300" simplePos="0" relativeHeight="251967488" behindDoc="0" locked="0" layoutInCell="1" allowOverlap="1" wp14:anchorId="3FA6688F" wp14:editId="6E061016">
                <wp:simplePos x="0" y="0"/>
                <wp:positionH relativeFrom="margin">
                  <wp:posOffset>-67096</wp:posOffset>
                </wp:positionH>
                <wp:positionV relativeFrom="paragraph">
                  <wp:posOffset>475615</wp:posOffset>
                </wp:positionV>
                <wp:extent cx="5589141" cy="7284378"/>
                <wp:effectExtent l="0" t="0" r="12065" b="12065"/>
                <wp:wrapNone/>
                <wp:docPr id="1068" name="テキスト ボックス 1068"/>
                <wp:cNvGraphicFramePr/>
                <a:graphic xmlns:a="http://schemas.openxmlformats.org/drawingml/2006/main">
                  <a:graphicData uri="http://schemas.microsoft.com/office/word/2010/wordprocessingShape">
                    <wps:wsp>
                      <wps:cNvSpPr txBox="1"/>
                      <wps:spPr>
                        <a:xfrm>
                          <a:off x="0" y="0"/>
                          <a:ext cx="5589141" cy="7284378"/>
                        </a:xfrm>
                        <a:prstGeom prst="rect">
                          <a:avLst/>
                        </a:prstGeom>
                        <a:noFill/>
                        <a:ln w="6350">
                          <a:solidFill>
                            <a:prstClr val="black"/>
                          </a:solidFill>
                        </a:ln>
                      </wps:spPr>
                      <wps:txbx>
                        <w:txbxContent>
                          <w:p w14:paraId="5F5EE9F6" w14:textId="77777777" w:rsidR="001D6546" w:rsidRPr="00461F9C" w:rsidRDefault="001D6546" w:rsidP="001D6546">
                            <w:pPr>
                              <w:ind w:firstLine="188"/>
                              <w:rPr>
                                <w:rFonts w:ascii="Consolas" w:hAnsi="Consolas"/>
                              </w:rPr>
                            </w:pPr>
                            <w:r w:rsidRPr="00461F9C">
                              <w:rPr>
                                <w:rFonts w:ascii="Consolas" w:hAnsi="Consolas"/>
                              </w:rPr>
                              <w:t>// subjectList1&amp;2</w:t>
                            </w:r>
                            <w:r w:rsidRPr="00461F9C">
                              <w:rPr>
                                <w:rFonts w:ascii="Consolas" w:hAnsi="Consolas"/>
                              </w:rPr>
                              <w:t>にローカルストレージ保存してあるコマ目を表示する関数</w:t>
                            </w:r>
                          </w:p>
                          <w:p w14:paraId="57426545" w14:textId="77777777" w:rsidR="001D6546" w:rsidRPr="00461F9C" w:rsidRDefault="001D6546" w:rsidP="001D6546">
                            <w:pPr>
                              <w:ind w:firstLine="188"/>
                              <w:rPr>
                                <w:rFonts w:ascii="Consolas" w:hAnsi="Consolas"/>
                              </w:rPr>
                            </w:pPr>
                            <w:r>
                              <w:rPr>
                                <w:rFonts w:ascii="Consolas" w:hAnsi="Consolas"/>
                              </w:rPr>
                              <w:t xml:space="preserve">function </w:t>
                            </w:r>
                            <w:proofErr w:type="spellStart"/>
                            <w:r>
                              <w:rPr>
                                <w:rFonts w:ascii="Consolas" w:hAnsi="Consolas"/>
                              </w:rPr>
                              <w:t>displaySubjectList</w:t>
                            </w:r>
                            <w:proofErr w:type="spellEnd"/>
                            <w:r>
                              <w:rPr>
                                <w:rFonts w:ascii="Consolas" w:hAnsi="Consolas"/>
                              </w:rPr>
                              <w:t>() {</w:t>
                            </w:r>
                            <w:r w:rsidRPr="00461F9C">
                              <w:rPr>
                                <w:rFonts w:ascii="Consolas" w:hAnsi="Consolas"/>
                              </w:rPr>
                              <w:t xml:space="preserve"> </w:t>
                            </w:r>
                          </w:p>
                          <w:p w14:paraId="2933FF47" w14:textId="77777777" w:rsidR="001D6546" w:rsidRPr="00461F9C" w:rsidRDefault="001D6546" w:rsidP="001D6546">
                            <w:pPr>
                              <w:ind w:firstLine="188"/>
                              <w:rPr>
                                <w:rFonts w:ascii="Consolas" w:hAnsi="Consolas"/>
                              </w:rPr>
                            </w:pPr>
                            <w:r w:rsidRPr="00461F9C">
                              <w:rPr>
                                <w:rFonts w:ascii="Consolas" w:hAnsi="Consolas"/>
                              </w:rPr>
                              <w:t xml:space="preserve">  </w:t>
                            </w:r>
                            <w:proofErr w:type="spellStart"/>
                            <w:r w:rsidRPr="00461F9C">
                              <w:rPr>
                                <w:rFonts w:ascii="Consolas" w:hAnsi="Consolas"/>
                              </w:rPr>
                              <w:t>const</w:t>
                            </w:r>
                            <w:proofErr w:type="spellEnd"/>
                            <w:r w:rsidRPr="00461F9C">
                              <w:rPr>
                                <w:rFonts w:ascii="Consolas" w:hAnsi="Consolas"/>
                              </w:rPr>
                              <w:t xml:space="preserve"> subjectList1 = </w:t>
                            </w:r>
                            <w:proofErr w:type="spellStart"/>
                            <w:r w:rsidRPr="00461F9C">
                              <w:rPr>
                                <w:rFonts w:ascii="Consolas" w:hAnsi="Consolas"/>
                              </w:rPr>
                              <w:t>document.getElementById</w:t>
                            </w:r>
                            <w:proofErr w:type="spellEnd"/>
                            <w:r w:rsidRPr="00461F9C">
                              <w:rPr>
                                <w:rFonts w:ascii="Consolas" w:hAnsi="Consolas"/>
                              </w:rPr>
                              <w:t>('subjectList1');</w:t>
                            </w:r>
                          </w:p>
                          <w:p w14:paraId="4AD52042" w14:textId="77777777" w:rsidR="001D6546" w:rsidRPr="00D300D3" w:rsidRDefault="001D6546" w:rsidP="001D6546">
                            <w:pPr>
                              <w:ind w:firstLine="188"/>
                              <w:rPr>
                                <w:rFonts w:ascii="Consolas" w:hAnsi="Consolas"/>
                              </w:rPr>
                            </w:pPr>
                            <w:r w:rsidRPr="00461F9C">
                              <w:rPr>
                                <w:rFonts w:ascii="Consolas" w:hAnsi="Consolas"/>
                              </w:rPr>
                              <w:t xml:space="preserve">  </w:t>
                            </w:r>
                            <w:proofErr w:type="spellStart"/>
                            <w:r w:rsidRPr="00461F9C">
                              <w:rPr>
                                <w:rFonts w:ascii="Consolas" w:hAnsi="Consolas"/>
                              </w:rPr>
                              <w:t>const</w:t>
                            </w:r>
                            <w:proofErr w:type="spellEnd"/>
                            <w:r w:rsidRPr="00461F9C">
                              <w:rPr>
                                <w:rFonts w:ascii="Consolas" w:hAnsi="Consolas"/>
                              </w:rPr>
                              <w:t xml:space="preserve"> subjectList2 = </w:t>
                            </w:r>
                            <w:proofErr w:type="spellStart"/>
                            <w:r w:rsidRPr="00461F9C">
                              <w:rPr>
                                <w:rFonts w:ascii="Consolas" w:hAnsi="Consolas"/>
                              </w:rPr>
                              <w:t>document.</w:t>
                            </w:r>
                            <w:r>
                              <w:rPr>
                                <w:rFonts w:ascii="Consolas" w:hAnsi="Consolas"/>
                              </w:rPr>
                              <w:t>getElementById</w:t>
                            </w:r>
                            <w:proofErr w:type="spellEnd"/>
                            <w:r>
                              <w:rPr>
                                <w:rFonts w:ascii="Consolas" w:hAnsi="Consolas"/>
                              </w:rPr>
                              <w:t>('subjectList2');</w:t>
                            </w:r>
                          </w:p>
                          <w:p w14:paraId="6D43592B" w14:textId="77777777" w:rsidR="001D6546" w:rsidRPr="00461F9C" w:rsidRDefault="001D6546" w:rsidP="001D6546">
                            <w:pPr>
                              <w:ind w:firstLine="188"/>
                              <w:rPr>
                                <w:rFonts w:ascii="Consolas" w:hAnsi="Consolas"/>
                              </w:rPr>
                            </w:pPr>
                            <w:r w:rsidRPr="00461F9C">
                              <w:rPr>
                                <w:rFonts w:ascii="Consolas" w:hAnsi="Consolas"/>
                              </w:rPr>
                              <w:t xml:space="preserve">  // </w:t>
                            </w:r>
                            <w:r w:rsidRPr="00461F9C">
                              <w:rPr>
                                <w:rFonts w:ascii="Consolas" w:hAnsi="Consolas"/>
                              </w:rPr>
                              <w:t>ローカルストレージから保存されているデータを取得</w:t>
                            </w:r>
                          </w:p>
                          <w:p w14:paraId="4BC0B49E" w14:textId="77777777" w:rsidR="001D6546" w:rsidRPr="00461F9C" w:rsidRDefault="001D6546" w:rsidP="001D6546">
                            <w:pPr>
                              <w:ind w:firstLine="188"/>
                              <w:rPr>
                                <w:rFonts w:ascii="Consolas" w:hAnsi="Consolas"/>
                              </w:rPr>
                            </w:pPr>
                            <w:r w:rsidRPr="00461F9C">
                              <w:rPr>
                                <w:rFonts w:ascii="Consolas" w:hAnsi="Consolas"/>
                              </w:rPr>
                              <w:t xml:space="preserve">  for (</w:t>
                            </w:r>
                            <w:proofErr w:type="spellStart"/>
                            <w:r w:rsidRPr="00461F9C">
                              <w:rPr>
                                <w:rFonts w:ascii="Consolas" w:hAnsi="Consolas"/>
                              </w:rPr>
                              <w:t>var</w:t>
                            </w:r>
                            <w:proofErr w:type="spellEnd"/>
                            <w:r w:rsidRPr="00461F9C">
                              <w:rPr>
                                <w:rFonts w:ascii="Consolas" w:hAnsi="Consolas"/>
                              </w:rPr>
                              <w:t xml:space="preserve"> </w:t>
                            </w:r>
                            <w:proofErr w:type="spellStart"/>
                            <w:r w:rsidRPr="00461F9C">
                              <w:rPr>
                                <w:rFonts w:ascii="Consolas" w:hAnsi="Consolas"/>
                              </w:rPr>
                              <w:t>i</w:t>
                            </w:r>
                            <w:proofErr w:type="spellEnd"/>
                            <w:r w:rsidRPr="00461F9C">
                              <w:rPr>
                                <w:rFonts w:ascii="Consolas" w:hAnsi="Consolas"/>
                              </w:rPr>
                              <w:t xml:space="preserve"> = 0; </w:t>
                            </w:r>
                            <w:proofErr w:type="spellStart"/>
                            <w:r w:rsidRPr="00461F9C">
                              <w:rPr>
                                <w:rFonts w:ascii="Consolas" w:hAnsi="Consolas"/>
                              </w:rPr>
                              <w:t>i</w:t>
                            </w:r>
                            <w:proofErr w:type="spellEnd"/>
                            <w:r w:rsidRPr="00461F9C">
                              <w:rPr>
                                <w:rFonts w:ascii="Consolas" w:hAnsi="Consolas"/>
                              </w:rPr>
                              <w:t xml:space="preserve"> &lt; </w:t>
                            </w:r>
                            <w:proofErr w:type="spellStart"/>
                            <w:r w:rsidRPr="00461F9C">
                              <w:rPr>
                                <w:rFonts w:ascii="Consolas" w:hAnsi="Consolas"/>
                              </w:rPr>
                              <w:t>localStorage.length</w:t>
                            </w:r>
                            <w:proofErr w:type="spellEnd"/>
                            <w:r w:rsidRPr="00461F9C">
                              <w:rPr>
                                <w:rFonts w:ascii="Consolas" w:hAnsi="Consolas"/>
                              </w:rPr>
                              <w:t xml:space="preserve">; </w:t>
                            </w:r>
                            <w:proofErr w:type="spellStart"/>
                            <w:r w:rsidRPr="00461F9C">
                              <w:rPr>
                                <w:rFonts w:ascii="Consolas" w:hAnsi="Consolas"/>
                              </w:rPr>
                              <w:t>i</w:t>
                            </w:r>
                            <w:proofErr w:type="spellEnd"/>
                            <w:r w:rsidRPr="00461F9C">
                              <w:rPr>
                                <w:rFonts w:ascii="Consolas" w:hAnsi="Consolas"/>
                              </w:rPr>
                              <w:t>++) {</w:t>
                            </w:r>
                          </w:p>
                          <w:p w14:paraId="3ADDDDC0" w14:textId="77777777" w:rsidR="001D6546" w:rsidRPr="00461F9C" w:rsidRDefault="001D6546" w:rsidP="001D6546">
                            <w:pPr>
                              <w:ind w:firstLine="188"/>
                              <w:rPr>
                                <w:rFonts w:ascii="Consolas" w:hAnsi="Consolas"/>
                              </w:rPr>
                            </w:pPr>
                            <w:r w:rsidRPr="00461F9C">
                              <w:rPr>
                                <w:rFonts w:ascii="Consolas" w:hAnsi="Consolas"/>
                              </w:rPr>
                              <w:t xml:space="preserve">      let key = </w:t>
                            </w:r>
                            <w:proofErr w:type="spellStart"/>
                            <w:r w:rsidRPr="00461F9C">
                              <w:rPr>
                                <w:rFonts w:ascii="Consolas" w:hAnsi="Consolas"/>
                              </w:rPr>
                              <w:t>localStorage.key</w:t>
                            </w:r>
                            <w:proofErr w:type="spellEnd"/>
                            <w:r w:rsidRPr="00461F9C">
                              <w:rPr>
                                <w:rFonts w:ascii="Consolas" w:hAnsi="Consolas"/>
                              </w:rPr>
                              <w:t>(</w:t>
                            </w:r>
                            <w:proofErr w:type="spellStart"/>
                            <w:r w:rsidRPr="00461F9C">
                              <w:rPr>
                                <w:rFonts w:ascii="Consolas" w:hAnsi="Consolas"/>
                              </w:rPr>
                              <w:t>i</w:t>
                            </w:r>
                            <w:proofErr w:type="spellEnd"/>
                            <w:r w:rsidRPr="00461F9C">
                              <w:rPr>
                                <w:rFonts w:ascii="Consolas" w:hAnsi="Consolas"/>
                              </w:rPr>
                              <w:t>); //</w:t>
                            </w:r>
                            <w:r w:rsidRPr="00461F9C">
                              <w:rPr>
                                <w:rFonts w:ascii="Consolas" w:hAnsi="Consolas"/>
                              </w:rPr>
                              <w:t>ローカルストレージのキーを取得</w:t>
                            </w:r>
                          </w:p>
                          <w:p w14:paraId="6C90EC1C" w14:textId="77777777" w:rsidR="001D6546" w:rsidRPr="00461F9C" w:rsidRDefault="001D6546" w:rsidP="001D6546">
                            <w:pPr>
                              <w:ind w:firstLine="188"/>
                              <w:rPr>
                                <w:rFonts w:ascii="Consolas" w:hAnsi="Consolas"/>
                              </w:rPr>
                            </w:pPr>
                            <w:r w:rsidRPr="00461F9C">
                              <w:rPr>
                                <w:rFonts w:ascii="Consolas" w:hAnsi="Consolas"/>
                              </w:rPr>
                              <w:t xml:space="preserve">      let data = </w:t>
                            </w:r>
                            <w:proofErr w:type="spellStart"/>
                            <w:r w:rsidRPr="00461F9C">
                              <w:rPr>
                                <w:rFonts w:ascii="Consolas" w:hAnsi="Consolas"/>
                              </w:rPr>
                              <w:t>localStorage.getItem</w:t>
                            </w:r>
                            <w:proofErr w:type="spellEnd"/>
                            <w:r w:rsidRPr="00461F9C">
                              <w:rPr>
                                <w:rFonts w:ascii="Consolas" w:hAnsi="Consolas"/>
                              </w:rPr>
                              <w:t xml:space="preserve">(key); // </w:t>
                            </w:r>
                            <w:r w:rsidRPr="00461F9C">
                              <w:rPr>
                                <w:rFonts w:ascii="Consolas" w:hAnsi="Consolas"/>
                              </w:rPr>
                              <w:t>キーに対応するデータを取得</w:t>
                            </w:r>
                          </w:p>
                          <w:p w14:paraId="0EBED474" w14:textId="77777777" w:rsidR="001D6546" w:rsidRPr="00461F9C" w:rsidRDefault="001D6546" w:rsidP="001D6546">
                            <w:pPr>
                              <w:ind w:firstLine="188"/>
                              <w:rPr>
                                <w:rFonts w:ascii="Consolas" w:hAnsi="Consolas"/>
                              </w:rPr>
                            </w:pPr>
                            <w:r w:rsidRPr="00461F9C">
                              <w:rPr>
                                <w:rFonts w:ascii="Consolas" w:hAnsi="Consolas"/>
                              </w:rPr>
                              <w:t xml:space="preserve">      let </w:t>
                            </w:r>
                            <w:proofErr w:type="spellStart"/>
                            <w:r w:rsidRPr="00461F9C">
                              <w:rPr>
                                <w:rFonts w:ascii="Consolas" w:hAnsi="Consolas"/>
                              </w:rPr>
                              <w:t>classBoxInfo</w:t>
                            </w:r>
                            <w:proofErr w:type="spellEnd"/>
                            <w:r w:rsidRPr="00461F9C">
                              <w:rPr>
                                <w:rFonts w:ascii="Consolas" w:hAnsi="Consolas"/>
                              </w:rPr>
                              <w:t xml:space="preserve"> = </w:t>
                            </w:r>
                            <w:proofErr w:type="spellStart"/>
                            <w:r w:rsidRPr="00461F9C">
                              <w:rPr>
                                <w:rFonts w:ascii="Consolas" w:hAnsi="Consolas"/>
                              </w:rPr>
                              <w:t>JSON.parse</w:t>
                            </w:r>
                            <w:proofErr w:type="spellEnd"/>
                            <w:r w:rsidRPr="00461F9C">
                              <w:rPr>
                                <w:rFonts w:ascii="Consolas" w:hAnsi="Consolas"/>
                              </w:rPr>
                              <w:t xml:space="preserve">(data); // </w:t>
                            </w:r>
                            <w:r w:rsidRPr="00461F9C">
                              <w:rPr>
                                <w:rFonts w:ascii="Consolas" w:hAnsi="Consolas"/>
                              </w:rPr>
                              <w:t>データを</w:t>
                            </w:r>
                            <w:r w:rsidRPr="00461F9C">
                              <w:rPr>
                                <w:rFonts w:ascii="Consolas" w:hAnsi="Consolas"/>
                              </w:rPr>
                              <w:t>JavaScript</w:t>
                            </w:r>
                            <w:r w:rsidRPr="00461F9C">
                              <w:rPr>
                                <w:rFonts w:ascii="Consolas" w:hAnsi="Consolas"/>
                              </w:rPr>
                              <w:t>オブジェクトに変換</w:t>
                            </w:r>
                          </w:p>
                          <w:p w14:paraId="49E9175E" w14:textId="20F8EFE4" w:rsidR="001D6546" w:rsidRPr="00461F9C" w:rsidRDefault="001D6546" w:rsidP="001D6546">
                            <w:pPr>
                              <w:ind w:firstLine="188"/>
                              <w:rPr>
                                <w:rFonts w:ascii="Consolas" w:hAnsi="Consolas"/>
                              </w:rPr>
                            </w:pPr>
                            <w:r w:rsidRPr="00461F9C">
                              <w:rPr>
                                <w:rFonts w:ascii="Consolas" w:hAnsi="Consolas"/>
                              </w:rPr>
                              <w:t xml:space="preserve">      // </w:t>
                            </w:r>
                            <w:r w:rsidRPr="00461F9C">
                              <w:rPr>
                                <w:rFonts w:ascii="Consolas" w:hAnsi="Consolas"/>
                              </w:rPr>
                              <w:t>コマ目の要素を作成し</w:t>
                            </w:r>
                            <w:r>
                              <w:rPr>
                                <w:rFonts w:ascii="Consolas" w:hAnsi="Consolas"/>
                              </w:rPr>
                              <w:t>，</w:t>
                            </w:r>
                            <w:proofErr w:type="spellStart"/>
                            <w:r w:rsidRPr="00461F9C">
                              <w:rPr>
                                <w:rFonts w:ascii="Consolas" w:hAnsi="Consolas"/>
                              </w:rPr>
                              <w:t>subjectList</w:t>
                            </w:r>
                            <w:proofErr w:type="spellEnd"/>
                            <w:r w:rsidRPr="00461F9C">
                              <w:rPr>
                                <w:rFonts w:ascii="Consolas" w:hAnsi="Consolas"/>
                              </w:rPr>
                              <w:t>に挿入する</w:t>
                            </w:r>
                          </w:p>
                          <w:p w14:paraId="0E3257F4" w14:textId="77777777" w:rsidR="001D6546" w:rsidRPr="00461F9C" w:rsidRDefault="001D6546" w:rsidP="001D6546">
                            <w:pPr>
                              <w:ind w:firstLine="188"/>
                              <w:rPr>
                                <w:rFonts w:ascii="Consolas" w:hAnsi="Consolas"/>
                              </w:rPr>
                            </w:pPr>
                            <w:r w:rsidRPr="00461F9C">
                              <w:rPr>
                                <w:rFonts w:ascii="Consolas" w:hAnsi="Consolas"/>
                              </w:rPr>
                              <w:t xml:space="preserve">      let </w:t>
                            </w:r>
                            <w:proofErr w:type="spellStart"/>
                            <w:r w:rsidRPr="00461F9C">
                              <w:rPr>
                                <w:rFonts w:ascii="Consolas" w:hAnsi="Consolas"/>
                              </w:rPr>
                              <w:t>subjectBox</w:t>
                            </w:r>
                            <w:proofErr w:type="spellEnd"/>
                            <w:r w:rsidRPr="00461F9C">
                              <w:rPr>
                                <w:rFonts w:ascii="Consolas" w:hAnsi="Consolas"/>
                              </w:rPr>
                              <w:t xml:space="preserve"> = </w:t>
                            </w:r>
                            <w:proofErr w:type="spellStart"/>
                            <w:r w:rsidRPr="00461F9C">
                              <w:rPr>
                                <w:rFonts w:ascii="Consolas" w:hAnsi="Consolas"/>
                              </w:rPr>
                              <w:t>document.createElement</w:t>
                            </w:r>
                            <w:proofErr w:type="spellEnd"/>
                            <w:r w:rsidRPr="00461F9C">
                              <w:rPr>
                                <w:rFonts w:ascii="Consolas" w:hAnsi="Consolas"/>
                              </w:rPr>
                              <w:t>('div');</w:t>
                            </w:r>
                          </w:p>
                          <w:p w14:paraId="3C64E736" w14:textId="77777777" w:rsidR="001D6546" w:rsidRPr="00461F9C" w:rsidRDefault="001D6546" w:rsidP="001D6546">
                            <w:pPr>
                              <w:ind w:firstLine="188"/>
                              <w:rPr>
                                <w:rFonts w:ascii="Consolas" w:hAnsi="Consolas"/>
                              </w:rPr>
                            </w:pPr>
                            <w:r w:rsidRPr="00461F9C">
                              <w:rPr>
                                <w:rFonts w:ascii="Consolas" w:hAnsi="Consolas"/>
                              </w:rPr>
                              <w:t xml:space="preserve">      </w:t>
                            </w:r>
                            <w:proofErr w:type="spellStart"/>
                            <w:r w:rsidRPr="00461F9C">
                              <w:rPr>
                                <w:rFonts w:ascii="Consolas" w:hAnsi="Consolas"/>
                              </w:rPr>
                              <w:t>subjectBox.classList.add</w:t>
                            </w:r>
                            <w:proofErr w:type="spellEnd"/>
                            <w:r w:rsidRPr="00461F9C">
                              <w:rPr>
                                <w:rFonts w:ascii="Consolas" w:hAnsi="Consolas"/>
                              </w:rPr>
                              <w:t>('</w:t>
                            </w:r>
                            <w:proofErr w:type="spellStart"/>
                            <w:r w:rsidRPr="00461F9C">
                              <w:rPr>
                                <w:rFonts w:ascii="Consolas" w:hAnsi="Consolas"/>
                              </w:rPr>
                              <w:t>subjectbox</w:t>
                            </w:r>
                            <w:proofErr w:type="spellEnd"/>
                            <w:r w:rsidRPr="00461F9C">
                              <w:rPr>
                                <w:rFonts w:ascii="Consolas" w:hAnsi="Consolas"/>
                              </w:rPr>
                              <w:t xml:space="preserve">' + </w:t>
                            </w:r>
                            <w:proofErr w:type="spellStart"/>
                            <w:r w:rsidRPr="00461F9C">
                              <w:rPr>
                                <w:rFonts w:ascii="Consolas" w:hAnsi="Consolas"/>
                              </w:rPr>
                              <w:t>classBoxInfo.grade</w:t>
                            </w:r>
                            <w:proofErr w:type="spellEnd"/>
                            <w:r w:rsidRPr="00461F9C">
                              <w:rPr>
                                <w:rFonts w:ascii="Consolas" w:hAnsi="Consolas"/>
                              </w:rPr>
                              <w:t>);</w:t>
                            </w:r>
                          </w:p>
                          <w:p w14:paraId="0606C59B" w14:textId="77777777" w:rsidR="001D6546" w:rsidRPr="001D6546" w:rsidRDefault="001D6546" w:rsidP="001D6546">
                            <w:pPr>
                              <w:ind w:firstLine="188"/>
                              <w:rPr>
                                <w:rFonts w:ascii="Consolas" w:hAnsi="Consolas"/>
                              </w:rPr>
                            </w:pPr>
                            <w:r w:rsidRPr="001D6546">
                              <w:rPr>
                                <w:rFonts w:ascii="Consolas" w:hAnsi="Consolas"/>
                              </w:rPr>
                              <w:t xml:space="preserve">      </w:t>
                            </w:r>
                            <w:proofErr w:type="spellStart"/>
                            <w:r w:rsidRPr="001D6546">
                              <w:rPr>
                                <w:rFonts w:ascii="Consolas" w:hAnsi="Consolas"/>
                              </w:rPr>
                              <w:t>subjectBox.draggable</w:t>
                            </w:r>
                            <w:proofErr w:type="spellEnd"/>
                            <w:r w:rsidRPr="001D6546">
                              <w:rPr>
                                <w:rFonts w:ascii="Consolas" w:hAnsi="Consolas"/>
                              </w:rPr>
                              <w:t xml:space="preserve"> = true;</w:t>
                            </w:r>
                            <w:r w:rsidRPr="001D6546">
                              <w:rPr>
                                <w:rFonts w:ascii="Consolas" w:hAnsi="Consolas" w:hint="eastAsia"/>
                              </w:rPr>
                              <w:t xml:space="preserve">　</w:t>
                            </w:r>
                            <w:r w:rsidRPr="001D6546">
                              <w:rPr>
                                <w:rFonts w:ascii="Consolas" w:hAnsi="Consolas"/>
                              </w:rPr>
                              <w:t>//</w:t>
                            </w:r>
                            <w:proofErr w:type="spellStart"/>
                            <w:r w:rsidRPr="001D6546">
                              <w:rPr>
                                <w:rFonts w:ascii="Consolas" w:hAnsi="Consolas"/>
                              </w:rPr>
                              <w:t>dorakku</w:t>
                            </w:r>
                            <w:proofErr w:type="spellEnd"/>
                            <w:r w:rsidRPr="001D6546">
                              <w:rPr>
                                <w:rFonts w:ascii="Consolas" w:hAnsi="Consolas"/>
                              </w:rPr>
                              <w:t>属性を追加</w:t>
                            </w:r>
                            <w:r w:rsidRPr="001D6546">
                              <w:rPr>
                                <w:rFonts w:ascii="Consolas" w:hAnsi="Consolas"/>
                              </w:rPr>
                              <w:tab/>
                            </w:r>
                          </w:p>
                          <w:p w14:paraId="4CD78D9F" w14:textId="77777777" w:rsidR="001D6546" w:rsidRPr="001D6546" w:rsidRDefault="001D6546" w:rsidP="001D6546">
                            <w:pPr>
                              <w:ind w:firstLine="188"/>
                              <w:rPr>
                                <w:rFonts w:ascii="Consolas" w:hAnsi="Consolas"/>
                              </w:rPr>
                            </w:pPr>
                            <w:r w:rsidRPr="001D6546">
                              <w:rPr>
                                <w:rFonts w:ascii="Consolas" w:hAnsi="Consolas"/>
                              </w:rPr>
                              <w:t xml:space="preserve">      //</w:t>
                            </w:r>
                            <w:r w:rsidRPr="001D6546">
                              <w:rPr>
                                <w:rFonts w:ascii="Consolas" w:hAnsi="Consolas"/>
                              </w:rPr>
                              <w:t>コマ目の情報を設定する</w:t>
                            </w:r>
                          </w:p>
                          <w:p w14:paraId="0460DD17" w14:textId="77777777" w:rsidR="001D6546" w:rsidRPr="001D6546" w:rsidRDefault="001D6546" w:rsidP="001D6546">
                            <w:pPr>
                              <w:ind w:firstLine="188"/>
                              <w:rPr>
                                <w:rFonts w:ascii="Consolas" w:hAnsi="Consolas"/>
                              </w:rPr>
                            </w:pPr>
                            <w:r w:rsidRPr="001D6546">
                              <w:rPr>
                                <w:rFonts w:ascii="Consolas" w:hAnsi="Consolas"/>
                              </w:rPr>
                              <w:t xml:space="preserve">      </w:t>
                            </w:r>
                            <w:proofErr w:type="spellStart"/>
                            <w:r w:rsidRPr="001D6546">
                              <w:rPr>
                                <w:rFonts w:ascii="Consolas" w:hAnsi="Consolas"/>
                              </w:rPr>
                              <w:t>subjectBox.innerHTML</w:t>
                            </w:r>
                            <w:proofErr w:type="spellEnd"/>
                            <w:r w:rsidRPr="001D6546">
                              <w:rPr>
                                <w:rFonts w:ascii="Consolas" w:hAnsi="Consolas"/>
                              </w:rPr>
                              <w:t xml:space="preserve"> = </w:t>
                            </w:r>
                            <w:proofErr w:type="spellStart"/>
                            <w:r w:rsidRPr="001D6546">
                              <w:rPr>
                                <w:rFonts w:ascii="Consolas" w:hAnsi="Consolas"/>
                              </w:rPr>
                              <w:t>classBoxInfo.subjectName</w:t>
                            </w:r>
                            <w:proofErr w:type="spellEnd"/>
                            <w:r w:rsidRPr="001D6546">
                              <w:rPr>
                                <w:rFonts w:ascii="Consolas" w:hAnsi="Consolas"/>
                              </w:rPr>
                              <w:t xml:space="preserve"> + '&lt;</w:t>
                            </w:r>
                            <w:proofErr w:type="spellStart"/>
                            <w:r w:rsidRPr="001D6546">
                              <w:rPr>
                                <w:rFonts w:ascii="Consolas" w:hAnsi="Consolas"/>
                              </w:rPr>
                              <w:t>br</w:t>
                            </w:r>
                            <w:proofErr w:type="spellEnd"/>
                            <w:r w:rsidRPr="001D6546">
                              <w:rPr>
                                <w:rFonts w:ascii="Consolas" w:hAnsi="Consolas"/>
                              </w:rPr>
                              <w:t>&gt;' +</w:t>
                            </w:r>
                          </w:p>
                          <w:p w14:paraId="130E640B" w14:textId="77777777" w:rsidR="001D6546" w:rsidRPr="001D6546" w:rsidRDefault="001D6546" w:rsidP="001D6546">
                            <w:pPr>
                              <w:ind w:firstLine="188"/>
                              <w:rPr>
                                <w:rFonts w:ascii="Consolas" w:hAnsi="Consolas"/>
                              </w:rPr>
                            </w:pPr>
                            <w:r w:rsidRPr="001D6546">
                              <w:rPr>
                                <w:rFonts w:ascii="Consolas" w:hAnsi="Consolas"/>
                              </w:rPr>
                              <w:t xml:space="preserve">      '(' + </w:t>
                            </w:r>
                            <w:proofErr w:type="spellStart"/>
                            <w:r w:rsidRPr="001D6546">
                              <w:rPr>
                                <w:rFonts w:ascii="Consolas" w:hAnsi="Consolas"/>
                              </w:rPr>
                              <w:t>classBoxInfo.teacher</w:t>
                            </w:r>
                            <w:proofErr w:type="spellEnd"/>
                            <w:r w:rsidRPr="001D6546">
                              <w:rPr>
                                <w:rFonts w:ascii="Consolas" w:hAnsi="Consolas"/>
                              </w:rPr>
                              <w:t xml:space="preserve"> + ')&lt;</w:t>
                            </w:r>
                            <w:proofErr w:type="spellStart"/>
                            <w:r w:rsidRPr="001D6546">
                              <w:rPr>
                                <w:rFonts w:ascii="Consolas" w:hAnsi="Consolas"/>
                              </w:rPr>
                              <w:t>br</w:t>
                            </w:r>
                            <w:proofErr w:type="spellEnd"/>
                            <w:r w:rsidRPr="001D6546">
                              <w:rPr>
                                <w:rFonts w:ascii="Consolas" w:hAnsi="Consolas"/>
                              </w:rPr>
                              <w:t xml:space="preserve">&gt;' +'[' + </w:t>
                            </w:r>
                            <w:proofErr w:type="spellStart"/>
                            <w:r w:rsidRPr="001D6546">
                              <w:rPr>
                                <w:rFonts w:ascii="Consolas" w:hAnsi="Consolas"/>
                              </w:rPr>
                              <w:t>classBoxInfo.room</w:t>
                            </w:r>
                            <w:proofErr w:type="spellEnd"/>
                            <w:r w:rsidRPr="001D6546">
                              <w:rPr>
                                <w:rFonts w:ascii="Consolas" w:hAnsi="Consolas"/>
                              </w:rPr>
                              <w:t xml:space="preserve"> + ']&lt;</w:t>
                            </w:r>
                            <w:proofErr w:type="spellStart"/>
                            <w:r w:rsidRPr="001D6546">
                              <w:rPr>
                                <w:rFonts w:ascii="Consolas" w:hAnsi="Consolas"/>
                              </w:rPr>
                              <w:t>br</w:t>
                            </w:r>
                            <w:proofErr w:type="spellEnd"/>
                            <w:r w:rsidRPr="001D6546">
                              <w:rPr>
                                <w:rFonts w:ascii="Consolas" w:hAnsi="Consolas"/>
                              </w:rPr>
                              <w:t>&gt;' +</w:t>
                            </w:r>
                            <w:proofErr w:type="spellStart"/>
                            <w:r w:rsidRPr="001D6546">
                              <w:rPr>
                                <w:rFonts w:ascii="Consolas" w:hAnsi="Consolas"/>
                              </w:rPr>
                              <w:t>classBoxInfo.message</w:t>
                            </w:r>
                            <w:proofErr w:type="spellEnd"/>
                            <w:r w:rsidRPr="001D6546">
                              <w:rPr>
                                <w:rFonts w:ascii="Consolas" w:hAnsi="Consolas"/>
                              </w:rPr>
                              <w:t>;</w:t>
                            </w:r>
                          </w:p>
                          <w:p w14:paraId="2A20C5AD" w14:textId="77777777" w:rsidR="001D6546" w:rsidRPr="001D6546" w:rsidRDefault="001D6546" w:rsidP="001D6546">
                            <w:pPr>
                              <w:ind w:firstLine="188"/>
                              <w:rPr>
                                <w:rFonts w:ascii="Consolas" w:hAnsi="Consolas"/>
                              </w:rPr>
                            </w:pPr>
                            <w:r w:rsidRPr="001D6546">
                              <w:rPr>
                                <w:rFonts w:ascii="Consolas" w:hAnsi="Consolas"/>
                              </w:rPr>
                              <w:t xml:space="preserve">      // radio</w:t>
                            </w:r>
                            <w:r w:rsidRPr="001D6546">
                              <w:rPr>
                                <w:rFonts w:ascii="Consolas" w:hAnsi="Consolas"/>
                              </w:rPr>
                              <w:t>ボタンで決めた学年の</w:t>
                            </w:r>
                            <w:proofErr w:type="spellStart"/>
                            <w:r w:rsidRPr="001D6546">
                              <w:rPr>
                                <w:rFonts w:ascii="Consolas" w:hAnsi="Consolas"/>
                              </w:rPr>
                              <w:t>subjectList</w:t>
                            </w:r>
                            <w:proofErr w:type="spellEnd"/>
                            <w:r w:rsidRPr="001D6546">
                              <w:rPr>
                                <w:rFonts w:ascii="Consolas" w:hAnsi="Consolas"/>
                              </w:rPr>
                              <w:t>に挿入する</w:t>
                            </w:r>
                          </w:p>
                          <w:p w14:paraId="464C42DB" w14:textId="77777777" w:rsidR="001D6546" w:rsidRPr="001D6546" w:rsidRDefault="001D6546" w:rsidP="001D6546">
                            <w:pPr>
                              <w:ind w:firstLine="188"/>
                              <w:rPr>
                                <w:rFonts w:ascii="Consolas" w:hAnsi="Consolas"/>
                              </w:rPr>
                            </w:pPr>
                            <w:r w:rsidRPr="001D6546">
                              <w:rPr>
                                <w:rFonts w:ascii="Consolas" w:hAnsi="Consolas"/>
                              </w:rPr>
                              <w:t xml:space="preserve">      if (</w:t>
                            </w:r>
                            <w:proofErr w:type="spellStart"/>
                            <w:r w:rsidRPr="001D6546">
                              <w:rPr>
                                <w:rFonts w:ascii="Consolas" w:hAnsi="Consolas"/>
                              </w:rPr>
                              <w:t>classBoxInfo.grade</w:t>
                            </w:r>
                            <w:proofErr w:type="spellEnd"/>
                            <w:r w:rsidRPr="001D6546">
                              <w:rPr>
                                <w:rFonts w:ascii="Consolas" w:hAnsi="Consolas"/>
                              </w:rPr>
                              <w:t xml:space="preserve"> === '1') {</w:t>
                            </w:r>
                          </w:p>
                          <w:p w14:paraId="76ADB08F" w14:textId="77777777" w:rsidR="001D6546" w:rsidRPr="001D6546" w:rsidRDefault="001D6546" w:rsidP="001D6546">
                            <w:pPr>
                              <w:ind w:firstLine="188"/>
                              <w:rPr>
                                <w:rFonts w:ascii="Consolas" w:hAnsi="Consolas"/>
                              </w:rPr>
                            </w:pPr>
                            <w:r w:rsidRPr="001D6546">
                              <w:rPr>
                                <w:rFonts w:ascii="Consolas" w:hAnsi="Consolas"/>
                              </w:rPr>
                              <w:t xml:space="preserve">          subjectList1.appendChild(</w:t>
                            </w:r>
                            <w:proofErr w:type="spellStart"/>
                            <w:r w:rsidRPr="001D6546">
                              <w:rPr>
                                <w:rFonts w:ascii="Consolas" w:hAnsi="Consolas"/>
                              </w:rPr>
                              <w:t>subjectBox</w:t>
                            </w:r>
                            <w:proofErr w:type="spellEnd"/>
                            <w:r w:rsidRPr="001D6546">
                              <w:rPr>
                                <w:rFonts w:ascii="Consolas" w:hAnsi="Consolas"/>
                              </w:rPr>
                              <w:t>);</w:t>
                            </w:r>
                          </w:p>
                          <w:p w14:paraId="005B5876" w14:textId="77777777" w:rsidR="001D6546" w:rsidRPr="001D6546" w:rsidRDefault="001D6546" w:rsidP="001D6546">
                            <w:pPr>
                              <w:ind w:firstLine="188"/>
                              <w:rPr>
                                <w:rFonts w:ascii="Consolas" w:hAnsi="Consolas"/>
                              </w:rPr>
                            </w:pPr>
                            <w:r w:rsidRPr="001D6546">
                              <w:rPr>
                                <w:rFonts w:ascii="Consolas" w:hAnsi="Consolas"/>
                              </w:rPr>
                              <w:t xml:space="preserve">      } else if (</w:t>
                            </w:r>
                            <w:proofErr w:type="spellStart"/>
                            <w:r w:rsidRPr="001D6546">
                              <w:rPr>
                                <w:rFonts w:ascii="Consolas" w:hAnsi="Consolas"/>
                              </w:rPr>
                              <w:t>classBoxInfo.grade</w:t>
                            </w:r>
                            <w:proofErr w:type="spellEnd"/>
                            <w:r w:rsidRPr="001D6546">
                              <w:rPr>
                                <w:rFonts w:ascii="Consolas" w:hAnsi="Consolas"/>
                              </w:rPr>
                              <w:t xml:space="preserve"> === '2') {</w:t>
                            </w:r>
                          </w:p>
                          <w:p w14:paraId="4B5D59BE" w14:textId="77777777" w:rsidR="001D6546" w:rsidRPr="001D6546" w:rsidRDefault="001D6546" w:rsidP="001D6546">
                            <w:pPr>
                              <w:ind w:firstLine="188"/>
                              <w:rPr>
                                <w:rFonts w:ascii="Consolas" w:hAnsi="Consolas"/>
                              </w:rPr>
                            </w:pPr>
                            <w:r w:rsidRPr="001D6546">
                              <w:rPr>
                                <w:rFonts w:ascii="Consolas" w:hAnsi="Consolas"/>
                              </w:rPr>
                              <w:t xml:space="preserve">          subjectList2.appendChild(</w:t>
                            </w:r>
                            <w:proofErr w:type="spellStart"/>
                            <w:r w:rsidRPr="001D6546">
                              <w:rPr>
                                <w:rFonts w:ascii="Consolas" w:hAnsi="Consolas"/>
                              </w:rPr>
                              <w:t>subjectBox</w:t>
                            </w:r>
                            <w:proofErr w:type="spellEnd"/>
                            <w:r w:rsidRPr="001D6546">
                              <w:rPr>
                                <w:rFonts w:ascii="Consolas" w:hAnsi="Consolas"/>
                              </w:rPr>
                              <w:t>); }}}</w:t>
                            </w:r>
                          </w:p>
                          <w:p w14:paraId="5748B4AD" w14:textId="77777777" w:rsidR="001D6546" w:rsidRDefault="001D6546" w:rsidP="001D6546">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6688F" id="テキスト ボックス 1068" o:spid="_x0000_s1058" type="#_x0000_t202" style="position:absolute;left:0;text-align:left;margin-left:-5.3pt;margin-top:37.45pt;width:440.1pt;height:573.5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" filled="f" strokeweight=".5pt">
                <v:textbox>
                  <w:txbxContent>
                    <w:p w14:paraId="5F5EE9F6" w14:textId="77777777" w:rsidR="001D6546" w:rsidRPr="00461F9C" w:rsidRDefault="001D6546" w:rsidP="001D6546">
                      <w:pPr>
                        <w:ind w:firstLine="188"/>
                        <w:rPr>
                          <w:rFonts w:ascii="Consolas" w:hAnsi="Consolas"/>
                        </w:rPr>
                      </w:pPr>
                      <w:r w:rsidRPr="00461F9C">
                        <w:rPr>
                          <w:rFonts w:ascii="Consolas" w:hAnsi="Consolas"/>
                        </w:rPr>
                        <w:t>// subjectList1&amp;2</w:t>
                      </w:r>
                      <w:r w:rsidRPr="00461F9C">
                        <w:rPr>
                          <w:rFonts w:ascii="Consolas" w:hAnsi="Consolas"/>
                        </w:rPr>
                        <w:t>にローカルストレージ保存してあるコマ目を表示する関数</w:t>
                      </w:r>
                    </w:p>
                    <w:p w14:paraId="57426545" w14:textId="77777777" w:rsidR="001D6546" w:rsidRPr="00461F9C" w:rsidRDefault="001D6546" w:rsidP="001D6546">
                      <w:pPr>
                        <w:ind w:firstLine="188"/>
                        <w:rPr>
                          <w:rFonts w:ascii="Consolas" w:hAnsi="Consolas"/>
                        </w:rPr>
                      </w:pPr>
                      <w:r>
                        <w:rPr>
                          <w:rFonts w:ascii="Consolas" w:hAnsi="Consolas"/>
                        </w:rPr>
                        <w:t>function displaySubjectList() {</w:t>
                      </w:r>
                      <w:r w:rsidRPr="00461F9C">
                        <w:rPr>
                          <w:rFonts w:ascii="Consolas" w:hAnsi="Consolas"/>
                        </w:rPr>
                        <w:t xml:space="preserve"> </w:t>
                      </w:r>
                    </w:p>
                    <w:p w14:paraId="2933FF47" w14:textId="77777777" w:rsidR="001D6546" w:rsidRPr="00461F9C" w:rsidRDefault="001D6546" w:rsidP="001D6546">
                      <w:pPr>
                        <w:ind w:firstLine="188"/>
                        <w:rPr>
                          <w:rFonts w:ascii="Consolas" w:hAnsi="Consolas"/>
                        </w:rPr>
                      </w:pPr>
                      <w:r w:rsidRPr="00461F9C">
                        <w:rPr>
                          <w:rFonts w:ascii="Consolas" w:hAnsi="Consolas"/>
                        </w:rPr>
                        <w:t xml:space="preserve">  const subjectList1 = document.getElementById('subjectList1');</w:t>
                      </w:r>
                    </w:p>
                    <w:p w14:paraId="4AD52042" w14:textId="77777777" w:rsidR="001D6546" w:rsidRPr="00D300D3" w:rsidRDefault="001D6546" w:rsidP="001D6546">
                      <w:pPr>
                        <w:ind w:firstLine="188"/>
                        <w:rPr>
                          <w:rFonts w:ascii="Consolas" w:hAnsi="Consolas"/>
                        </w:rPr>
                      </w:pPr>
                      <w:r w:rsidRPr="00461F9C">
                        <w:rPr>
                          <w:rFonts w:ascii="Consolas" w:hAnsi="Consolas"/>
                        </w:rPr>
                        <w:t xml:space="preserve">  const subjectList2 = document.</w:t>
                      </w:r>
                      <w:r>
                        <w:rPr>
                          <w:rFonts w:ascii="Consolas" w:hAnsi="Consolas"/>
                        </w:rPr>
                        <w:t>getElementById('subjectList2');</w:t>
                      </w:r>
                    </w:p>
                    <w:p w14:paraId="6D43592B" w14:textId="77777777" w:rsidR="001D6546" w:rsidRPr="00461F9C" w:rsidRDefault="001D6546" w:rsidP="001D6546">
                      <w:pPr>
                        <w:ind w:firstLine="188"/>
                        <w:rPr>
                          <w:rFonts w:ascii="Consolas" w:hAnsi="Consolas"/>
                        </w:rPr>
                      </w:pPr>
                      <w:r w:rsidRPr="00461F9C">
                        <w:rPr>
                          <w:rFonts w:ascii="Consolas" w:hAnsi="Consolas"/>
                        </w:rPr>
                        <w:t xml:space="preserve">  // </w:t>
                      </w:r>
                      <w:r w:rsidRPr="00461F9C">
                        <w:rPr>
                          <w:rFonts w:ascii="Consolas" w:hAnsi="Consolas"/>
                        </w:rPr>
                        <w:t>ローカルストレージから保存されているデータを取得</w:t>
                      </w:r>
                    </w:p>
                    <w:p w14:paraId="4BC0B49E" w14:textId="77777777" w:rsidR="001D6546" w:rsidRPr="00461F9C" w:rsidRDefault="001D6546" w:rsidP="001D6546">
                      <w:pPr>
                        <w:ind w:firstLine="188"/>
                        <w:rPr>
                          <w:rFonts w:ascii="Consolas" w:hAnsi="Consolas"/>
                        </w:rPr>
                      </w:pPr>
                      <w:r w:rsidRPr="00461F9C">
                        <w:rPr>
                          <w:rFonts w:ascii="Consolas" w:hAnsi="Consolas"/>
                        </w:rPr>
                        <w:t xml:space="preserve">  for (var i = 0; i &lt; localStorage.length; i++) {</w:t>
                      </w:r>
                    </w:p>
                    <w:p w14:paraId="3ADDDDC0" w14:textId="77777777" w:rsidR="001D6546" w:rsidRPr="00461F9C" w:rsidRDefault="001D6546" w:rsidP="001D6546">
                      <w:pPr>
                        <w:ind w:firstLine="188"/>
                        <w:rPr>
                          <w:rFonts w:ascii="Consolas" w:hAnsi="Consolas"/>
                        </w:rPr>
                      </w:pPr>
                      <w:r w:rsidRPr="00461F9C">
                        <w:rPr>
                          <w:rFonts w:ascii="Consolas" w:hAnsi="Consolas"/>
                        </w:rPr>
                        <w:t xml:space="preserve">      let key = localStorage.key(i); //</w:t>
                      </w:r>
                      <w:r w:rsidRPr="00461F9C">
                        <w:rPr>
                          <w:rFonts w:ascii="Consolas" w:hAnsi="Consolas"/>
                        </w:rPr>
                        <w:t>ローカルストレージのキーを取得</w:t>
                      </w:r>
                    </w:p>
                    <w:p w14:paraId="6C90EC1C" w14:textId="77777777" w:rsidR="001D6546" w:rsidRPr="00461F9C" w:rsidRDefault="001D6546" w:rsidP="001D6546">
                      <w:pPr>
                        <w:ind w:firstLine="188"/>
                        <w:rPr>
                          <w:rFonts w:ascii="Consolas" w:hAnsi="Consolas"/>
                        </w:rPr>
                      </w:pPr>
                      <w:r w:rsidRPr="00461F9C">
                        <w:rPr>
                          <w:rFonts w:ascii="Consolas" w:hAnsi="Consolas"/>
                        </w:rPr>
                        <w:t xml:space="preserve">      let data = localStorage.getItem(key); // </w:t>
                      </w:r>
                      <w:r w:rsidRPr="00461F9C">
                        <w:rPr>
                          <w:rFonts w:ascii="Consolas" w:hAnsi="Consolas"/>
                        </w:rPr>
                        <w:t>キーに対応するデータを取得</w:t>
                      </w:r>
                    </w:p>
                    <w:p w14:paraId="0EBED474" w14:textId="77777777" w:rsidR="001D6546" w:rsidRPr="00461F9C" w:rsidRDefault="001D6546" w:rsidP="001D6546">
                      <w:pPr>
                        <w:ind w:firstLine="188"/>
                        <w:rPr>
                          <w:rFonts w:ascii="Consolas" w:hAnsi="Consolas"/>
                        </w:rPr>
                      </w:pPr>
                      <w:r w:rsidRPr="00461F9C">
                        <w:rPr>
                          <w:rFonts w:ascii="Consolas" w:hAnsi="Consolas"/>
                        </w:rPr>
                        <w:t xml:space="preserve">      let classBoxInfo = JSON.parse(data); // </w:t>
                      </w:r>
                      <w:r w:rsidRPr="00461F9C">
                        <w:rPr>
                          <w:rFonts w:ascii="Consolas" w:hAnsi="Consolas"/>
                        </w:rPr>
                        <w:t>データを</w:t>
                      </w:r>
                      <w:r w:rsidRPr="00461F9C">
                        <w:rPr>
                          <w:rFonts w:ascii="Consolas" w:hAnsi="Consolas"/>
                        </w:rPr>
                        <w:t>JavaScript</w:t>
                      </w:r>
                      <w:r w:rsidRPr="00461F9C">
                        <w:rPr>
                          <w:rFonts w:ascii="Consolas" w:hAnsi="Consolas"/>
                        </w:rPr>
                        <w:t>オブジェクトに変換</w:t>
                      </w:r>
                    </w:p>
                    <w:p w14:paraId="49E9175E" w14:textId="20F8EFE4" w:rsidR="001D6546" w:rsidRPr="00461F9C" w:rsidRDefault="001D6546" w:rsidP="001D6546">
                      <w:pPr>
                        <w:ind w:firstLine="188"/>
                        <w:rPr>
                          <w:rFonts w:ascii="Consolas" w:hAnsi="Consolas"/>
                        </w:rPr>
                      </w:pPr>
                      <w:r w:rsidRPr="00461F9C">
                        <w:rPr>
                          <w:rFonts w:ascii="Consolas" w:hAnsi="Consolas"/>
                        </w:rPr>
                        <w:t xml:space="preserve">      // </w:t>
                      </w:r>
                      <w:r w:rsidRPr="00461F9C">
                        <w:rPr>
                          <w:rFonts w:ascii="Consolas" w:hAnsi="Consolas"/>
                        </w:rPr>
                        <w:t>コマ目の要素を作成し</w:t>
                      </w:r>
                      <w:r>
                        <w:rPr>
                          <w:rFonts w:ascii="Consolas" w:hAnsi="Consolas"/>
                        </w:rPr>
                        <w:t>，</w:t>
                      </w:r>
                      <w:r w:rsidRPr="00461F9C">
                        <w:rPr>
                          <w:rFonts w:ascii="Consolas" w:hAnsi="Consolas"/>
                        </w:rPr>
                        <w:t>subjectList</w:t>
                      </w:r>
                      <w:r w:rsidRPr="00461F9C">
                        <w:rPr>
                          <w:rFonts w:ascii="Consolas" w:hAnsi="Consolas"/>
                        </w:rPr>
                        <w:t>に挿入する</w:t>
                      </w:r>
                    </w:p>
                    <w:p w14:paraId="0E3257F4" w14:textId="77777777" w:rsidR="001D6546" w:rsidRPr="00461F9C" w:rsidRDefault="001D6546" w:rsidP="001D6546">
                      <w:pPr>
                        <w:ind w:firstLine="188"/>
                        <w:rPr>
                          <w:rFonts w:ascii="Consolas" w:hAnsi="Consolas"/>
                        </w:rPr>
                      </w:pPr>
                      <w:r w:rsidRPr="00461F9C">
                        <w:rPr>
                          <w:rFonts w:ascii="Consolas" w:hAnsi="Consolas"/>
                        </w:rPr>
                        <w:t xml:space="preserve">      let subjectBox = document.createElement('div');</w:t>
                      </w:r>
                    </w:p>
                    <w:p w14:paraId="3C64E736" w14:textId="77777777" w:rsidR="001D6546" w:rsidRPr="00461F9C" w:rsidRDefault="001D6546" w:rsidP="001D6546">
                      <w:pPr>
                        <w:ind w:firstLine="188"/>
                        <w:rPr>
                          <w:rFonts w:ascii="Consolas" w:hAnsi="Consolas"/>
                        </w:rPr>
                      </w:pPr>
                      <w:r w:rsidRPr="00461F9C">
                        <w:rPr>
                          <w:rFonts w:ascii="Consolas" w:hAnsi="Consolas"/>
                        </w:rPr>
                        <w:t xml:space="preserve">      subjectBox.classList.add('subjectbox' + classBoxInfo.grade);</w:t>
                      </w:r>
                    </w:p>
                    <w:p w14:paraId="0606C59B" w14:textId="77777777" w:rsidR="001D6546" w:rsidRPr="001D6546" w:rsidRDefault="001D6546" w:rsidP="001D6546">
                      <w:pPr>
                        <w:ind w:firstLine="188"/>
                        <w:rPr>
                          <w:rFonts w:ascii="Consolas" w:hAnsi="Consolas"/>
                        </w:rPr>
                      </w:pPr>
                      <w:r w:rsidRPr="001D6546">
                        <w:rPr>
                          <w:rFonts w:ascii="Consolas" w:hAnsi="Consolas"/>
                        </w:rPr>
                        <w:t xml:space="preserve">      subjectBox.draggable = true;</w:t>
                      </w:r>
                      <w:r w:rsidRPr="001D6546">
                        <w:rPr>
                          <w:rFonts w:ascii="Consolas" w:hAnsi="Consolas" w:hint="eastAsia"/>
                        </w:rPr>
                        <w:t xml:space="preserve">　</w:t>
                      </w:r>
                      <w:r w:rsidRPr="001D6546">
                        <w:rPr>
                          <w:rFonts w:ascii="Consolas" w:hAnsi="Consolas"/>
                        </w:rPr>
                        <w:t>//dorakku</w:t>
                      </w:r>
                      <w:r w:rsidRPr="001D6546">
                        <w:rPr>
                          <w:rFonts w:ascii="Consolas" w:hAnsi="Consolas"/>
                        </w:rPr>
                        <w:t>属性を追加</w:t>
                      </w:r>
                      <w:r w:rsidRPr="001D6546">
                        <w:rPr>
                          <w:rFonts w:ascii="Consolas" w:hAnsi="Consolas"/>
                        </w:rPr>
                        <w:tab/>
                      </w:r>
                    </w:p>
                    <w:p w14:paraId="4CD78D9F" w14:textId="77777777" w:rsidR="001D6546" w:rsidRPr="001D6546" w:rsidRDefault="001D6546" w:rsidP="001D6546">
                      <w:pPr>
                        <w:ind w:firstLine="188"/>
                        <w:rPr>
                          <w:rFonts w:ascii="Consolas" w:hAnsi="Consolas"/>
                        </w:rPr>
                      </w:pPr>
                      <w:r w:rsidRPr="001D6546">
                        <w:rPr>
                          <w:rFonts w:ascii="Consolas" w:hAnsi="Consolas"/>
                        </w:rPr>
                        <w:t xml:space="preserve">      //</w:t>
                      </w:r>
                      <w:r w:rsidRPr="001D6546">
                        <w:rPr>
                          <w:rFonts w:ascii="Consolas" w:hAnsi="Consolas"/>
                        </w:rPr>
                        <w:t>コマ目の情報を設定する</w:t>
                      </w:r>
                    </w:p>
                    <w:p w14:paraId="0460DD17" w14:textId="77777777" w:rsidR="001D6546" w:rsidRPr="001D6546" w:rsidRDefault="001D6546" w:rsidP="001D6546">
                      <w:pPr>
                        <w:ind w:firstLine="188"/>
                        <w:rPr>
                          <w:rFonts w:ascii="Consolas" w:hAnsi="Consolas"/>
                        </w:rPr>
                      </w:pPr>
                      <w:r w:rsidRPr="001D6546">
                        <w:rPr>
                          <w:rFonts w:ascii="Consolas" w:hAnsi="Consolas"/>
                        </w:rPr>
                        <w:t xml:space="preserve">      subjectBox.innerHTML = classBoxInfo.subjectName + '&lt;br&gt;' +</w:t>
                      </w:r>
                    </w:p>
                    <w:p w14:paraId="130E640B" w14:textId="77777777" w:rsidR="001D6546" w:rsidRPr="001D6546" w:rsidRDefault="001D6546" w:rsidP="001D6546">
                      <w:pPr>
                        <w:ind w:firstLine="188"/>
                        <w:rPr>
                          <w:rFonts w:ascii="Consolas" w:hAnsi="Consolas"/>
                        </w:rPr>
                      </w:pPr>
                      <w:r w:rsidRPr="001D6546">
                        <w:rPr>
                          <w:rFonts w:ascii="Consolas" w:hAnsi="Consolas"/>
                        </w:rPr>
                        <w:t xml:space="preserve">      '(' + classBoxInfo.teacher + ')&lt;br&gt;' +'[' + classBoxInfo.room + ']&lt;br&gt;' +classBoxInfo.message;</w:t>
                      </w:r>
                    </w:p>
                    <w:p w14:paraId="2A20C5AD" w14:textId="77777777" w:rsidR="001D6546" w:rsidRPr="001D6546" w:rsidRDefault="001D6546" w:rsidP="001D6546">
                      <w:pPr>
                        <w:ind w:firstLine="188"/>
                        <w:rPr>
                          <w:rFonts w:ascii="Consolas" w:hAnsi="Consolas"/>
                        </w:rPr>
                      </w:pPr>
                      <w:r w:rsidRPr="001D6546">
                        <w:rPr>
                          <w:rFonts w:ascii="Consolas" w:hAnsi="Consolas"/>
                        </w:rPr>
                        <w:t xml:space="preserve">      // radio</w:t>
                      </w:r>
                      <w:r w:rsidRPr="001D6546">
                        <w:rPr>
                          <w:rFonts w:ascii="Consolas" w:hAnsi="Consolas"/>
                        </w:rPr>
                        <w:t>ボタンで決めた学年の</w:t>
                      </w:r>
                      <w:r w:rsidRPr="001D6546">
                        <w:rPr>
                          <w:rFonts w:ascii="Consolas" w:hAnsi="Consolas"/>
                        </w:rPr>
                        <w:t>subjectList</w:t>
                      </w:r>
                      <w:r w:rsidRPr="001D6546">
                        <w:rPr>
                          <w:rFonts w:ascii="Consolas" w:hAnsi="Consolas"/>
                        </w:rPr>
                        <w:t>に挿入する</w:t>
                      </w:r>
                    </w:p>
                    <w:p w14:paraId="464C42DB" w14:textId="77777777" w:rsidR="001D6546" w:rsidRPr="001D6546" w:rsidRDefault="001D6546" w:rsidP="001D6546">
                      <w:pPr>
                        <w:ind w:firstLine="188"/>
                        <w:rPr>
                          <w:rFonts w:ascii="Consolas" w:hAnsi="Consolas"/>
                        </w:rPr>
                      </w:pPr>
                      <w:r w:rsidRPr="001D6546">
                        <w:rPr>
                          <w:rFonts w:ascii="Consolas" w:hAnsi="Consolas"/>
                        </w:rPr>
                        <w:t xml:space="preserve">      if (classBoxInfo.grade === '1') {</w:t>
                      </w:r>
                    </w:p>
                    <w:p w14:paraId="76ADB08F" w14:textId="77777777" w:rsidR="001D6546" w:rsidRPr="001D6546" w:rsidRDefault="001D6546" w:rsidP="001D6546">
                      <w:pPr>
                        <w:ind w:firstLine="188"/>
                        <w:rPr>
                          <w:rFonts w:ascii="Consolas" w:hAnsi="Consolas"/>
                        </w:rPr>
                      </w:pPr>
                      <w:r w:rsidRPr="001D6546">
                        <w:rPr>
                          <w:rFonts w:ascii="Consolas" w:hAnsi="Consolas"/>
                        </w:rPr>
                        <w:t xml:space="preserve">          subjectList1.appendChild(subjectBox);</w:t>
                      </w:r>
                    </w:p>
                    <w:p w14:paraId="005B5876" w14:textId="77777777" w:rsidR="001D6546" w:rsidRPr="001D6546" w:rsidRDefault="001D6546" w:rsidP="001D6546">
                      <w:pPr>
                        <w:ind w:firstLine="188"/>
                        <w:rPr>
                          <w:rFonts w:ascii="Consolas" w:hAnsi="Consolas"/>
                        </w:rPr>
                      </w:pPr>
                      <w:r w:rsidRPr="001D6546">
                        <w:rPr>
                          <w:rFonts w:ascii="Consolas" w:hAnsi="Consolas"/>
                        </w:rPr>
                        <w:t xml:space="preserve">      } else if (classBoxInfo.grade === '2') {</w:t>
                      </w:r>
                    </w:p>
                    <w:p w14:paraId="4B5D59BE" w14:textId="77777777" w:rsidR="001D6546" w:rsidRPr="001D6546" w:rsidRDefault="001D6546" w:rsidP="001D6546">
                      <w:pPr>
                        <w:ind w:firstLine="188"/>
                        <w:rPr>
                          <w:rFonts w:ascii="Consolas" w:hAnsi="Consolas"/>
                        </w:rPr>
                      </w:pPr>
                      <w:r w:rsidRPr="001D6546">
                        <w:rPr>
                          <w:rFonts w:ascii="Consolas" w:hAnsi="Consolas"/>
                        </w:rPr>
                        <w:t xml:space="preserve">          subjectList2.appendChild(subjectBox); }}}</w:t>
                      </w:r>
                    </w:p>
                    <w:p w14:paraId="5748B4AD" w14:textId="77777777" w:rsidR="001D6546" w:rsidRDefault="001D6546" w:rsidP="001D6546">
                      <w:pPr>
                        <w:ind w:firstLine="188"/>
                      </w:pPr>
                    </w:p>
                  </w:txbxContent>
                </v:textbox>
                <w10:wrap anchorx="margin"/>
              </v:shape>
            </w:pict>
          </mc:Fallback>
        </mc:AlternateContent>
      </w:r>
    </w:p>
    <w:p w14:paraId="3BE224DE" w14:textId="77777777" w:rsidR="001D6546" w:rsidRDefault="001D6546" w:rsidP="001D6546">
      <w:pPr>
        <w:ind w:firstLineChars="0" w:firstLine="0"/>
        <w:rPr>
          <w:b/>
          <w:sz w:val="24"/>
          <w:szCs w:val="24"/>
        </w:rPr>
      </w:pPr>
    </w:p>
    <w:p w14:paraId="6DAD2898" w14:textId="77777777" w:rsidR="001D6546" w:rsidRDefault="001D6546" w:rsidP="001D6546">
      <w:pPr>
        <w:ind w:firstLineChars="0" w:firstLine="0"/>
        <w:rPr>
          <w:b/>
          <w:sz w:val="24"/>
          <w:szCs w:val="24"/>
        </w:rPr>
      </w:pPr>
    </w:p>
    <w:p w14:paraId="26FB4828" w14:textId="77777777" w:rsidR="001D6546" w:rsidRDefault="001D6546" w:rsidP="001D6546">
      <w:pPr>
        <w:ind w:firstLineChars="0" w:firstLine="0"/>
        <w:rPr>
          <w:b/>
          <w:sz w:val="24"/>
          <w:szCs w:val="24"/>
        </w:rPr>
      </w:pPr>
    </w:p>
    <w:p w14:paraId="110BE09B" w14:textId="77777777" w:rsidR="001D6546" w:rsidRDefault="001D6546" w:rsidP="001D6546">
      <w:pPr>
        <w:ind w:firstLineChars="0" w:firstLine="0"/>
        <w:rPr>
          <w:b/>
          <w:sz w:val="24"/>
          <w:szCs w:val="24"/>
        </w:rPr>
      </w:pPr>
    </w:p>
    <w:p w14:paraId="0FB44505" w14:textId="77777777" w:rsidR="001D6546" w:rsidRDefault="001D6546" w:rsidP="001D6546">
      <w:pPr>
        <w:ind w:firstLineChars="0" w:firstLine="0"/>
        <w:rPr>
          <w:b/>
          <w:sz w:val="24"/>
          <w:szCs w:val="24"/>
        </w:rPr>
      </w:pPr>
    </w:p>
    <w:p w14:paraId="11C898D3" w14:textId="77777777" w:rsidR="001D6546" w:rsidRDefault="001D6546" w:rsidP="001D6546">
      <w:pPr>
        <w:ind w:firstLineChars="0" w:firstLine="0"/>
        <w:rPr>
          <w:b/>
          <w:sz w:val="24"/>
          <w:szCs w:val="24"/>
        </w:rPr>
      </w:pPr>
    </w:p>
    <w:p w14:paraId="579B9F7B" w14:textId="77777777" w:rsidR="001D6546" w:rsidRDefault="001D6546" w:rsidP="001D6546">
      <w:pPr>
        <w:ind w:firstLineChars="0" w:firstLine="0"/>
        <w:rPr>
          <w:b/>
          <w:sz w:val="24"/>
          <w:szCs w:val="24"/>
        </w:rPr>
      </w:pPr>
    </w:p>
    <w:p w14:paraId="084220CE" w14:textId="77777777" w:rsidR="001D6546" w:rsidRDefault="001D6546" w:rsidP="001D6546">
      <w:pPr>
        <w:ind w:firstLineChars="0" w:firstLine="0"/>
        <w:rPr>
          <w:b/>
          <w:sz w:val="24"/>
          <w:szCs w:val="24"/>
        </w:rPr>
      </w:pPr>
    </w:p>
    <w:p w14:paraId="6BF1409F" w14:textId="77777777" w:rsidR="001D6546" w:rsidRDefault="001D6546" w:rsidP="001D6546">
      <w:pPr>
        <w:ind w:firstLineChars="0" w:firstLine="0"/>
        <w:rPr>
          <w:b/>
          <w:sz w:val="24"/>
          <w:szCs w:val="24"/>
        </w:rPr>
      </w:pPr>
    </w:p>
    <w:p w14:paraId="21490009" w14:textId="77777777" w:rsidR="001D6546" w:rsidRDefault="001D6546" w:rsidP="001D6546">
      <w:pPr>
        <w:ind w:firstLineChars="0" w:firstLine="0"/>
        <w:rPr>
          <w:b/>
          <w:sz w:val="24"/>
          <w:szCs w:val="24"/>
        </w:rPr>
      </w:pPr>
    </w:p>
    <w:p w14:paraId="08931EE2" w14:textId="77777777" w:rsidR="001D6546" w:rsidRPr="0055625C" w:rsidRDefault="001D6546" w:rsidP="001D6546">
      <w:pPr>
        <w:ind w:firstLineChars="0" w:firstLine="0"/>
        <w:rPr>
          <w:b/>
          <w:sz w:val="24"/>
          <w:szCs w:val="24"/>
        </w:rPr>
      </w:pPr>
    </w:p>
    <w:p w14:paraId="0F146DC4" w14:textId="77777777" w:rsidR="001D6546" w:rsidRDefault="001D6546" w:rsidP="001D6546">
      <w:pPr>
        <w:ind w:firstLineChars="0" w:firstLine="0"/>
        <w:rPr>
          <w:b/>
          <w:sz w:val="24"/>
          <w:szCs w:val="24"/>
        </w:rPr>
      </w:pPr>
    </w:p>
    <w:p w14:paraId="1DC3AB62" w14:textId="77777777" w:rsidR="001D6546" w:rsidRDefault="001D6546" w:rsidP="001D6546">
      <w:pPr>
        <w:ind w:firstLineChars="0" w:firstLine="0"/>
        <w:rPr>
          <w:b/>
          <w:sz w:val="24"/>
          <w:szCs w:val="24"/>
        </w:rPr>
      </w:pPr>
    </w:p>
    <w:p w14:paraId="76928466" w14:textId="77777777" w:rsidR="001D6546" w:rsidRDefault="001D6546" w:rsidP="001D6546">
      <w:pPr>
        <w:ind w:firstLineChars="0" w:firstLine="0"/>
        <w:rPr>
          <w:b/>
          <w:sz w:val="24"/>
          <w:szCs w:val="24"/>
        </w:rPr>
      </w:pPr>
    </w:p>
    <w:p w14:paraId="6DEE26ED" w14:textId="77777777" w:rsidR="001D6546" w:rsidRDefault="001D6546" w:rsidP="001D6546">
      <w:pPr>
        <w:ind w:firstLineChars="0" w:firstLine="0"/>
        <w:rPr>
          <w:b/>
          <w:sz w:val="24"/>
          <w:szCs w:val="24"/>
        </w:rPr>
      </w:pPr>
    </w:p>
    <w:p w14:paraId="64584543" w14:textId="77777777" w:rsidR="001D6546" w:rsidRDefault="001D6546" w:rsidP="001D6546">
      <w:pPr>
        <w:ind w:firstLineChars="0" w:firstLine="0"/>
        <w:rPr>
          <w:b/>
          <w:sz w:val="24"/>
          <w:szCs w:val="24"/>
        </w:rPr>
      </w:pPr>
    </w:p>
    <w:p w14:paraId="2965FC39" w14:textId="77777777" w:rsidR="001D6546" w:rsidRDefault="001D6546" w:rsidP="001D6546">
      <w:pPr>
        <w:ind w:firstLineChars="0" w:firstLine="0"/>
        <w:jc w:val="left"/>
        <w:rPr>
          <w:b/>
          <w:sz w:val="24"/>
          <w:szCs w:val="24"/>
        </w:rPr>
      </w:pPr>
      <w:r>
        <w:rPr>
          <w:rFonts w:hint="eastAsia"/>
          <w:sz w:val="22"/>
          <w:szCs w:val="22"/>
        </w:rPr>
        <w:t>・保存されているコマ目情報をディスプレイに表示する．</w:t>
      </w:r>
      <w:proofErr w:type="spellStart"/>
      <w:r>
        <w:rPr>
          <w:sz w:val="22"/>
          <w:szCs w:val="22"/>
        </w:rPr>
        <w:t>displaySubjectList</w:t>
      </w:r>
      <w:proofErr w:type="spellEnd"/>
      <w:r>
        <w:rPr>
          <w:sz w:val="22"/>
          <w:szCs w:val="22"/>
        </w:rPr>
        <w:t>()</w:t>
      </w:r>
      <w:r>
        <w:rPr>
          <w:rFonts w:hint="eastAsia"/>
          <w:sz w:val="22"/>
          <w:szCs w:val="22"/>
        </w:rPr>
        <w:t>関数</w:t>
      </w:r>
    </w:p>
    <w:p w14:paraId="0B6E00FD" w14:textId="77777777" w:rsidR="001D6546" w:rsidRDefault="001D6546" w:rsidP="001D6546">
      <w:pPr>
        <w:ind w:firstLineChars="0" w:firstLine="0"/>
        <w:jc w:val="left"/>
        <w:rPr>
          <w:b/>
          <w:sz w:val="28"/>
        </w:rPr>
      </w:pPr>
      <w:r>
        <w:rPr>
          <w:rFonts w:hint="eastAsia"/>
          <w:b/>
          <w:sz w:val="28"/>
        </w:rPr>
        <w:lastRenderedPageBreak/>
        <w:t>（４</w:t>
      </w:r>
      <w:r w:rsidRPr="00BB6E70">
        <w:rPr>
          <w:rFonts w:hint="eastAsia"/>
          <w:b/>
          <w:sz w:val="28"/>
        </w:rPr>
        <w:t>）時間割へのドラッグ</w:t>
      </w:r>
      <w:r w:rsidRPr="00BB6E70">
        <w:rPr>
          <w:b/>
          <w:sz w:val="28"/>
        </w:rPr>
        <w:t>&amp;ドロップ機能</w:t>
      </w:r>
    </w:p>
    <w:p w14:paraId="1628A961" w14:textId="77777777" w:rsidR="001D6546" w:rsidRPr="00056D4C" w:rsidRDefault="001D6546">
      <w:pPr>
        <w:ind w:firstLine="188"/>
        <w:jc w:val="left"/>
        <w:pPrChange w:id="269" w:author="ishidatek244" w:date="2024-03-10T22:51:00Z">
          <w:pPr>
            <w:ind w:firstLineChars="0" w:firstLine="0"/>
            <w:jc w:val="left"/>
          </w:pPr>
        </w:pPrChange>
      </w:pPr>
      <w:r>
        <w:rPr>
          <w:rFonts w:hint="eastAsia"/>
        </w:rPr>
        <w:t>コマ目をドラックして時間割のセルにドロップできる機能である．</w:t>
      </w:r>
    </w:p>
    <w:p w14:paraId="30F69BF2" w14:textId="77777777" w:rsidR="001D6546" w:rsidRPr="00BB6E70" w:rsidRDefault="001D6546" w:rsidP="001D6546">
      <w:pPr>
        <w:ind w:firstLineChars="0" w:firstLine="0"/>
        <w:rPr>
          <w:b/>
          <w:sz w:val="28"/>
        </w:rPr>
      </w:pPr>
      <w:r>
        <w:rPr>
          <w:noProof/>
        </w:rPr>
        <w:drawing>
          <wp:anchor distT="0" distB="0" distL="114300" distR="114300" simplePos="0" relativeHeight="251970560" behindDoc="0" locked="0" layoutInCell="1" allowOverlap="1" wp14:anchorId="0705503C" wp14:editId="71E3B6B4">
            <wp:simplePos x="0" y="0"/>
            <wp:positionH relativeFrom="margin">
              <wp:align>center</wp:align>
            </wp:positionH>
            <wp:positionV relativeFrom="paragraph">
              <wp:posOffset>24765</wp:posOffset>
            </wp:positionV>
            <wp:extent cx="4613911" cy="2847975"/>
            <wp:effectExtent l="19050" t="19050" r="15240" b="9525"/>
            <wp:wrapNone/>
            <wp:docPr id="1072" name="図 1072" descr="ドラックアンドドロッ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ドラックアンドドロップ"/>
                    <pic:cNvPicPr>
                      <a:picLocks noChangeAspect="1" noChangeArrowheads="1"/>
                    </pic:cNvPicPr>
                  </pic:nvPicPr>
                  <pic:blipFill>
                    <a:blip r:embed="rId33" cstate="print">
                      <a:extLst>
                        <a:ext uri="{28A0092B-C50C-407E-A947-70E740481C1C}">
                          <a14:useLocalDpi xmlns:a14="http://schemas.microsoft.com/office/drawing/2010/main" val="0"/>
                        </a:ext>
                      </a:extLst>
                    </a:blip>
                    <a:srcRect t="10159"/>
                    <a:stretch>
                      <a:fillRect/>
                    </a:stretch>
                  </pic:blipFill>
                  <pic:spPr bwMode="auto">
                    <a:xfrm>
                      <a:off x="0" y="0"/>
                      <a:ext cx="4613911" cy="284797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7FC9651B" w14:textId="77777777" w:rsidR="001D6546" w:rsidRPr="00135571" w:rsidRDefault="001D6546" w:rsidP="001D6546">
      <w:pPr>
        <w:ind w:left="188" w:hangingChars="100" w:hanging="188"/>
      </w:pPr>
    </w:p>
    <w:p w14:paraId="6C38C6F9" w14:textId="77777777" w:rsidR="001D6546" w:rsidRDefault="001D6546" w:rsidP="001D6546">
      <w:pPr>
        <w:ind w:left="188" w:hangingChars="100" w:hanging="188"/>
      </w:pPr>
    </w:p>
    <w:p w14:paraId="59363C8F" w14:textId="77777777" w:rsidR="001D6546" w:rsidRDefault="001D6546" w:rsidP="001D6546">
      <w:pPr>
        <w:ind w:left="188" w:hangingChars="100" w:hanging="188"/>
      </w:pPr>
    </w:p>
    <w:p w14:paraId="10BE2EC4" w14:textId="77777777" w:rsidR="001D6546" w:rsidRDefault="001D6546" w:rsidP="001D6546">
      <w:pPr>
        <w:ind w:firstLineChars="0" w:firstLine="0"/>
      </w:pPr>
    </w:p>
    <w:p w14:paraId="6B14CF7F" w14:textId="77777777" w:rsidR="001D6546" w:rsidRDefault="001D6546" w:rsidP="001D6546">
      <w:pPr>
        <w:ind w:firstLineChars="0" w:firstLine="0"/>
      </w:pPr>
    </w:p>
    <w:p w14:paraId="1869211E" w14:textId="77777777" w:rsidR="001D6546" w:rsidRDefault="001D6546" w:rsidP="001D6546">
      <w:pPr>
        <w:ind w:firstLineChars="0" w:firstLine="0"/>
      </w:pPr>
    </w:p>
    <w:p w14:paraId="1428379F" w14:textId="77777777" w:rsidR="001D6546" w:rsidRDefault="001D6546" w:rsidP="001D6546">
      <w:pPr>
        <w:ind w:firstLineChars="0" w:firstLine="0"/>
      </w:pPr>
    </w:p>
    <w:p w14:paraId="65EA7952" w14:textId="77777777" w:rsidR="001D6546" w:rsidRDefault="001D6546" w:rsidP="001D6546">
      <w:pPr>
        <w:ind w:firstLineChars="0" w:firstLine="0"/>
        <w:jc w:val="center"/>
      </w:pPr>
      <w:r w:rsidRPr="008C38CB">
        <w:rPr>
          <w:rFonts w:hint="eastAsia"/>
        </w:rPr>
        <w:t>図</w:t>
      </w:r>
      <w:r>
        <w:rPr>
          <w:rFonts w:hint="eastAsia"/>
        </w:rPr>
        <w:t>4</w:t>
      </w:r>
      <w:r>
        <w:t xml:space="preserve">.2.6 </w:t>
      </w:r>
      <w:r>
        <w:rPr>
          <w:rFonts w:hint="eastAsia"/>
        </w:rPr>
        <w:t xml:space="preserve">コマ目のドラック＆ドロップイメージ.　</w:t>
      </w:r>
    </w:p>
    <w:p w14:paraId="16E39EC8" w14:textId="77777777" w:rsidR="001D6546" w:rsidRPr="00C92383" w:rsidRDefault="001D6546" w:rsidP="001D6546">
      <w:pPr>
        <w:ind w:firstLineChars="0" w:firstLine="0"/>
        <w:rPr>
          <w:u w:val="single"/>
        </w:rPr>
      </w:pPr>
      <w:r w:rsidRPr="00C92383">
        <w:rPr>
          <w:rFonts w:hint="eastAsia"/>
          <w:u w:val="single"/>
        </w:rPr>
        <w:t>ドラック＆ドロップをした際の大まかな動き</w:t>
      </w:r>
      <w:r>
        <w:rPr>
          <w:rFonts w:hint="eastAsia"/>
          <w:u w:val="single"/>
        </w:rPr>
        <w:t>は次のとおりである．</w:t>
      </w:r>
    </w:p>
    <w:p w14:paraId="354F26D0" w14:textId="77777777" w:rsidR="001D6546" w:rsidRPr="00C92383" w:rsidRDefault="001D6546" w:rsidP="001D6546">
      <w:pPr>
        <w:ind w:firstLineChars="0" w:firstLine="0"/>
        <w:rPr>
          <w:b/>
        </w:rPr>
      </w:pPr>
      <w:r w:rsidRPr="00C92383">
        <w:rPr>
          <w:rFonts w:hint="eastAsia"/>
          <w:b/>
        </w:rPr>
        <w:t>・コマ目をドロップするセルにそのセル固有のi</w:t>
      </w:r>
      <w:r w:rsidRPr="00C92383">
        <w:rPr>
          <w:b/>
        </w:rPr>
        <w:t>d</w:t>
      </w:r>
      <w:r>
        <w:rPr>
          <w:rFonts w:hint="eastAsia"/>
          <w:b/>
        </w:rPr>
        <w:t>を付与する．</w:t>
      </w:r>
    </w:p>
    <w:p w14:paraId="3890D055" w14:textId="77777777" w:rsidR="001D6546" w:rsidRDefault="001D6546" w:rsidP="001D6546">
      <w:pPr>
        <w:ind w:firstLineChars="0" w:firstLine="0"/>
      </w:pPr>
      <w:r>
        <w:t xml:space="preserve">  </w:t>
      </w:r>
      <w:r>
        <w:rPr>
          <w:rFonts w:hint="eastAsia"/>
        </w:rPr>
        <w:t>例）　2024年1月2日3年生の4時間目のセルならi</w:t>
      </w:r>
      <w:r>
        <w:t>d=</w:t>
      </w:r>
      <w:r>
        <w:rPr>
          <w:rFonts w:hint="eastAsia"/>
        </w:rPr>
        <w:t>“</w:t>
      </w:r>
      <w:r>
        <w:t>2024_1_2_3_4</w:t>
      </w:r>
      <w:r>
        <w:rPr>
          <w:rFonts w:hint="eastAsia"/>
        </w:rPr>
        <w:t>”となる．</w:t>
      </w:r>
    </w:p>
    <w:p w14:paraId="26950D65" w14:textId="77777777" w:rsidR="001D6546" w:rsidRDefault="001D6546" w:rsidP="001D6546">
      <w:pPr>
        <w:ind w:firstLineChars="0" w:firstLine="0"/>
      </w:pPr>
      <w:r>
        <w:rPr>
          <w:noProof/>
          <w:bdr w:val="none" w:sz="0" w:space="0" w:color="auto" w:frame="1"/>
        </w:rPr>
        <w:drawing>
          <wp:anchor distT="0" distB="0" distL="114300" distR="114300" simplePos="0" relativeHeight="251971584" behindDoc="0" locked="0" layoutInCell="1" allowOverlap="1" wp14:anchorId="47E51E56" wp14:editId="3BC9A854">
            <wp:simplePos x="0" y="0"/>
            <wp:positionH relativeFrom="margin">
              <wp:align>right</wp:align>
            </wp:positionH>
            <wp:positionV relativeFrom="paragraph">
              <wp:posOffset>6626</wp:posOffset>
            </wp:positionV>
            <wp:extent cx="5400040" cy="758194"/>
            <wp:effectExtent l="0" t="0" r="0" b="3810"/>
            <wp:wrapNone/>
            <wp:docPr id="95" name="図 95" descr="https://lh7-us.googleusercontent.com/-CPxrlwLoXcVrr_QUXracpptnYaXzyDDg9QJGLFE9PwAW3Rq0DpE2GL1hWqzjK3VzqLwvY3IVqQqNC0nrzdG5_zSBb0dAG3H_K9I2rfbIxyTkiTrMA2XHUU--Wf_tzIQQ7HrMtR6eQLtMMpIjteBP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us.googleusercontent.com/-CPxrlwLoXcVrr_QUXracpptnYaXzyDDg9QJGLFE9PwAW3Rq0DpE2GL1hWqzjK3VzqLwvY3IVqQqNC0nrzdG5_zSBb0dAG3H_K9I2rfbIxyTkiTrMA2XHUU--Wf_tzIQQ7HrMtR6eQLtMMpIjteBPgk"/>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758194"/>
                    </a:xfrm>
                    <a:prstGeom prst="rect">
                      <a:avLst/>
                    </a:prstGeom>
                    <a:noFill/>
                    <a:ln>
                      <a:noFill/>
                    </a:ln>
                  </pic:spPr>
                </pic:pic>
              </a:graphicData>
            </a:graphic>
          </wp:anchor>
        </w:drawing>
      </w:r>
      <w:r>
        <w:tab/>
      </w:r>
    </w:p>
    <w:p w14:paraId="3F2F9E3A" w14:textId="77777777" w:rsidR="001D6546" w:rsidRDefault="001D6546" w:rsidP="001D6546">
      <w:pPr>
        <w:ind w:firstLineChars="0" w:firstLine="0"/>
      </w:pPr>
    </w:p>
    <w:p w14:paraId="20D5FC4D" w14:textId="77777777" w:rsidR="001D6546" w:rsidRDefault="001D6546" w:rsidP="001D6546">
      <w:pPr>
        <w:ind w:firstLineChars="0" w:firstLine="0"/>
        <w:jc w:val="center"/>
      </w:pPr>
      <w:r w:rsidRPr="008C38CB">
        <w:rPr>
          <w:rFonts w:hint="eastAsia"/>
        </w:rPr>
        <w:t>図</w:t>
      </w:r>
      <w:r>
        <w:rPr>
          <w:rFonts w:hint="eastAsia"/>
        </w:rPr>
        <w:t>4</w:t>
      </w:r>
      <w:r>
        <w:t>.2.7</w:t>
      </w:r>
      <w:r>
        <w:rPr>
          <w:rFonts w:hint="eastAsia"/>
        </w:rPr>
        <w:t xml:space="preserve">　セルと対応するi</w:t>
      </w:r>
      <w:r>
        <w:t>d</w:t>
      </w:r>
      <w:r>
        <w:rPr>
          <w:rFonts w:hint="eastAsia"/>
        </w:rPr>
        <w:t>のイメージ</w:t>
      </w:r>
    </w:p>
    <w:p w14:paraId="4C3CD8A9" w14:textId="77777777" w:rsidR="001D6546" w:rsidRPr="00C92383" w:rsidRDefault="001D6546" w:rsidP="001D6546">
      <w:pPr>
        <w:spacing w:line="240" w:lineRule="auto"/>
        <w:ind w:firstLineChars="0" w:firstLine="0"/>
        <w:rPr>
          <w:b/>
        </w:rPr>
      </w:pPr>
      <w:r w:rsidRPr="00C92383">
        <w:rPr>
          <w:rFonts w:hint="eastAsia"/>
          <w:b/>
        </w:rPr>
        <w:t>・コマ目をドラックされたら</w:t>
      </w:r>
      <w:proofErr w:type="spellStart"/>
      <w:r w:rsidRPr="00C92383">
        <w:rPr>
          <w:rFonts w:hint="eastAsia"/>
          <w:b/>
        </w:rPr>
        <w:t>d</w:t>
      </w:r>
      <w:r w:rsidRPr="00C92383">
        <w:rPr>
          <w:b/>
        </w:rPr>
        <w:t>ragstart</w:t>
      </w:r>
      <w:proofErr w:type="spellEnd"/>
      <w:r w:rsidRPr="00C92383">
        <w:rPr>
          <w:rFonts w:hint="eastAsia"/>
          <w:b/>
        </w:rPr>
        <w:t>イベントが発生する</w:t>
      </w:r>
      <w:r>
        <w:rPr>
          <w:rFonts w:hint="eastAsia"/>
          <w:b/>
        </w:rPr>
        <w:t>．</w:t>
      </w:r>
    </w:p>
    <w:p w14:paraId="0FEB96FA" w14:textId="11AB8685" w:rsidR="001D6546" w:rsidRDefault="001D6546" w:rsidP="001D6546">
      <w:pPr>
        <w:spacing w:line="240" w:lineRule="auto"/>
        <w:ind w:firstLineChars="0" w:firstLine="0"/>
      </w:pPr>
      <w:r w:rsidRPr="00C92383">
        <w:rPr>
          <w:rFonts w:hint="eastAsia"/>
        </w:rPr>
        <w:t xml:space="preserve"> </w:t>
      </w:r>
      <w:r w:rsidRPr="00C92383">
        <w:t xml:space="preserve"> </w:t>
      </w:r>
      <w:proofErr w:type="spellStart"/>
      <w:r w:rsidRPr="00C92383">
        <w:t>dragstart</w:t>
      </w:r>
      <w:proofErr w:type="spellEnd"/>
      <w:r w:rsidRPr="00C92383">
        <w:t xml:space="preserve"> </w:t>
      </w:r>
      <w:r w:rsidRPr="00C92383">
        <w:rPr>
          <w:rFonts w:hint="eastAsia"/>
        </w:rPr>
        <w:t>イベントでは</w:t>
      </w:r>
      <w:r>
        <w:rPr>
          <w:rFonts w:hint="eastAsia"/>
        </w:rPr>
        <w:t>，</w:t>
      </w:r>
      <w:proofErr w:type="spellStart"/>
      <w:r w:rsidRPr="00C92383">
        <w:rPr>
          <w:rFonts w:hint="eastAsia"/>
        </w:rPr>
        <w:t>s</w:t>
      </w:r>
      <w:r w:rsidRPr="00C92383">
        <w:t>etDate</w:t>
      </w:r>
      <w:proofErr w:type="spellEnd"/>
      <w:r w:rsidRPr="00C92383">
        <w:t>()</w:t>
      </w:r>
      <w:r w:rsidRPr="00C92383">
        <w:rPr>
          <w:rFonts w:hint="eastAsia"/>
        </w:rPr>
        <w:t>メソッドを使用して</w:t>
      </w:r>
      <w:r>
        <w:rPr>
          <w:rFonts w:hint="eastAsia"/>
        </w:rPr>
        <w:t>，</w:t>
      </w:r>
      <w:r w:rsidRPr="00C92383">
        <w:rPr>
          <w:rFonts w:hint="eastAsia"/>
        </w:rPr>
        <w:t>ドラックされた要素のデータをデータ転送オブジェクトに設定しドロップされる準備をする</w:t>
      </w:r>
      <w:r>
        <w:rPr>
          <w:rFonts w:hint="eastAsia"/>
        </w:rPr>
        <w:t>．</w:t>
      </w:r>
    </w:p>
    <w:p w14:paraId="5C0B9C02" w14:textId="77777777" w:rsidR="001D6546" w:rsidRDefault="001D6546" w:rsidP="001D6546">
      <w:pPr>
        <w:spacing w:line="240" w:lineRule="auto"/>
        <w:ind w:firstLineChars="0" w:firstLine="0"/>
      </w:pPr>
    </w:p>
    <w:p w14:paraId="446CD27E" w14:textId="77777777" w:rsidR="001D6546" w:rsidRPr="00C92383" w:rsidRDefault="001D6546" w:rsidP="001D6546">
      <w:pPr>
        <w:spacing w:line="240" w:lineRule="auto"/>
        <w:ind w:firstLineChars="0" w:firstLine="0"/>
        <w:rPr>
          <w:b/>
        </w:rPr>
      </w:pPr>
      <w:r w:rsidRPr="00C92383">
        <w:rPr>
          <w:rFonts w:hint="eastAsia"/>
          <w:b/>
        </w:rPr>
        <w:t>・コマ目を特定のセルにドロップされたらd</w:t>
      </w:r>
      <w:r w:rsidRPr="00C92383">
        <w:rPr>
          <w:b/>
        </w:rPr>
        <w:t>rop</w:t>
      </w:r>
      <w:r w:rsidRPr="00C92383">
        <w:rPr>
          <w:rFonts w:hint="eastAsia"/>
          <w:b/>
        </w:rPr>
        <w:t>イベントが発生する</w:t>
      </w:r>
      <w:r>
        <w:rPr>
          <w:rFonts w:hint="eastAsia"/>
          <w:b/>
        </w:rPr>
        <w:t>．</w:t>
      </w:r>
    </w:p>
    <w:p w14:paraId="1DD3F67B" w14:textId="4DCA0003" w:rsidR="001D6546" w:rsidRDefault="001D6546" w:rsidP="001D6546">
      <w:pPr>
        <w:spacing w:line="240" w:lineRule="auto"/>
        <w:ind w:firstLineChars="0" w:firstLine="0"/>
      </w:pPr>
      <w:r>
        <w:rPr>
          <w:rFonts w:hint="eastAsia"/>
        </w:rPr>
        <w:t xml:space="preserve"> </w:t>
      </w:r>
      <w:r>
        <w:t xml:space="preserve"> drop</w:t>
      </w:r>
      <w:r>
        <w:rPr>
          <w:rFonts w:hint="eastAsia"/>
        </w:rPr>
        <w:t>イベントでは，ドロップされたセルに</w:t>
      </w:r>
      <w:r>
        <w:t>id</w:t>
      </w:r>
      <w:r>
        <w:rPr>
          <w:rFonts w:hint="eastAsia"/>
        </w:rPr>
        <w:t>とコマ目の内部データを取得し，</w:t>
      </w:r>
    </w:p>
    <w:p w14:paraId="67A383D4" w14:textId="77777777" w:rsidR="001D6546" w:rsidRDefault="001D6546" w:rsidP="001D6546">
      <w:pPr>
        <w:spacing w:line="240" w:lineRule="auto"/>
        <w:ind w:firstLine="188"/>
      </w:pPr>
      <w:r w:rsidRPr="00C92383">
        <w:rPr>
          <w:rFonts w:hint="eastAsia"/>
        </w:rPr>
        <w:t>セルのi</w:t>
      </w:r>
      <w:r w:rsidRPr="00C92383">
        <w:t>d</w:t>
      </w:r>
      <w:r w:rsidRPr="00C92383">
        <w:rPr>
          <w:rFonts w:hint="eastAsia"/>
        </w:rPr>
        <w:t>をキーとしてローカルストレージに保存する</w:t>
      </w:r>
      <w:r>
        <w:rPr>
          <w:rFonts w:hint="eastAsia"/>
        </w:rPr>
        <w:t>．</w:t>
      </w:r>
    </w:p>
    <w:p w14:paraId="05483F90" w14:textId="4CC827F8" w:rsidR="009C2EE6" w:rsidRDefault="009C2EE6" w:rsidP="009C2EE6">
      <w:pPr>
        <w:ind w:firstLineChars="0" w:firstLine="0"/>
        <w:rPr>
          <w:b/>
          <w:sz w:val="24"/>
          <w:szCs w:val="24"/>
        </w:rPr>
      </w:pPr>
    </w:p>
    <w:p w14:paraId="4A1C38C7" w14:textId="6DF88398" w:rsidR="001D6546" w:rsidRPr="009C2EE6" w:rsidDel="009144ED" w:rsidRDefault="001D6546" w:rsidP="00F8585E">
      <w:pPr>
        <w:spacing w:line="240" w:lineRule="auto"/>
        <w:ind w:firstLine="188"/>
        <w:jc w:val="center"/>
        <w:rPr>
          <w:del w:id="270" w:author="ishidatek244" w:date="2024-03-10T22:56:00Z"/>
        </w:rPr>
      </w:pPr>
      <w:r>
        <w:rPr>
          <w:rFonts w:hint="eastAsia"/>
        </w:rPr>
        <w:lastRenderedPageBreak/>
        <w:t>リスト4</w:t>
      </w:r>
      <w:r>
        <w:t>.2.8</w:t>
      </w:r>
      <w:r>
        <w:rPr>
          <w:rFonts w:hint="eastAsia"/>
        </w:rPr>
        <w:t xml:space="preserve">　</w:t>
      </w:r>
      <w:proofErr w:type="spellStart"/>
      <w:r>
        <w:rPr>
          <w:rFonts w:hint="eastAsia"/>
        </w:rPr>
        <w:t>u</w:t>
      </w:r>
      <w:r>
        <w:t>pdateIds</w:t>
      </w:r>
      <w:proofErr w:type="spellEnd"/>
      <w:r>
        <w:rPr>
          <w:rFonts w:hint="eastAsia"/>
        </w:rPr>
        <w:t>関数</w:t>
      </w:r>
      <w:r>
        <w:t>.</w:t>
      </w:r>
    </w:p>
    <w:p w14:paraId="37BB1285" w14:textId="65A569D3" w:rsidR="001D6546" w:rsidRDefault="001D6546" w:rsidP="00F8585E">
      <w:pPr>
        <w:ind w:firstLineChars="0" w:firstLine="0"/>
        <w:jc w:val="center"/>
      </w:pPr>
    </w:p>
    <w:p w14:paraId="1EC24532" w14:textId="0FC5D766" w:rsidR="001D6546" w:rsidRDefault="00F8585E" w:rsidP="001D6546">
      <w:pPr>
        <w:ind w:firstLineChars="0" w:firstLine="0"/>
      </w:pPr>
      <w:r>
        <w:rPr>
          <w:noProof/>
        </w:rPr>
        <mc:AlternateContent>
          <mc:Choice Requires="wps">
            <w:drawing>
              <wp:anchor distT="0" distB="0" distL="114300" distR="114300" simplePos="0" relativeHeight="251973632" behindDoc="0" locked="0" layoutInCell="1" allowOverlap="1" wp14:anchorId="3C766BC5" wp14:editId="2AC0E497">
                <wp:simplePos x="0" y="0"/>
                <wp:positionH relativeFrom="margin">
                  <wp:align>right</wp:align>
                </wp:positionH>
                <wp:positionV relativeFrom="paragraph">
                  <wp:posOffset>12771</wp:posOffset>
                </wp:positionV>
                <wp:extent cx="5377070" cy="7901609"/>
                <wp:effectExtent l="0" t="0" r="14605" b="23495"/>
                <wp:wrapNone/>
                <wp:docPr id="1073" name="テキスト ボックス 1073"/>
                <wp:cNvGraphicFramePr/>
                <a:graphic xmlns:a="http://schemas.openxmlformats.org/drawingml/2006/main">
                  <a:graphicData uri="http://schemas.microsoft.com/office/word/2010/wordprocessingShape">
                    <wps:wsp>
                      <wps:cNvSpPr txBox="1"/>
                      <wps:spPr>
                        <a:xfrm>
                          <a:off x="0" y="0"/>
                          <a:ext cx="5377070" cy="7901609"/>
                        </a:xfrm>
                        <a:prstGeom prst="rect">
                          <a:avLst/>
                        </a:prstGeom>
                        <a:solidFill>
                          <a:schemeClr val="lt1"/>
                        </a:solidFill>
                        <a:ln w="6350">
                          <a:solidFill>
                            <a:prstClr val="black"/>
                          </a:solidFill>
                        </a:ln>
                      </wps:spPr>
                      <wps:txbx>
                        <w:txbxContent>
                          <w:p w14:paraId="207A9567" w14:textId="77777777" w:rsidR="001D6546" w:rsidRPr="005903E4" w:rsidRDefault="001D6546" w:rsidP="001D6546">
                            <w:pPr>
                              <w:spacing w:line="240" w:lineRule="auto"/>
                              <w:ind w:firstLine="188"/>
                              <w:rPr>
                                <w:rFonts w:ascii="Consolas" w:hAnsi="Consolas"/>
                              </w:rPr>
                            </w:pPr>
                            <w:r w:rsidRPr="005903E4">
                              <w:rPr>
                                <w:rFonts w:ascii="Consolas" w:hAnsi="Consolas"/>
                              </w:rPr>
                              <w:t>// ID</w:t>
                            </w:r>
                            <w:r w:rsidRPr="005903E4">
                              <w:rPr>
                                <w:rFonts w:ascii="Consolas" w:hAnsi="Consolas"/>
                              </w:rPr>
                              <w:t>を更新する関数</w:t>
                            </w:r>
                          </w:p>
                          <w:p w14:paraId="19C2444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function </w:t>
                            </w:r>
                            <w:proofErr w:type="spellStart"/>
                            <w:r w:rsidRPr="005903E4">
                              <w:rPr>
                                <w:rFonts w:ascii="Consolas" w:hAnsi="Consolas"/>
                              </w:rPr>
                              <w:t>updateIds</w:t>
                            </w:r>
                            <w:proofErr w:type="spellEnd"/>
                            <w:r w:rsidRPr="005903E4">
                              <w:rPr>
                                <w:rFonts w:ascii="Consolas" w:hAnsi="Consolas"/>
                              </w:rPr>
                              <w:t>() {</w:t>
                            </w:r>
                          </w:p>
                          <w:p w14:paraId="4CC1D93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cells = </w:t>
                            </w:r>
                            <w:proofErr w:type="spellStart"/>
                            <w:r w:rsidRPr="005903E4">
                              <w:rPr>
                                <w:rFonts w:ascii="Consolas" w:hAnsi="Consolas"/>
                              </w:rPr>
                              <w:t>document.querySelectorAll</w:t>
                            </w:r>
                            <w:proofErr w:type="spellEnd"/>
                            <w:r w:rsidRPr="005903E4">
                              <w:rPr>
                                <w:rFonts w:ascii="Consolas" w:hAnsi="Consolas"/>
                              </w:rPr>
                              <w:t>('</w:t>
                            </w:r>
                            <w:proofErr w:type="spellStart"/>
                            <w:r w:rsidRPr="005903E4">
                              <w:rPr>
                                <w:rFonts w:ascii="Consolas" w:hAnsi="Consolas"/>
                              </w:rPr>
                              <w:t>td.komacell</w:t>
                            </w:r>
                            <w:proofErr w:type="spellEnd"/>
                            <w:r w:rsidRPr="005903E4">
                              <w:rPr>
                                <w:rFonts w:ascii="Consolas" w:hAnsi="Consolas"/>
                              </w:rPr>
                              <w:t>');</w:t>
                            </w:r>
                          </w:p>
                          <w:p w14:paraId="43B6FE2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for (let </w:t>
                            </w:r>
                            <w:proofErr w:type="spellStart"/>
                            <w:r w:rsidRPr="005903E4">
                              <w:rPr>
                                <w:rFonts w:ascii="Consolas" w:hAnsi="Consolas"/>
                              </w:rPr>
                              <w:t>i</w:t>
                            </w:r>
                            <w:proofErr w:type="spellEnd"/>
                            <w:r w:rsidRPr="005903E4">
                              <w:rPr>
                                <w:rFonts w:ascii="Consolas" w:hAnsi="Consolas"/>
                              </w:rPr>
                              <w:t xml:space="preserve"> = 0; </w:t>
                            </w:r>
                            <w:proofErr w:type="spellStart"/>
                            <w:r w:rsidRPr="005903E4">
                              <w:rPr>
                                <w:rFonts w:ascii="Consolas" w:hAnsi="Consolas"/>
                              </w:rPr>
                              <w:t>i</w:t>
                            </w:r>
                            <w:proofErr w:type="spellEnd"/>
                            <w:r w:rsidRPr="005903E4">
                              <w:rPr>
                                <w:rFonts w:ascii="Consolas" w:hAnsi="Consolas"/>
                              </w:rPr>
                              <w:t xml:space="preserve"> &lt; </w:t>
                            </w:r>
                            <w:proofErr w:type="spellStart"/>
                            <w:r w:rsidRPr="005903E4">
                              <w:rPr>
                                <w:rFonts w:ascii="Consolas" w:hAnsi="Consolas"/>
                              </w:rPr>
                              <w:t>cells.length</w:t>
                            </w:r>
                            <w:proofErr w:type="spellEnd"/>
                            <w:r w:rsidRPr="005903E4">
                              <w:rPr>
                                <w:rFonts w:ascii="Consolas" w:hAnsi="Consolas"/>
                              </w:rPr>
                              <w:t xml:space="preserve">; </w:t>
                            </w:r>
                            <w:proofErr w:type="spellStart"/>
                            <w:r w:rsidRPr="005903E4">
                              <w:rPr>
                                <w:rFonts w:ascii="Consolas" w:hAnsi="Consolas"/>
                              </w:rPr>
                              <w:t>i</w:t>
                            </w:r>
                            <w:proofErr w:type="spellEnd"/>
                            <w:r w:rsidRPr="005903E4">
                              <w:rPr>
                                <w:rFonts w:ascii="Consolas" w:hAnsi="Consolas"/>
                              </w:rPr>
                              <w:t>++) {</w:t>
                            </w:r>
                          </w:p>
                          <w:p w14:paraId="5E400816"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 </w:t>
                            </w:r>
                            <w:r w:rsidRPr="005903E4">
                              <w:rPr>
                                <w:rFonts w:ascii="Consolas" w:hAnsi="Consolas"/>
                              </w:rPr>
                              <w:t>日付計算のためのロジックをここに追加</w:t>
                            </w:r>
                          </w:p>
                          <w:p w14:paraId="5983148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digit = </w:t>
                            </w:r>
                            <w:proofErr w:type="spellStart"/>
                            <w:r w:rsidRPr="005903E4">
                              <w:rPr>
                                <w:rFonts w:ascii="Consolas" w:hAnsi="Consolas"/>
                              </w:rPr>
                              <w:t>i</w:t>
                            </w:r>
                            <w:proofErr w:type="spellEnd"/>
                            <w:r w:rsidRPr="005903E4">
                              <w:rPr>
                                <w:rFonts w:ascii="Consolas" w:hAnsi="Consolas"/>
                              </w:rPr>
                              <w:t xml:space="preserve"> % 10;</w:t>
                            </w:r>
                          </w:p>
                          <w:p w14:paraId="14B64A8B"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result;</w:t>
                            </w:r>
                          </w:p>
                          <w:p w14:paraId="30567A6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switch (true) {</w:t>
                            </w:r>
                          </w:p>
                          <w:p w14:paraId="00A1CAD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0 || digit === 1):</w:t>
                            </w:r>
                          </w:p>
                          <w:p w14:paraId="59EE2C6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0;</w:t>
                            </w:r>
                          </w:p>
                          <w:p w14:paraId="212B71D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1ABC4B4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2 || digit === 3):</w:t>
                            </w:r>
                          </w:p>
                          <w:p w14:paraId="449FF53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1;</w:t>
                            </w:r>
                          </w:p>
                          <w:p w14:paraId="47905CA9"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083F930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4 || digit === 5):</w:t>
                            </w:r>
                          </w:p>
                          <w:p w14:paraId="09F7CF3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2;</w:t>
                            </w:r>
                          </w:p>
                          <w:p w14:paraId="02D4D41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39D818F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6 || digit === 7):</w:t>
                            </w:r>
                          </w:p>
                          <w:p w14:paraId="3241B90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3;</w:t>
                            </w:r>
                          </w:p>
                          <w:p w14:paraId="1E654753"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2E6DEA9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8 || digit === 9):</w:t>
                            </w:r>
                          </w:p>
                          <w:p w14:paraId="49CD2F2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4;</w:t>
                            </w:r>
                          </w:p>
                          <w:p w14:paraId="5F96703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295AC1C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default:</w:t>
                            </w:r>
                          </w:p>
                          <w:p w14:paraId="19C9793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-1; // </w:t>
                            </w:r>
                            <w:r w:rsidRPr="005903E4">
                              <w:rPr>
                                <w:rFonts w:ascii="Consolas" w:hAnsi="Consolas"/>
                              </w:rPr>
                              <w:t>デフォルトの場合</w:t>
                            </w:r>
                            <w:del w:id="271" w:author="ishidatek244" w:date="2024-03-10T22:41:00Z">
                              <w:r w:rsidRPr="005903E4" w:rsidDel="00885A3E">
                                <w:rPr>
                                  <w:rFonts w:ascii="Consolas" w:hAnsi="Consolas"/>
                                </w:rPr>
                                <w:delText>、</w:delText>
                              </w:r>
                            </w:del>
                            <w:ins w:id="272" w:author="ishidatek244" w:date="2024-03-10T22:41:00Z">
                              <w:r>
                                <w:rPr>
                                  <w:rFonts w:ascii="Consolas" w:hAnsi="Consolas"/>
                                </w:rPr>
                                <w:t>，</w:t>
                              </w:r>
                            </w:ins>
                            <w:r w:rsidRPr="005903E4">
                              <w:rPr>
                                <w:rFonts w:ascii="Consolas" w:hAnsi="Consolas"/>
                              </w:rPr>
                              <w:t>-1</w:t>
                            </w:r>
                            <w:r w:rsidRPr="005903E4">
                              <w:rPr>
                                <w:rFonts w:ascii="Consolas" w:hAnsi="Consolas"/>
                              </w:rPr>
                              <w:t>を返すなど</w:t>
                            </w:r>
                            <w:del w:id="273" w:author="ishidatek244" w:date="2024-03-10T22:41:00Z">
                              <w:r w:rsidRPr="005903E4" w:rsidDel="00885A3E">
                                <w:rPr>
                                  <w:rFonts w:ascii="Consolas" w:hAnsi="Consolas"/>
                                </w:rPr>
                                <w:delText>、</w:delText>
                              </w:r>
                            </w:del>
                            <w:ins w:id="274" w:author="ishidatek244" w:date="2024-03-10T22:41:00Z">
                              <w:r>
                                <w:rPr>
                                  <w:rFonts w:ascii="Consolas" w:hAnsi="Consolas"/>
                                </w:rPr>
                                <w:t>，</w:t>
                              </w:r>
                            </w:ins>
                            <w:r w:rsidRPr="005903E4">
                              <w:rPr>
                                <w:rFonts w:ascii="Consolas" w:hAnsi="Consolas"/>
                              </w:rPr>
                              <w:t>エラー処理を行う場合</w:t>
                            </w:r>
                          </w:p>
                          <w:p w14:paraId="613BFF1B"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55B69DA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59C9F5C4" w14:textId="77777777" w:rsidR="001D6546" w:rsidRPr="005903E4" w:rsidRDefault="001D6546" w:rsidP="001D6546">
                            <w:pPr>
                              <w:spacing w:line="240" w:lineRule="auto"/>
                              <w:ind w:firstLine="188"/>
                              <w:rPr>
                                <w:rFonts w:ascii="Consolas" w:hAnsi="Consolas"/>
                              </w:rPr>
                            </w:pPr>
                          </w:p>
                          <w:p w14:paraId="33E63699"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 </w:t>
                            </w:r>
                            <w:proofErr w:type="spellStart"/>
                            <w:r w:rsidRPr="005903E4">
                              <w:rPr>
                                <w:rFonts w:ascii="Consolas" w:hAnsi="Consolas"/>
                              </w:rPr>
                              <w:t>startOfWeek</w:t>
                            </w:r>
                            <w:proofErr w:type="spellEnd"/>
                            <w:r w:rsidRPr="005903E4">
                              <w:rPr>
                                <w:rFonts w:ascii="Consolas" w:hAnsi="Consolas"/>
                              </w:rPr>
                              <w:t xml:space="preserve">, </w:t>
                            </w:r>
                            <w:proofErr w:type="spellStart"/>
                            <w:r w:rsidRPr="005903E4">
                              <w:rPr>
                                <w:rFonts w:ascii="Consolas" w:hAnsi="Consolas"/>
                              </w:rPr>
                              <w:t>endOfWeek</w:t>
                            </w:r>
                            <w:proofErr w:type="spellEnd"/>
                            <w:r w:rsidRPr="005903E4">
                              <w:rPr>
                                <w:rFonts w:ascii="Consolas" w:hAnsi="Consolas"/>
                              </w:rPr>
                              <w:t xml:space="preserve"> } = </w:t>
                            </w:r>
                            <w:proofErr w:type="spellStart"/>
                            <w:r w:rsidRPr="005903E4">
                              <w:rPr>
                                <w:rFonts w:ascii="Consolas" w:hAnsi="Consolas"/>
                              </w:rPr>
                              <w:t>getWeekStartEndDates</w:t>
                            </w:r>
                            <w:proofErr w:type="spellEnd"/>
                            <w:r w:rsidRPr="005903E4">
                              <w:rPr>
                                <w:rFonts w:ascii="Consolas" w:hAnsi="Consolas"/>
                              </w:rPr>
                              <w:t>(</w:t>
                            </w:r>
                            <w:proofErr w:type="spellStart"/>
                            <w:r w:rsidRPr="005903E4">
                              <w:rPr>
                                <w:rFonts w:ascii="Consolas" w:hAnsi="Consolas"/>
                              </w:rPr>
                              <w:t>currentWeek</w:t>
                            </w:r>
                            <w:proofErr w:type="spellEnd"/>
                            <w:r w:rsidRPr="005903E4">
                              <w:rPr>
                                <w:rFonts w:ascii="Consolas" w:hAnsi="Consolas"/>
                              </w:rPr>
                              <w:t>);</w:t>
                            </w:r>
                          </w:p>
                          <w:p w14:paraId="21C94F9E"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w:t>
                            </w:r>
                            <w:proofErr w:type="spellStart"/>
                            <w:r w:rsidRPr="005903E4">
                              <w:rPr>
                                <w:rFonts w:ascii="Consolas" w:hAnsi="Consolas"/>
                              </w:rPr>
                              <w:t>currentDate</w:t>
                            </w:r>
                            <w:proofErr w:type="spellEnd"/>
                            <w:r w:rsidRPr="005903E4">
                              <w:rPr>
                                <w:rFonts w:ascii="Consolas" w:hAnsi="Consolas"/>
                              </w:rPr>
                              <w:t xml:space="preserve"> = new Date(</w:t>
                            </w:r>
                            <w:proofErr w:type="spellStart"/>
                            <w:r w:rsidRPr="005903E4">
                              <w:rPr>
                                <w:rFonts w:ascii="Consolas" w:hAnsi="Consolas"/>
                              </w:rPr>
                              <w:t>startOfWeek</w:t>
                            </w:r>
                            <w:proofErr w:type="spellEnd"/>
                            <w:r w:rsidRPr="005903E4">
                              <w:rPr>
                                <w:rFonts w:ascii="Consolas" w:hAnsi="Consolas"/>
                              </w:rPr>
                              <w:t>);</w:t>
                            </w:r>
                          </w:p>
                          <w:p w14:paraId="4300378A" w14:textId="77777777" w:rsidR="001D6546" w:rsidRPr="005903E4" w:rsidRDefault="001D6546" w:rsidP="001D6546">
                            <w:pPr>
                              <w:spacing w:line="240" w:lineRule="auto"/>
                              <w:ind w:firstLine="188"/>
                              <w:rPr>
                                <w:rFonts w:ascii="Consolas" w:hAnsi="Consolas"/>
                              </w:rPr>
                            </w:pPr>
                          </w:p>
                          <w:p w14:paraId="7A5F8C7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date = new Date(</w:t>
                            </w:r>
                            <w:proofErr w:type="spellStart"/>
                            <w:r w:rsidRPr="005903E4">
                              <w:rPr>
                                <w:rFonts w:ascii="Consolas" w:hAnsi="Consolas"/>
                              </w:rPr>
                              <w:t>currentDate</w:t>
                            </w:r>
                            <w:proofErr w:type="spellEnd"/>
                            <w:r w:rsidRPr="005903E4">
                              <w:rPr>
                                <w:rFonts w:ascii="Consolas" w:hAnsi="Consolas"/>
                              </w:rPr>
                              <w:t>);</w:t>
                            </w:r>
                          </w:p>
                          <w:p w14:paraId="3E9D6BB4"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date.setDate</w:t>
                            </w:r>
                            <w:proofErr w:type="spellEnd"/>
                            <w:r w:rsidRPr="005903E4">
                              <w:rPr>
                                <w:rFonts w:ascii="Consolas" w:hAnsi="Consolas"/>
                              </w:rPr>
                              <w:t>(</w:t>
                            </w:r>
                            <w:proofErr w:type="spellStart"/>
                            <w:r w:rsidRPr="005903E4">
                              <w:rPr>
                                <w:rFonts w:ascii="Consolas" w:hAnsi="Consolas"/>
                              </w:rPr>
                              <w:t>currentDate.getDate</w:t>
                            </w:r>
                            <w:proofErr w:type="spellEnd"/>
                            <w:r w:rsidRPr="005903E4">
                              <w:rPr>
                                <w:rFonts w:ascii="Consolas" w:hAnsi="Consolas"/>
                              </w:rPr>
                              <w:t>()+result); //</w:t>
                            </w:r>
                            <w:r w:rsidRPr="005903E4">
                              <w:rPr>
                                <w:rFonts w:ascii="Consolas" w:hAnsi="Consolas"/>
                              </w:rPr>
                              <w:t>週の各日に対応</w:t>
                            </w:r>
                          </w:p>
                          <w:p w14:paraId="3839BF9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year = </w:t>
                            </w:r>
                            <w:proofErr w:type="spellStart"/>
                            <w:r w:rsidRPr="005903E4">
                              <w:rPr>
                                <w:rFonts w:ascii="Consolas" w:hAnsi="Consolas"/>
                              </w:rPr>
                              <w:t>date.getFullYear</w:t>
                            </w:r>
                            <w:proofErr w:type="spellEnd"/>
                            <w:r w:rsidRPr="005903E4">
                              <w:rPr>
                                <w:rFonts w:ascii="Consolas" w:hAnsi="Consolas"/>
                              </w:rPr>
                              <w:t>();</w:t>
                            </w:r>
                          </w:p>
                          <w:p w14:paraId="1A76FC1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month = </w:t>
                            </w:r>
                            <w:proofErr w:type="spellStart"/>
                            <w:r w:rsidRPr="005903E4">
                              <w:rPr>
                                <w:rFonts w:ascii="Consolas" w:hAnsi="Consolas"/>
                              </w:rPr>
                              <w:t>date.getMonth</w:t>
                            </w:r>
                            <w:proofErr w:type="spellEnd"/>
                            <w:r w:rsidRPr="005903E4">
                              <w:rPr>
                                <w:rFonts w:ascii="Consolas" w:hAnsi="Consolas"/>
                              </w:rPr>
                              <w:t>() + 1; //</w:t>
                            </w:r>
                            <w:r w:rsidRPr="005903E4">
                              <w:rPr>
                                <w:rFonts w:ascii="Consolas" w:hAnsi="Consolas"/>
                              </w:rPr>
                              <w:t>月を</w:t>
                            </w:r>
                            <w:r w:rsidRPr="005903E4">
                              <w:rPr>
                                <w:rFonts w:ascii="Consolas" w:hAnsi="Consolas"/>
                              </w:rPr>
                              <w:t>1</w:t>
                            </w:r>
                            <w:r w:rsidRPr="005903E4">
                              <w:rPr>
                                <w:rFonts w:ascii="Consolas" w:hAnsi="Consolas"/>
                              </w:rPr>
                              <w:t>ベースで取得</w:t>
                            </w:r>
                          </w:p>
                          <w:p w14:paraId="61B1ACB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day = </w:t>
                            </w:r>
                            <w:proofErr w:type="spellStart"/>
                            <w:r w:rsidRPr="005903E4">
                              <w:rPr>
                                <w:rFonts w:ascii="Consolas" w:hAnsi="Consolas"/>
                              </w:rPr>
                              <w:t>date.getDate</w:t>
                            </w:r>
                            <w:proofErr w:type="spellEnd"/>
                            <w:r w:rsidRPr="005903E4">
                              <w:rPr>
                                <w:rFonts w:ascii="Consolas" w:hAnsi="Consolas"/>
                              </w:rPr>
                              <w:t>();</w:t>
                            </w:r>
                          </w:p>
                          <w:p w14:paraId="783C92D8" w14:textId="77777777" w:rsidR="001D6546" w:rsidRPr="005903E4" w:rsidRDefault="001D6546" w:rsidP="001D6546">
                            <w:pPr>
                              <w:spacing w:line="240" w:lineRule="auto"/>
                              <w:ind w:firstLine="188"/>
                              <w:rPr>
                                <w:rFonts w:ascii="Consolas" w:hAnsi="Consolas"/>
                              </w:rPr>
                            </w:pPr>
                          </w:p>
                          <w:p w14:paraId="46DA4D8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何年生のセルか？</w:t>
                            </w:r>
                          </w:p>
                          <w:p w14:paraId="3FDDCF0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grade = </w:t>
                            </w:r>
                            <w:proofErr w:type="spellStart"/>
                            <w:r w:rsidRPr="005903E4">
                              <w:rPr>
                                <w:rFonts w:ascii="Consolas" w:hAnsi="Consolas"/>
                              </w:rPr>
                              <w:t>i</w:t>
                            </w:r>
                            <w:proofErr w:type="spellEnd"/>
                            <w:r w:rsidRPr="005903E4">
                              <w:rPr>
                                <w:rFonts w:ascii="Consolas" w:hAnsi="Consolas"/>
                              </w:rPr>
                              <w:t xml:space="preserve"> % 2 === 1 ? 2 : 1;</w:t>
                            </w:r>
                          </w:p>
                          <w:p w14:paraId="3B5CDB5F" w14:textId="77777777" w:rsidR="001D6546" w:rsidRPr="005903E4" w:rsidRDefault="001D6546" w:rsidP="001D6546">
                            <w:pPr>
                              <w:spacing w:line="240" w:lineRule="auto"/>
                              <w:ind w:firstLine="188"/>
                              <w:rPr>
                                <w:rFonts w:ascii="Consolas" w:hAnsi="Consolas"/>
                              </w:rPr>
                            </w:pPr>
                          </w:p>
                          <w:p w14:paraId="7458A77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何時間目のセルか？</w:t>
                            </w:r>
                          </w:p>
                          <w:p w14:paraId="081CBBC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i</w:t>
                            </w:r>
                            <w:proofErr w:type="spellEnd"/>
                            <w:r w:rsidRPr="005903E4">
                              <w:rPr>
                                <w:rFonts w:ascii="Consolas" w:hAnsi="Consolas"/>
                              </w:rPr>
                              <w:t>=0~49</w:t>
                            </w:r>
                            <w:r w:rsidRPr="005903E4">
                              <w:rPr>
                                <w:rFonts w:ascii="Consolas" w:hAnsi="Consolas"/>
                              </w:rPr>
                              <w:t>なので</w:t>
                            </w:r>
                            <w:proofErr w:type="spellStart"/>
                            <w:r w:rsidRPr="005903E4">
                              <w:rPr>
                                <w:rFonts w:ascii="Consolas" w:hAnsi="Consolas"/>
                              </w:rPr>
                              <w:t>i</w:t>
                            </w:r>
                            <w:proofErr w:type="spellEnd"/>
                            <w:r w:rsidRPr="005903E4">
                              <w:rPr>
                                <w:rFonts w:ascii="Consolas" w:hAnsi="Consolas"/>
                              </w:rPr>
                              <w:t>を</w:t>
                            </w:r>
                            <w:r w:rsidRPr="005903E4">
                              <w:rPr>
                                <w:rFonts w:ascii="Consolas" w:hAnsi="Consolas"/>
                              </w:rPr>
                              <w:t>10</w:t>
                            </w:r>
                            <w:r w:rsidRPr="005903E4">
                              <w:rPr>
                                <w:rFonts w:ascii="Consolas" w:hAnsi="Consolas"/>
                              </w:rPr>
                              <w:t>で割ったものに１を足すと</w:t>
                            </w:r>
                            <w:r w:rsidRPr="005903E4">
                              <w:rPr>
                                <w:rFonts w:ascii="Consolas" w:hAnsi="Consolas"/>
                              </w:rPr>
                              <w:t>1~5</w:t>
                            </w:r>
                            <w:r w:rsidRPr="005903E4">
                              <w:rPr>
                                <w:rFonts w:ascii="Consolas" w:hAnsi="Consolas"/>
                              </w:rPr>
                              <w:t>時間目になる</w:t>
                            </w:r>
                            <w:del w:id="275" w:author="ishidatek244" w:date="2024-03-10T22:41:00Z">
                              <w:r w:rsidRPr="005903E4" w:rsidDel="00885A3E">
                                <w:rPr>
                                  <w:rFonts w:ascii="Consolas" w:hAnsi="Consolas"/>
                                </w:rPr>
                                <w:delText>。</w:delText>
                              </w:r>
                            </w:del>
                            <w:ins w:id="276" w:author="ishidatek244" w:date="2024-03-10T22:41:00Z">
                              <w:r>
                                <w:rPr>
                                  <w:rFonts w:ascii="Consolas" w:hAnsi="Consolas"/>
                                </w:rPr>
                                <w:t>．</w:t>
                              </w:r>
                            </w:ins>
                          </w:p>
                          <w:p w14:paraId="515B67A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row = </w:t>
                            </w:r>
                            <w:proofErr w:type="spellStart"/>
                            <w:r w:rsidRPr="005903E4">
                              <w:rPr>
                                <w:rFonts w:ascii="Consolas" w:hAnsi="Consolas"/>
                              </w:rPr>
                              <w:t>Math.floor</w:t>
                            </w:r>
                            <w:proofErr w:type="spellEnd"/>
                            <w:r w:rsidRPr="005903E4">
                              <w:rPr>
                                <w:rFonts w:ascii="Consolas" w:hAnsi="Consolas"/>
                              </w:rPr>
                              <w:t>(</w:t>
                            </w:r>
                            <w:proofErr w:type="spellStart"/>
                            <w:r w:rsidRPr="005903E4">
                              <w:rPr>
                                <w:rFonts w:ascii="Consolas" w:hAnsi="Consolas"/>
                              </w:rPr>
                              <w:t>i</w:t>
                            </w:r>
                            <w:proofErr w:type="spellEnd"/>
                            <w:r w:rsidRPr="005903E4">
                              <w:rPr>
                                <w:rFonts w:ascii="Consolas" w:hAnsi="Consolas"/>
                              </w:rPr>
                              <w:t>/10)+1;</w:t>
                            </w:r>
                          </w:p>
                          <w:p w14:paraId="3AA34BC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259EE54A"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5BCF131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w:t>
                            </w:r>
                            <w:proofErr w:type="spellStart"/>
                            <w:r w:rsidRPr="005903E4">
                              <w:rPr>
                                <w:rFonts w:ascii="Consolas" w:hAnsi="Consolas"/>
                              </w:rPr>
                              <w:t>cellId</w:t>
                            </w:r>
                            <w:proofErr w:type="spellEnd"/>
                            <w:r w:rsidRPr="005903E4">
                              <w:rPr>
                                <w:rFonts w:ascii="Consolas" w:hAnsi="Consolas"/>
                              </w:rPr>
                              <w:t xml:space="preserve"> = `${year}_${month}_${day}_${grade}_${row}`;</w:t>
                            </w:r>
                          </w:p>
                          <w:p w14:paraId="321D0119"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cells[</w:t>
                            </w:r>
                            <w:proofErr w:type="spellStart"/>
                            <w:r w:rsidRPr="005903E4">
                              <w:rPr>
                                <w:rFonts w:ascii="Consolas" w:hAnsi="Consolas"/>
                              </w:rPr>
                              <w:t>i</w:t>
                            </w:r>
                            <w:proofErr w:type="spellEnd"/>
                            <w:r w:rsidRPr="005903E4">
                              <w:rPr>
                                <w:rFonts w:ascii="Consolas" w:hAnsi="Consolas"/>
                              </w:rPr>
                              <w:t>].</w:t>
                            </w:r>
                            <w:proofErr w:type="spellStart"/>
                            <w:r w:rsidRPr="005903E4">
                              <w:rPr>
                                <w:rFonts w:ascii="Consolas" w:hAnsi="Consolas"/>
                              </w:rPr>
                              <w:t>setAttribute</w:t>
                            </w:r>
                            <w:proofErr w:type="spellEnd"/>
                            <w:r w:rsidRPr="005903E4">
                              <w:rPr>
                                <w:rFonts w:ascii="Consolas" w:hAnsi="Consolas"/>
                              </w:rPr>
                              <w:t xml:space="preserve">('id', </w:t>
                            </w:r>
                            <w:proofErr w:type="spellStart"/>
                            <w:r w:rsidRPr="005903E4">
                              <w:rPr>
                                <w:rFonts w:ascii="Consolas" w:hAnsi="Consolas"/>
                              </w:rPr>
                              <w:t>cellId</w:t>
                            </w:r>
                            <w:proofErr w:type="spellEnd"/>
                            <w:r w:rsidRPr="005903E4">
                              <w:rPr>
                                <w:rFonts w:ascii="Consolas" w:hAnsi="Consolas"/>
                              </w:rPr>
                              <w:t>);</w:t>
                            </w:r>
                          </w:p>
                          <w:p w14:paraId="1DBFF373"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67EB54AC" w14:textId="77777777" w:rsidR="001D6546" w:rsidRPr="005903E4" w:rsidRDefault="001D6546" w:rsidP="001D6546">
                            <w:pPr>
                              <w:spacing w:line="240" w:lineRule="auto"/>
                              <w:ind w:firstLine="188"/>
                              <w:rPr>
                                <w:rFonts w:ascii="Consolas" w:hAnsi="Consolas"/>
                              </w:rPr>
                            </w:pPr>
                            <w:r w:rsidRPr="005903E4">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66BC5" id="テキスト ボックス 1073" o:spid="_x0000_s1059" type="#_x0000_t202" style="position:absolute;left:0;text-align:left;margin-left:372.2pt;margin-top:1pt;width:423.4pt;height:622.15pt;z-index:25197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" fillcolor="white [3201]" strokeweight=".5pt">
                <v:textbox>
                  <w:txbxContent>
                    <w:p w14:paraId="207A9567" w14:textId="77777777" w:rsidR="001D6546" w:rsidRPr="005903E4" w:rsidRDefault="001D6546" w:rsidP="001D6546">
                      <w:pPr>
                        <w:spacing w:line="240" w:lineRule="auto"/>
                        <w:ind w:firstLine="188"/>
                        <w:rPr>
                          <w:rFonts w:ascii="Consolas" w:hAnsi="Consolas"/>
                        </w:rPr>
                      </w:pPr>
                      <w:r w:rsidRPr="005903E4">
                        <w:rPr>
                          <w:rFonts w:ascii="Consolas" w:hAnsi="Consolas"/>
                        </w:rPr>
                        <w:t>// ID</w:t>
                      </w:r>
                      <w:r w:rsidRPr="005903E4">
                        <w:rPr>
                          <w:rFonts w:ascii="Consolas" w:hAnsi="Consolas"/>
                        </w:rPr>
                        <w:t>を更新する関数</w:t>
                      </w:r>
                    </w:p>
                    <w:p w14:paraId="19C24445" w14:textId="77777777" w:rsidR="001D6546" w:rsidRPr="005903E4" w:rsidRDefault="001D6546" w:rsidP="001D6546">
                      <w:pPr>
                        <w:spacing w:line="240" w:lineRule="auto"/>
                        <w:ind w:firstLine="188"/>
                        <w:rPr>
                          <w:rFonts w:ascii="Consolas" w:hAnsi="Consolas"/>
                        </w:rPr>
                      </w:pPr>
                      <w:r w:rsidRPr="005903E4">
                        <w:rPr>
                          <w:rFonts w:ascii="Consolas" w:hAnsi="Consolas"/>
                        </w:rPr>
                        <w:t>function updateIds() {</w:t>
                      </w:r>
                    </w:p>
                    <w:p w14:paraId="4CC1D93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cells = document.querySelectorAll('td.komacell');</w:t>
                      </w:r>
                    </w:p>
                    <w:p w14:paraId="43B6FE2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for (let i = 0; i &lt; cells.length; i++) {</w:t>
                      </w:r>
                    </w:p>
                    <w:p w14:paraId="5E400816"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 </w:t>
                      </w:r>
                      <w:r w:rsidRPr="005903E4">
                        <w:rPr>
                          <w:rFonts w:ascii="Consolas" w:hAnsi="Consolas"/>
                        </w:rPr>
                        <w:t>日付計算のためのロジックをここに追加</w:t>
                      </w:r>
                    </w:p>
                    <w:p w14:paraId="5983148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digit = i % 10;</w:t>
                      </w:r>
                    </w:p>
                    <w:p w14:paraId="14B64A8B"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result;</w:t>
                      </w:r>
                    </w:p>
                    <w:p w14:paraId="30567A6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switch (true) {</w:t>
                      </w:r>
                    </w:p>
                    <w:p w14:paraId="00A1CAD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0 || digit === 1):</w:t>
                      </w:r>
                    </w:p>
                    <w:p w14:paraId="59EE2C6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0;</w:t>
                      </w:r>
                    </w:p>
                    <w:p w14:paraId="212B71D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1ABC4B4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2 || digit === 3):</w:t>
                      </w:r>
                    </w:p>
                    <w:p w14:paraId="449FF53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1;</w:t>
                      </w:r>
                    </w:p>
                    <w:p w14:paraId="47905CA9"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083F930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4 || digit === 5):</w:t>
                      </w:r>
                    </w:p>
                    <w:p w14:paraId="09F7CF3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2;</w:t>
                      </w:r>
                    </w:p>
                    <w:p w14:paraId="02D4D41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39D818F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6 || digit === 7):</w:t>
                      </w:r>
                    </w:p>
                    <w:p w14:paraId="3241B90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3;</w:t>
                      </w:r>
                    </w:p>
                    <w:p w14:paraId="1E654753"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2E6DEA9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case (digit === 8 || digit === 9):</w:t>
                      </w:r>
                    </w:p>
                    <w:p w14:paraId="49CD2F2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4;</w:t>
                      </w:r>
                    </w:p>
                    <w:p w14:paraId="5F96703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295AC1C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default:</w:t>
                      </w:r>
                    </w:p>
                    <w:p w14:paraId="19C9793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result = -1; // </w:t>
                      </w:r>
                      <w:r w:rsidRPr="005903E4">
                        <w:rPr>
                          <w:rFonts w:ascii="Consolas" w:hAnsi="Consolas"/>
                        </w:rPr>
                        <w:t>デフォルトの場合</w:t>
                      </w:r>
                      <w:del w:id="253" w:author="ishidatek244" w:date="2024-03-10T22:41:00Z">
                        <w:r w:rsidRPr="005903E4" w:rsidDel="00885A3E">
                          <w:rPr>
                            <w:rFonts w:ascii="Consolas" w:hAnsi="Consolas"/>
                          </w:rPr>
                          <w:delText>、</w:delText>
                        </w:r>
                      </w:del>
                      <w:ins w:id="254" w:author="ishidatek244" w:date="2024-03-10T22:41:00Z">
                        <w:r>
                          <w:rPr>
                            <w:rFonts w:ascii="Consolas" w:hAnsi="Consolas"/>
                          </w:rPr>
                          <w:t>，</w:t>
                        </w:r>
                      </w:ins>
                      <w:r w:rsidRPr="005903E4">
                        <w:rPr>
                          <w:rFonts w:ascii="Consolas" w:hAnsi="Consolas"/>
                        </w:rPr>
                        <w:t>-1</w:t>
                      </w:r>
                      <w:r w:rsidRPr="005903E4">
                        <w:rPr>
                          <w:rFonts w:ascii="Consolas" w:hAnsi="Consolas"/>
                        </w:rPr>
                        <w:t>を返すなど</w:t>
                      </w:r>
                      <w:del w:id="255" w:author="ishidatek244" w:date="2024-03-10T22:41:00Z">
                        <w:r w:rsidRPr="005903E4" w:rsidDel="00885A3E">
                          <w:rPr>
                            <w:rFonts w:ascii="Consolas" w:hAnsi="Consolas"/>
                          </w:rPr>
                          <w:delText>、</w:delText>
                        </w:r>
                      </w:del>
                      <w:ins w:id="256" w:author="ishidatek244" w:date="2024-03-10T22:41:00Z">
                        <w:r>
                          <w:rPr>
                            <w:rFonts w:ascii="Consolas" w:hAnsi="Consolas"/>
                          </w:rPr>
                          <w:t>，</w:t>
                        </w:r>
                      </w:ins>
                      <w:r w:rsidRPr="005903E4">
                        <w:rPr>
                          <w:rFonts w:ascii="Consolas" w:hAnsi="Consolas"/>
                        </w:rPr>
                        <w:t>エラー処理を行う場合</w:t>
                      </w:r>
                    </w:p>
                    <w:p w14:paraId="613BFF1B"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break;</w:t>
                      </w:r>
                    </w:p>
                    <w:p w14:paraId="55B69DA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59C9F5C4" w14:textId="77777777" w:rsidR="001D6546" w:rsidRPr="005903E4" w:rsidRDefault="001D6546" w:rsidP="001D6546">
                      <w:pPr>
                        <w:spacing w:line="240" w:lineRule="auto"/>
                        <w:ind w:firstLine="188"/>
                        <w:rPr>
                          <w:rFonts w:ascii="Consolas" w:hAnsi="Consolas"/>
                        </w:rPr>
                      </w:pPr>
                    </w:p>
                    <w:p w14:paraId="33E63699"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 startOfWeek, endOfWeek } = getWeekStartEndDates(currentWeek);</w:t>
                      </w:r>
                    </w:p>
                    <w:p w14:paraId="21C94F9E"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currentDate = new Date(startOfWeek);</w:t>
                      </w:r>
                    </w:p>
                    <w:p w14:paraId="4300378A" w14:textId="77777777" w:rsidR="001D6546" w:rsidRPr="005903E4" w:rsidRDefault="001D6546" w:rsidP="001D6546">
                      <w:pPr>
                        <w:spacing w:line="240" w:lineRule="auto"/>
                        <w:ind w:firstLine="188"/>
                        <w:rPr>
                          <w:rFonts w:ascii="Consolas" w:hAnsi="Consolas"/>
                        </w:rPr>
                      </w:pPr>
                    </w:p>
                    <w:p w14:paraId="7A5F8C7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date = new Date(currentDate);</w:t>
                      </w:r>
                    </w:p>
                    <w:p w14:paraId="3E9D6BB4"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date.setDate(currentDate.getDate()+result); //</w:t>
                      </w:r>
                      <w:r w:rsidRPr="005903E4">
                        <w:rPr>
                          <w:rFonts w:ascii="Consolas" w:hAnsi="Consolas"/>
                        </w:rPr>
                        <w:t>週の各日に対応</w:t>
                      </w:r>
                    </w:p>
                    <w:p w14:paraId="3839BF9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year = date.getFullYear();</w:t>
                      </w:r>
                    </w:p>
                    <w:p w14:paraId="1A76FC1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month = date.getMonth() + 1; //</w:t>
                      </w:r>
                      <w:r w:rsidRPr="005903E4">
                        <w:rPr>
                          <w:rFonts w:ascii="Consolas" w:hAnsi="Consolas"/>
                        </w:rPr>
                        <w:t>月を</w:t>
                      </w:r>
                      <w:r w:rsidRPr="005903E4">
                        <w:rPr>
                          <w:rFonts w:ascii="Consolas" w:hAnsi="Consolas"/>
                        </w:rPr>
                        <w:t>1</w:t>
                      </w:r>
                      <w:r w:rsidRPr="005903E4">
                        <w:rPr>
                          <w:rFonts w:ascii="Consolas" w:hAnsi="Consolas"/>
                        </w:rPr>
                        <w:t>ベースで取得</w:t>
                      </w:r>
                    </w:p>
                    <w:p w14:paraId="61B1ACB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day = date.getDate();</w:t>
                      </w:r>
                    </w:p>
                    <w:p w14:paraId="783C92D8" w14:textId="77777777" w:rsidR="001D6546" w:rsidRPr="005903E4" w:rsidRDefault="001D6546" w:rsidP="001D6546">
                      <w:pPr>
                        <w:spacing w:line="240" w:lineRule="auto"/>
                        <w:ind w:firstLine="188"/>
                        <w:rPr>
                          <w:rFonts w:ascii="Consolas" w:hAnsi="Consolas"/>
                        </w:rPr>
                      </w:pPr>
                    </w:p>
                    <w:p w14:paraId="46DA4D8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何年生のセルか？</w:t>
                      </w:r>
                    </w:p>
                    <w:p w14:paraId="3FDDCF0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grade = i % 2 === 1 ? 2 : 1;</w:t>
                      </w:r>
                    </w:p>
                    <w:p w14:paraId="3B5CDB5F" w14:textId="77777777" w:rsidR="001D6546" w:rsidRPr="005903E4" w:rsidRDefault="001D6546" w:rsidP="001D6546">
                      <w:pPr>
                        <w:spacing w:line="240" w:lineRule="auto"/>
                        <w:ind w:firstLine="188"/>
                        <w:rPr>
                          <w:rFonts w:ascii="Consolas" w:hAnsi="Consolas"/>
                        </w:rPr>
                      </w:pPr>
                    </w:p>
                    <w:p w14:paraId="7458A77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何時間目のセルか？</w:t>
                      </w:r>
                    </w:p>
                    <w:p w14:paraId="081CBBC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//i=0~49</w:t>
                      </w:r>
                      <w:r w:rsidRPr="005903E4">
                        <w:rPr>
                          <w:rFonts w:ascii="Consolas" w:hAnsi="Consolas"/>
                        </w:rPr>
                        <w:t>なので</w:t>
                      </w:r>
                      <w:r w:rsidRPr="005903E4">
                        <w:rPr>
                          <w:rFonts w:ascii="Consolas" w:hAnsi="Consolas"/>
                        </w:rPr>
                        <w:t>i</w:t>
                      </w:r>
                      <w:r w:rsidRPr="005903E4">
                        <w:rPr>
                          <w:rFonts w:ascii="Consolas" w:hAnsi="Consolas"/>
                        </w:rPr>
                        <w:t>を</w:t>
                      </w:r>
                      <w:r w:rsidRPr="005903E4">
                        <w:rPr>
                          <w:rFonts w:ascii="Consolas" w:hAnsi="Consolas"/>
                        </w:rPr>
                        <w:t>10</w:t>
                      </w:r>
                      <w:r w:rsidRPr="005903E4">
                        <w:rPr>
                          <w:rFonts w:ascii="Consolas" w:hAnsi="Consolas"/>
                        </w:rPr>
                        <w:t>で割ったものに１を足すと</w:t>
                      </w:r>
                      <w:r w:rsidRPr="005903E4">
                        <w:rPr>
                          <w:rFonts w:ascii="Consolas" w:hAnsi="Consolas"/>
                        </w:rPr>
                        <w:t>1~5</w:t>
                      </w:r>
                      <w:r w:rsidRPr="005903E4">
                        <w:rPr>
                          <w:rFonts w:ascii="Consolas" w:hAnsi="Consolas"/>
                        </w:rPr>
                        <w:t>時間目になる</w:t>
                      </w:r>
                      <w:del w:id="257" w:author="ishidatek244" w:date="2024-03-10T22:41:00Z">
                        <w:r w:rsidRPr="005903E4" w:rsidDel="00885A3E">
                          <w:rPr>
                            <w:rFonts w:ascii="Consolas" w:hAnsi="Consolas"/>
                          </w:rPr>
                          <w:delText>。</w:delText>
                        </w:r>
                      </w:del>
                      <w:ins w:id="258" w:author="ishidatek244" w:date="2024-03-10T22:41:00Z">
                        <w:r>
                          <w:rPr>
                            <w:rFonts w:ascii="Consolas" w:hAnsi="Consolas"/>
                          </w:rPr>
                          <w:t>．</w:t>
                        </w:r>
                      </w:ins>
                    </w:p>
                    <w:p w14:paraId="515B67A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row = Math.floor(i/10)+1;</w:t>
                      </w:r>
                    </w:p>
                    <w:p w14:paraId="3AA34BC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259EE54A"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5BCF131C"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cellId = `${year}_${month}_${day}_${grade}_${row}`;</w:t>
                      </w:r>
                    </w:p>
                    <w:p w14:paraId="321D0119"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cells[i].setAttribute('id', cellId);</w:t>
                      </w:r>
                    </w:p>
                    <w:p w14:paraId="1DBFF373"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67EB54AC" w14:textId="77777777" w:rsidR="001D6546" w:rsidRPr="005903E4" w:rsidRDefault="001D6546" w:rsidP="001D6546">
                      <w:pPr>
                        <w:spacing w:line="240" w:lineRule="auto"/>
                        <w:ind w:firstLine="188"/>
                        <w:rPr>
                          <w:rFonts w:ascii="Consolas" w:hAnsi="Consolas"/>
                        </w:rPr>
                      </w:pPr>
                      <w:r w:rsidRPr="005903E4">
                        <w:rPr>
                          <w:rFonts w:ascii="Consolas" w:hAnsi="Consolas"/>
                        </w:rPr>
                        <w:t>}</w:t>
                      </w:r>
                    </w:p>
                  </w:txbxContent>
                </v:textbox>
                <w10:wrap anchorx="margin"/>
              </v:shape>
            </w:pict>
          </mc:Fallback>
        </mc:AlternateContent>
      </w:r>
    </w:p>
    <w:p w14:paraId="1DE55094" w14:textId="6A710377" w:rsidR="001D6546" w:rsidRDefault="001D6546" w:rsidP="001D6546">
      <w:pPr>
        <w:ind w:firstLineChars="0" w:firstLine="0"/>
      </w:pPr>
    </w:p>
    <w:p w14:paraId="01510733" w14:textId="19AD1C07" w:rsidR="001D6546" w:rsidRDefault="001D6546" w:rsidP="001D6546">
      <w:pPr>
        <w:ind w:firstLineChars="0" w:firstLine="0"/>
      </w:pPr>
    </w:p>
    <w:p w14:paraId="1C8DE34E" w14:textId="5043881A" w:rsidR="001D6546" w:rsidRDefault="001D6546" w:rsidP="001D6546">
      <w:pPr>
        <w:ind w:firstLineChars="0" w:firstLine="0"/>
      </w:pPr>
    </w:p>
    <w:p w14:paraId="0A55EE86" w14:textId="1E1B5C23" w:rsidR="001D6546" w:rsidRDefault="001D6546" w:rsidP="001D6546">
      <w:pPr>
        <w:ind w:firstLineChars="0" w:firstLine="0"/>
      </w:pPr>
    </w:p>
    <w:p w14:paraId="1DAC38BA" w14:textId="202F49E2" w:rsidR="001D6546" w:rsidRDefault="001D6546" w:rsidP="001D6546">
      <w:pPr>
        <w:ind w:firstLineChars="0" w:firstLine="0"/>
      </w:pPr>
    </w:p>
    <w:p w14:paraId="7308EF94" w14:textId="243A306A" w:rsidR="001D6546" w:rsidRDefault="001D6546" w:rsidP="001D6546">
      <w:pPr>
        <w:ind w:firstLineChars="0" w:firstLine="0"/>
      </w:pPr>
    </w:p>
    <w:p w14:paraId="38DBE535" w14:textId="77777777" w:rsidR="001D6546" w:rsidRDefault="001D6546" w:rsidP="001D6546">
      <w:pPr>
        <w:ind w:firstLineChars="0" w:firstLine="0"/>
      </w:pPr>
    </w:p>
    <w:p w14:paraId="66F4FBCB" w14:textId="77777777" w:rsidR="001D6546" w:rsidRDefault="001D6546" w:rsidP="001D6546">
      <w:pPr>
        <w:ind w:firstLineChars="0" w:firstLine="0"/>
      </w:pPr>
    </w:p>
    <w:p w14:paraId="5F6C76E8" w14:textId="77777777" w:rsidR="001D6546" w:rsidRDefault="001D6546" w:rsidP="001D6546">
      <w:pPr>
        <w:ind w:firstLineChars="0" w:firstLine="0"/>
      </w:pPr>
    </w:p>
    <w:p w14:paraId="5F1A8C27" w14:textId="77777777" w:rsidR="001D6546" w:rsidRDefault="001D6546" w:rsidP="001D6546">
      <w:pPr>
        <w:ind w:firstLineChars="0" w:firstLine="0"/>
      </w:pPr>
    </w:p>
    <w:p w14:paraId="187FA743" w14:textId="77777777" w:rsidR="001D6546" w:rsidRDefault="001D6546" w:rsidP="001D6546">
      <w:pPr>
        <w:ind w:firstLineChars="0" w:firstLine="0"/>
      </w:pPr>
    </w:p>
    <w:p w14:paraId="744068D0" w14:textId="77777777" w:rsidR="001D6546" w:rsidRDefault="001D6546" w:rsidP="001D6546">
      <w:pPr>
        <w:ind w:firstLineChars="0" w:firstLine="0"/>
      </w:pPr>
    </w:p>
    <w:p w14:paraId="6601EB98" w14:textId="77777777" w:rsidR="001D6546" w:rsidRDefault="001D6546" w:rsidP="001D6546">
      <w:pPr>
        <w:ind w:firstLineChars="0" w:firstLine="0"/>
      </w:pPr>
    </w:p>
    <w:p w14:paraId="72B8261E" w14:textId="77777777" w:rsidR="001D6546" w:rsidRDefault="001D6546" w:rsidP="001D6546">
      <w:pPr>
        <w:ind w:firstLineChars="0" w:firstLine="0"/>
      </w:pPr>
    </w:p>
    <w:p w14:paraId="1D9B4F6D" w14:textId="77777777" w:rsidR="001D6546" w:rsidRDefault="001D6546" w:rsidP="001D6546">
      <w:pPr>
        <w:ind w:firstLineChars="0" w:firstLine="0"/>
      </w:pPr>
    </w:p>
    <w:p w14:paraId="6A42CC41" w14:textId="77777777" w:rsidR="001D6546" w:rsidRDefault="001D6546" w:rsidP="001D6546">
      <w:pPr>
        <w:ind w:firstLineChars="0" w:firstLine="0"/>
      </w:pPr>
    </w:p>
    <w:p w14:paraId="1FA2DAA4" w14:textId="77777777" w:rsidR="001D6546" w:rsidRDefault="001D6546" w:rsidP="001D6546">
      <w:pPr>
        <w:tabs>
          <w:tab w:val="left" w:pos="1316"/>
        </w:tabs>
        <w:ind w:firstLine="188"/>
        <w:jc w:val="left"/>
      </w:pPr>
    </w:p>
    <w:p w14:paraId="45AA972D" w14:textId="77777777" w:rsidR="001D6546" w:rsidRDefault="001D6546" w:rsidP="001D6546">
      <w:pPr>
        <w:ind w:firstLine="188"/>
        <w:jc w:val="left"/>
      </w:pPr>
    </w:p>
    <w:p w14:paraId="2E669DE8" w14:textId="77777777" w:rsidR="009C2EE6" w:rsidRDefault="009C2EE6" w:rsidP="009C2EE6">
      <w:pPr>
        <w:ind w:firstLineChars="0" w:firstLine="0"/>
      </w:pPr>
    </w:p>
    <w:p w14:paraId="31C48CF9" w14:textId="77777777" w:rsidR="009C2EE6" w:rsidRDefault="009C2EE6" w:rsidP="009C2EE6">
      <w:pPr>
        <w:ind w:firstLineChars="0" w:firstLine="0"/>
      </w:pPr>
    </w:p>
    <w:p w14:paraId="5C60EF11" w14:textId="77777777" w:rsidR="009C2EE6" w:rsidRDefault="009C2EE6" w:rsidP="009C2EE6">
      <w:pPr>
        <w:ind w:firstLineChars="0" w:firstLine="0"/>
      </w:pPr>
    </w:p>
    <w:p w14:paraId="5CB3DF09" w14:textId="0277AAAC" w:rsidR="001D6546" w:rsidRDefault="001D6546" w:rsidP="001D6546">
      <w:pPr>
        <w:ind w:firstLineChars="0" w:firstLine="0"/>
      </w:pPr>
    </w:p>
    <w:p w14:paraId="7B803FFF" w14:textId="43DB4B19" w:rsidR="001D6546" w:rsidRDefault="00F8585E" w:rsidP="001D6546">
      <w:pPr>
        <w:ind w:firstLineChars="0" w:firstLine="0"/>
      </w:pPr>
      <w:r>
        <w:rPr>
          <w:noProof/>
        </w:rPr>
        <w:lastRenderedPageBreak/>
        <mc:AlternateContent>
          <mc:Choice Requires="wps">
            <w:drawing>
              <wp:anchor distT="0" distB="0" distL="114300" distR="114300" simplePos="0" relativeHeight="251975680" behindDoc="0" locked="0" layoutInCell="1" allowOverlap="1" wp14:anchorId="4AC71CDA" wp14:editId="4979C33E">
                <wp:simplePos x="0" y="0"/>
                <wp:positionH relativeFrom="margin">
                  <wp:align>left</wp:align>
                </wp:positionH>
                <wp:positionV relativeFrom="paragraph">
                  <wp:posOffset>-6393</wp:posOffset>
                </wp:positionV>
                <wp:extent cx="5377070" cy="3505200"/>
                <wp:effectExtent l="0" t="0" r="14605" b="19050"/>
                <wp:wrapNone/>
                <wp:docPr id="96" name="テキスト ボックス 96"/>
                <wp:cNvGraphicFramePr/>
                <a:graphic xmlns:a="http://schemas.openxmlformats.org/drawingml/2006/main">
                  <a:graphicData uri="http://schemas.microsoft.com/office/word/2010/wordprocessingShape">
                    <wps:wsp>
                      <wps:cNvSpPr txBox="1"/>
                      <wps:spPr>
                        <a:xfrm>
                          <a:off x="0" y="0"/>
                          <a:ext cx="5377070" cy="3505200"/>
                        </a:xfrm>
                        <a:prstGeom prst="rect">
                          <a:avLst/>
                        </a:prstGeom>
                        <a:solidFill>
                          <a:schemeClr val="lt1"/>
                        </a:solidFill>
                        <a:ln w="6350">
                          <a:solidFill>
                            <a:prstClr val="black"/>
                          </a:solidFill>
                        </a:ln>
                      </wps:spPr>
                      <wps:txbx>
                        <w:txbxContent>
                          <w:p w14:paraId="78CBC7D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month = </w:t>
                            </w:r>
                            <w:proofErr w:type="spellStart"/>
                            <w:r w:rsidRPr="005903E4">
                              <w:rPr>
                                <w:rFonts w:ascii="Consolas" w:hAnsi="Consolas"/>
                              </w:rPr>
                              <w:t>date.getMonth</w:t>
                            </w:r>
                            <w:proofErr w:type="spellEnd"/>
                            <w:r w:rsidRPr="005903E4">
                              <w:rPr>
                                <w:rFonts w:ascii="Consolas" w:hAnsi="Consolas"/>
                              </w:rPr>
                              <w:t>() + 1; //</w:t>
                            </w:r>
                            <w:r w:rsidRPr="005903E4">
                              <w:rPr>
                                <w:rFonts w:ascii="Consolas" w:hAnsi="Consolas"/>
                              </w:rPr>
                              <w:t>月を</w:t>
                            </w:r>
                            <w:r w:rsidRPr="005903E4">
                              <w:rPr>
                                <w:rFonts w:ascii="Consolas" w:hAnsi="Consolas"/>
                              </w:rPr>
                              <w:t>1</w:t>
                            </w:r>
                            <w:r w:rsidRPr="005903E4">
                              <w:rPr>
                                <w:rFonts w:ascii="Consolas" w:hAnsi="Consolas"/>
                              </w:rPr>
                              <w:t>ベースで取得</w:t>
                            </w:r>
                          </w:p>
                          <w:p w14:paraId="3CBDA3A6"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day = </w:t>
                            </w:r>
                            <w:proofErr w:type="spellStart"/>
                            <w:r w:rsidRPr="005903E4">
                              <w:rPr>
                                <w:rFonts w:ascii="Consolas" w:hAnsi="Consolas"/>
                              </w:rPr>
                              <w:t>date.getDate</w:t>
                            </w:r>
                            <w:proofErr w:type="spellEnd"/>
                            <w:r w:rsidRPr="005903E4">
                              <w:rPr>
                                <w:rFonts w:ascii="Consolas" w:hAnsi="Consolas"/>
                              </w:rPr>
                              <w:t>();</w:t>
                            </w:r>
                          </w:p>
                          <w:p w14:paraId="523BF87C" w14:textId="77777777" w:rsidR="001D6546" w:rsidRPr="005903E4" w:rsidRDefault="001D6546" w:rsidP="001D6546">
                            <w:pPr>
                              <w:spacing w:line="240" w:lineRule="auto"/>
                              <w:ind w:firstLine="188"/>
                              <w:rPr>
                                <w:rFonts w:ascii="Consolas" w:hAnsi="Consolas"/>
                              </w:rPr>
                            </w:pPr>
                          </w:p>
                          <w:p w14:paraId="61B89D7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何年生のセルか？</w:t>
                            </w:r>
                          </w:p>
                          <w:p w14:paraId="027CBD3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grade = </w:t>
                            </w:r>
                            <w:proofErr w:type="spellStart"/>
                            <w:r w:rsidRPr="005903E4">
                              <w:rPr>
                                <w:rFonts w:ascii="Consolas" w:hAnsi="Consolas"/>
                              </w:rPr>
                              <w:t>i</w:t>
                            </w:r>
                            <w:proofErr w:type="spellEnd"/>
                            <w:r w:rsidRPr="005903E4">
                              <w:rPr>
                                <w:rFonts w:ascii="Consolas" w:hAnsi="Consolas"/>
                              </w:rPr>
                              <w:t xml:space="preserve"> % 2 === 1 ? 2 : 1;</w:t>
                            </w:r>
                          </w:p>
                          <w:p w14:paraId="06738D33" w14:textId="77777777" w:rsidR="001D6546" w:rsidRPr="005903E4" w:rsidRDefault="001D6546" w:rsidP="001D6546">
                            <w:pPr>
                              <w:spacing w:line="240" w:lineRule="auto"/>
                              <w:ind w:firstLine="188"/>
                              <w:rPr>
                                <w:rFonts w:ascii="Consolas" w:hAnsi="Consolas"/>
                              </w:rPr>
                            </w:pPr>
                          </w:p>
                          <w:p w14:paraId="19FC831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何時間目のセルか？</w:t>
                            </w:r>
                          </w:p>
                          <w:p w14:paraId="073D1416"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i</w:t>
                            </w:r>
                            <w:proofErr w:type="spellEnd"/>
                            <w:r w:rsidRPr="005903E4">
                              <w:rPr>
                                <w:rFonts w:ascii="Consolas" w:hAnsi="Consolas"/>
                              </w:rPr>
                              <w:t>=0~49</w:t>
                            </w:r>
                            <w:r w:rsidRPr="005903E4">
                              <w:rPr>
                                <w:rFonts w:ascii="Consolas" w:hAnsi="Consolas"/>
                              </w:rPr>
                              <w:t>なので</w:t>
                            </w:r>
                            <w:proofErr w:type="spellStart"/>
                            <w:r w:rsidRPr="005903E4">
                              <w:rPr>
                                <w:rFonts w:ascii="Consolas" w:hAnsi="Consolas"/>
                              </w:rPr>
                              <w:t>i</w:t>
                            </w:r>
                            <w:proofErr w:type="spellEnd"/>
                            <w:r w:rsidRPr="005903E4">
                              <w:rPr>
                                <w:rFonts w:ascii="Consolas" w:hAnsi="Consolas"/>
                              </w:rPr>
                              <w:t>を</w:t>
                            </w:r>
                            <w:r w:rsidRPr="005903E4">
                              <w:rPr>
                                <w:rFonts w:ascii="Consolas" w:hAnsi="Consolas"/>
                              </w:rPr>
                              <w:t>10</w:t>
                            </w:r>
                            <w:r w:rsidRPr="005903E4">
                              <w:rPr>
                                <w:rFonts w:ascii="Consolas" w:hAnsi="Consolas"/>
                              </w:rPr>
                              <w:t>で割ったものに１を足すと</w:t>
                            </w:r>
                            <w:r w:rsidRPr="005903E4">
                              <w:rPr>
                                <w:rFonts w:ascii="Consolas" w:hAnsi="Consolas"/>
                              </w:rPr>
                              <w:t>1~5</w:t>
                            </w:r>
                            <w:r w:rsidRPr="005903E4">
                              <w:rPr>
                                <w:rFonts w:ascii="Consolas" w:hAnsi="Consolas"/>
                              </w:rPr>
                              <w:t>時間目になる</w:t>
                            </w:r>
                            <w:del w:id="277" w:author="ishidatek244" w:date="2024-03-10T22:41:00Z">
                              <w:r w:rsidRPr="005903E4" w:rsidDel="00885A3E">
                                <w:rPr>
                                  <w:rFonts w:ascii="Consolas" w:hAnsi="Consolas"/>
                                </w:rPr>
                                <w:delText>。</w:delText>
                              </w:r>
                            </w:del>
                            <w:ins w:id="278" w:author="ishidatek244" w:date="2024-03-10T22:41:00Z">
                              <w:r>
                                <w:rPr>
                                  <w:rFonts w:ascii="Consolas" w:hAnsi="Consolas"/>
                                </w:rPr>
                                <w:t>．</w:t>
                              </w:r>
                            </w:ins>
                          </w:p>
                          <w:p w14:paraId="4D38505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row = </w:t>
                            </w:r>
                            <w:proofErr w:type="spellStart"/>
                            <w:r w:rsidRPr="005903E4">
                              <w:rPr>
                                <w:rFonts w:ascii="Consolas" w:hAnsi="Consolas"/>
                              </w:rPr>
                              <w:t>Math.floor</w:t>
                            </w:r>
                            <w:proofErr w:type="spellEnd"/>
                            <w:r w:rsidRPr="005903E4">
                              <w:rPr>
                                <w:rFonts w:ascii="Consolas" w:hAnsi="Consolas"/>
                              </w:rPr>
                              <w:t>(</w:t>
                            </w:r>
                            <w:proofErr w:type="spellStart"/>
                            <w:r w:rsidRPr="005903E4">
                              <w:rPr>
                                <w:rFonts w:ascii="Consolas" w:hAnsi="Consolas"/>
                              </w:rPr>
                              <w:t>i</w:t>
                            </w:r>
                            <w:proofErr w:type="spellEnd"/>
                            <w:r w:rsidRPr="005903E4">
                              <w:rPr>
                                <w:rFonts w:ascii="Consolas" w:hAnsi="Consolas"/>
                              </w:rPr>
                              <w:t>/10)+1;</w:t>
                            </w:r>
                          </w:p>
                          <w:p w14:paraId="046E1E1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0F850E4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7E8297C8"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w:t>
                            </w:r>
                            <w:proofErr w:type="spellStart"/>
                            <w:r w:rsidRPr="005903E4">
                              <w:rPr>
                                <w:rFonts w:ascii="Consolas" w:hAnsi="Consolas"/>
                              </w:rPr>
                              <w:t>cellId</w:t>
                            </w:r>
                            <w:proofErr w:type="spellEnd"/>
                            <w:r w:rsidRPr="005903E4">
                              <w:rPr>
                                <w:rFonts w:ascii="Consolas" w:hAnsi="Consolas"/>
                              </w:rPr>
                              <w:t xml:space="preserve"> = `${year}_${month}_${day}_${grade}_${row}`;</w:t>
                            </w:r>
                          </w:p>
                          <w:p w14:paraId="7305BE8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cells[</w:t>
                            </w:r>
                            <w:proofErr w:type="spellStart"/>
                            <w:r w:rsidRPr="005903E4">
                              <w:rPr>
                                <w:rFonts w:ascii="Consolas" w:hAnsi="Consolas"/>
                              </w:rPr>
                              <w:t>i</w:t>
                            </w:r>
                            <w:proofErr w:type="spellEnd"/>
                            <w:r w:rsidRPr="005903E4">
                              <w:rPr>
                                <w:rFonts w:ascii="Consolas" w:hAnsi="Consolas"/>
                              </w:rPr>
                              <w:t>].</w:t>
                            </w:r>
                            <w:proofErr w:type="spellStart"/>
                            <w:r w:rsidRPr="005903E4">
                              <w:rPr>
                                <w:rFonts w:ascii="Consolas" w:hAnsi="Consolas"/>
                              </w:rPr>
                              <w:t>setAttribute</w:t>
                            </w:r>
                            <w:proofErr w:type="spellEnd"/>
                            <w:r w:rsidRPr="005903E4">
                              <w:rPr>
                                <w:rFonts w:ascii="Consolas" w:hAnsi="Consolas"/>
                              </w:rPr>
                              <w:t xml:space="preserve">('id', </w:t>
                            </w:r>
                            <w:proofErr w:type="spellStart"/>
                            <w:r w:rsidRPr="005903E4">
                              <w:rPr>
                                <w:rFonts w:ascii="Consolas" w:hAnsi="Consolas"/>
                              </w:rPr>
                              <w:t>cellId</w:t>
                            </w:r>
                            <w:proofErr w:type="spellEnd"/>
                            <w:r w:rsidRPr="005903E4">
                              <w:rPr>
                                <w:rFonts w:ascii="Consolas" w:hAnsi="Consolas"/>
                              </w:rPr>
                              <w:t>);</w:t>
                            </w:r>
                          </w:p>
                          <w:p w14:paraId="3E6A359A"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0B972D97" w14:textId="77777777" w:rsidR="001D6546" w:rsidRDefault="001D6546" w:rsidP="001D6546">
                            <w:pPr>
                              <w:spacing w:line="240" w:lineRule="auto"/>
                              <w:ind w:firstLine="188"/>
                              <w:rPr>
                                <w:rFonts w:ascii="Consolas" w:hAnsi="Consolas"/>
                              </w:rPr>
                            </w:pPr>
                            <w:r w:rsidRPr="005903E4">
                              <w:rPr>
                                <w:rFonts w:ascii="Consolas" w:hAnsi="Consolas"/>
                              </w:rPr>
                              <w:t>}</w:t>
                            </w:r>
                          </w:p>
                          <w:p w14:paraId="41BCA8C3" w14:textId="77777777" w:rsidR="001D6546" w:rsidRDefault="001D6546" w:rsidP="001D6546">
                            <w:pPr>
                              <w:spacing w:line="240" w:lineRule="auto"/>
                              <w:ind w:firstLine="188"/>
                              <w:rPr>
                                <w:rFonts w:ascii="Consolas" w:hAnsi="Consolas"/>
                              </w:rPr>
                            </w:pPr>
                          </w:p>
                          <w:p w14:paraId="7DA30F70" w14:textId="77777777" w:rsidR="001D6546" w:rsidRDefault="001D6546" w:rsidP="001D6546">
                            <w:pPr>
                              <w:spacing w:line="240" w:lineRule="auto"/>
                              <w:ind w:firstLine="188"/>
                              <w:rPr>
                                <w:rFonts w:ascii="Consolas" w:hAnsi="Consolas"/>
                              </w:rPr>
                            </w:pPr>
                          </w:p>
                          <w:p w14:paraId="73942A47" w14:textId="77777777" w:rsidR="001D6546" w:rsidRDefault="001D6546" w:rsidP="001D6546">
                            <w:pPr>
                              <w:spacing w:line="240" w:lineRule="auto"/>
                              <w:ind w:firstLine="188"/>
                              <w:rPr>
                                <w:rFonts w:ascii="Consolas" w:hAnsi="Consolas"/>
                              </w:rPr>
                            </w:pPr>
                          </w:p>
                          <w:p w14:paraId="1626E9E5" w14:textId="77777777" w:rsidR="001D6546" w:rsidRPr="005903E4" w:rsidRDefault="001D6546" w:rsidP="001D6546">
                            <w:pPr>
                              <w:spacing w:line="240" w:lineRule="auto"/>
                              <w:ind w:firstLine="188"/>
                              <w:rPr>
                                <w:rFonts w:ascii="Consolas" w:hAnsi="Consola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71CDA" id="テキスト ボックス 96" o:spid="_x0000_s1060" type="#_x0000_t202" style="position:absolute;left:0;text-align:left;margin-left:0;margin-top:-.5pt;width:423.4pt;height:276pt;z-index:25197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" fillcolor="white [3201]" strokeweight=".5pt">
                <v:textbox>
                  <w:txbxContent>
                    <w:p w14:paraId="78CBC7D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month = date.getMonth() + 1; //</w:t>
                      </w:r>
                      <w:r w:rsidRPr="005903E4">
                        <w:rPr>
                          <w:rFonts w:ascii="Consolas" w:hAnsi="Consolas"/>
                        </w:rPr>
                        <w:t>月を</w:t>
                      </w:r>
                      <w:r w:rsidRPr="005903E4">
                        <w:rPr>
                          <w:rFonts w:ascii="Consolas" w:hAnsi="Consolas"/>
                        </w:rPr>
                        <w:t>1</w:t>
                      </w:r>
                      <w:r w:rsidRPr="005903E4">
                        <w:rPr>
                          <w:rFonts w:ascii="Consolas" w:hAnsi="Consolas"/>
                        </w:rPr>
                        <w:t>ベースで取得</w:t>
                      </w:r>
                    </w:p>
                    <w:p w14:paraId="3CBDA3A6"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day = date.getDate();</w:t>
                      </w:r>
                    </w:p>
                    <w:p w14:paraId="523BF87C" w14:textId="77777777" w:rsidR="001D6546" w:rsidRPr="005903E4" w:rsidRDefault="001D6546" w:rsidP="001D6546">
                      <w:pPr>
                        <w:spacing w:line="240" w:lineRule="auto"/>
                        <w:ind w:firstLine="188"/>
                        <w:rPr>
                          <w:rFonts w:ascii="Consolas" w:hAnsi="Consolas"/>
                        </w:rPr>
                      </w:pPr>
                    </w:p>
                    <w:p w14:paraId="61B89D7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何年生のセルか？</w:t>
                      </w:r>
                    </w:p>
                    <w:p w14:paraId="027CBD3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grade = i % 2 === 1 ? 2 : 1;</w:t>
                      </w:r>
                    </w:p>
                    <w:p w14:paraId="06738D33" w14:textId="77777777" w:rsidR="001D6546" w:rsidRPr="005903E4" w:rsidRDefault="001D6546" w:rsidP="001D6546">
                      <w:pPr>
                        <w:spacing w:line="240" w:lineRule="auto"/>
                        <w:ind w:firstLine="188"/>
                        <w:rPr>
                          <w:rFonts w:ascii="Consolas" w:hAnsi="Consolas"/>
                        </w:rPr>
                      </w:pPr>
                    </w:p>
                    <w:p w14:paraId="19FC8312"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何時間目のセルか？</w:t>
                      </w:r>
                    </w:p>
                    <w:p w14:paraId="073D1416"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//i=0~49</w:t>
                      </w:r>
                      <w:r w:rsidRPr="005903E4">
                        <w:rPr>
                          <w:rFonts w:ascii="Consolas" w:hAnsi="Consolas"/>
                        </w:rPr>
                        <w:t>なので</w:t>
                      </w:r>
                      <w:r w:rsidRPr="005903E4">
                        <w:rPr>
                          <w:rFonts w:ascii="Consolas" w:hAnsi="Consolas"/>
                        </w:rPr>
                        <w:t>i</w:t>
                      </w:r>
                      <w:r w:rsidRPr="005903E4">
                        <w:rPr>
                          <w:rFonts w:ascii="Consolas" w:hAnsi="Consolas"/>
                        </w:rPr>
                        <w:t>を</w:t>
                      </w:r>
                      <w:r w:rsidRPr="005903E4">
                        <w:rPr>
                          <w:rFonts w:ascii="Consolas" w:hAnsi="Consolas"/>
                        </w:rPr>
                        <w:t>10</w:t>
                      </w:r>
                      <w:r w:rsidRPr="005903E4">
                        <w:rPr>
                          <w:rFonts w:ascii="Consolas" w:hAnsi="Consolas"/>
                        </w:rPr>
                        <w:t>で割ったものに１を足すと</w:t>
                      </w:r>
                      <w:r w:rsidRPr="005903E4">
                        <w:rPr>
                          <w:rFonts w:ascii="Consolas" w:hAnsi="Consolas"/>
                        </w:rPr>
                        <w:t>1~5</w:t>
                      </w:r>
                      <w:r w:rsidRPr="005903E4">
                        <w:rPr>
                          <w:rFonts w:ascii="Consolas" w:hAnsi="Consolas"/>
                        </w:rPr>
                        <w:t>時間目になる</w:t>
                      </w:r>
                      <w:del w:id="261" w:author="ishidatek244" w:date="2024-03-10T22:41:00Z">
                        <w:r w:rsidRPr="005903E4" w:rsidDel="00885A3E">
                          <w:rPr>
                            <w:rFonts w:ascii="Consolas" w:hAnsi="Consolas"/>
                          </w:rPr>
                          <w:delText>。</w:delText>
                        </w:r>
                      </w:del>
                      <w:ins w:id="262" w:author="ishidatek244" w:date="2024-03-10T22:41:00Z">
                        <w:r>
                          <w:rPr>
                            <w:rFonts w:ascii="Consolas" w:hAnsi="Consolas"/>
                          </w:rPr>
                          <w:t>．</w:t>
                        </w:r>
                      </w:ins>
                    </w:p>
                    <w:p w14:paraId="4D38505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let row = Math.floor(i/10)+1;</w:t>
                      </w:r>
                    </w:p>
                    <w:p w14:paraId="046E1E17"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0F850E4F"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7E8297C8"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cellId = `${year}_${month}_${day}_${grade}_${row}`;</w:t>
                      </w:r>
                    </w:p>
                    <w:p w14:paraId="7305BE80"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cells[i].setAttribute('id', cellId);</w:t>
                      </w:r>
                    </w:p>
                    <w:p w14:paraId="3E6A359A"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0B972D97" w14:textId="77777777" w:rsidR="001D6546" w:rsidRDefault="001D6546" w:rsidP="001D6546">
                      <w:pPr>
                        <w:spacing w:line="240" w:lineRule="auto"/>
                        <w:ind w:firstLine="188"/>
                        <w:rPr>
                          <w:rFonts w:ascii="Consolas" w:hAnsi="Consolas"/>
                        </w:rPr>
                      </w:pPr>
                      <w:r w:rsidRPr="005903E4">
                        <w:rPr>
                          <w:rFonts w:ascii="Consolas" w:hAnsi="Consolas"/>
                        </w:rPr>
                        <w:t>}</w:t>
                      </w:r>
                    </w:p>
                    <w:p w14:paraId="41BCA8C3" w14:textId="77777777" w:rsidR="001D6546" w:rsidRDefault="001D6546" w:rsidP="001D6546">
                      <w:pPr>
                        <w:spacing w:line="240" w:lineRule="auto"/>
                        <w:ind w:firstLine="188"/>
                        <w:rPr>
                          <w:rFonts w:ascii="Consolas" w:hAnsi="Consolas"/>
                        </w:rPr>
                      </w:pPr>
                    </w:p>
                    <w:p w14:paraId="7DA30F70" w14:textId="77777777" w:rsidR="001D6546" w:rsidRDefault="001D6546" w:rsidP="001D6546">
                      <w:pPr>
                        <w:spacing w:line="240" w:lineRule="auto"/>
                        <w:ind w:firstLine="188"/>
                        <w:rPr>
                          <w:rFonts w:ascii="Consolas" w:hAnsi="Consolas"/>
                        </w:rPr>
                      </w:pPr>
                    </w:p>
                    <w:p w14:paraId="73942A47" w14:textId="77777777" w:rsidR="001D6546" w:rsidRDefault="001D6546" w:rsidP="001D6546">
                      <w:pPr>
                        <w:spacing w:line="240" w:lineRule="auto"/>
                        <w:ind w:firstLine="188"/>
                        <w:rPr>
                          <w:rFonts w:ascii="Consolas" w:hAnsi="Consolas"/>
                        </w:rPr>
                      </w:pPr>
                    </w:p>
                    <w:p w14:paraId="1626E9E5" w14:textId="77777777" w:rsidR="001D6546" w:rsidRPr="005903E4" w:rsidRDefault="001D6546" w:rsidP="001D6546">
                      <w:pPr>
                        <w:spacing w:line="240" w:lineRule="auto"/>
                        <w:ind w:firstLine="188"/>
                        <w:rPr>
                          <w:rFonts w:ascii="Consolas" w:hAnsi="Consolas"/>
                        </w:rPr>
                      </w:pPr>
                    </w:p>
                  </w:txbxContent>
                </v:textbox>
                <w10:wrap anchorx="margin"/>
              </v:shape>
            </w:pict>
          </mc:Fallback>
        </mc:AlternateContent>
      </w:r>
    </w:p>
    <w:p w14:paraId="022410C7" w14:textId="77777777" w:rsidR="001D6546" w:rsidRDefault="001D6546" w:rsidP="001D6546">
      <w:pPr>
        <w:ind w:firstLineChars="0" w:firstLine="0"/>
      </w:pPr>
    </w:p>
    <w:p w14:paraId="3CA44E93" w14:textId="77777777" w:rsidR="001D6546" w:rsidRDefault="001D6546" w:rsidP="001D6546">
      <w:pPr>
        <w:ind w:firstLineChars="0" w:firstLine="0"/>
      </w:pPr>
    </w:p>
    <w:p w14:paraId="066744A9" w14:textId="77777777" w:rsidR="001D6546" w:rsidRDefault="001D6546" w:rsidP="001D6546">
      <w:pPr>
        <w:ind w:firstLineChars="0" w:firstLine="0"/>
      </w:pPr>
    </w:p>
    <w:p w14:paraId="42C1B70D" w14:textId="77777777" w:rsidR="001D6546" w:rsidRDefault="001D6546" w:rsidP="001D6546">
      <w:pPr>
        <w:ind w:firstLineChars="0" w:firstLine="0"/>
      </w:pPr>
    </w:p>
    <w:p w14:paraId="1C983548" w14:textId="77777777" w:rsidR="001D6546" w:rsidRDefault="001D6546" w:rsidP="001D6546">
      <w:pPr>
        <w:ind w:firstLineChars="0" w:firstLine="0"/>
      </w:pPr>
    </w:p>
    <w:p w14:paraId="1640D08B" w14:textId="77777777" w:rsidR="001D6546" w:rsidRDefault="001D6546" w:rsidP="001D6546">
      <w:pPr>
        <w:ind w:firstLineChars="0" w:firstLine="0"/>
      </w:pPr>
    </w:p>
    <w:p w14:paraId="4F8D1F9D" w14:textId="77777777" w:rsidR="001D6546" w:rsidRDefault="001D6546" w:rsidP="001D6546">
      <w:pPr>
        <w:ind w:firstLineChars="0" w:firstLine="0"/>
      </w:pPr>
    </w:p>
    <w:p w14:paraId="7402AFEF" w14:textId="77777777" w:rsidR="001D6546" w:rsidRDefault="001D6546" w:rsidP="001D6546">
      <w:pPr>
        <w:ind w:firstLineChars="0" w:firstLine="0"/>
      </w:pPr>
    </w:p>
    <w:p w14:paraId="2624653A" w14:textId="77777777" w:rsidR="001D6546" w:rsidRPr="00AF2D07" w:rsidRDefault="001D6546" w:rsidP="001D6546">
      <w:pPr>
        <w:ind w:firstLineChars="0" w:firstLine="0"/>
      </w:pPr>
      <w:r>
        <w:rPr>
          <w:rFonts w:hint="eastAsia"/>
        </w:rPr>
        <w:t>・</w:t>
      </w:r>
      <w:proofErr w:type="spellStart"/>
      <w:r>
        <w:rPr>
          <w:rFonts w:hint="eastAsia"/>
        </w:rPr>
        <w:t>u</w:t>
      </w:r>
      <w:r>
        <w:t>pdateIds</w:t>
      </w:r>
      <w:proofErr w:type="spellEnd"/>
      <w:r>
        <w:t>()</w:t>
      </w:r>
      <w:r>
        <w:rPr>
          <w:rFonts w:hint="eastAsia"/>
        </w:rPr>
        <w:t>関数でコマ目を当てはめるセルのi</w:t>
      </w:r>
      <w:r>
        <w:t>d</w:t>
      </w:r>
      <w:r>
        <w:rPr>
          <w:rFonts w:hint="eastAsia"/>
        </w:rPr>
        <w:t>を設定する．</w:t>
      </w:r>
    </w:p>
    <w:p w14:paraId="25898865" w14:textId="77777777" w:rsidR="0081278B" w:rsidRDefault="0081278B" w:rsidP="001D6546">
      <w:pPr>
        <w:ind w:firstLineChars="0" w:firstLine="0"/>
        <w:jc w:val="center"/>
      </w:pPr>
    </w:p>
    <w:p w14:paraId="5D4C3038" w14:textId="038878A8" w:rsidR="001D6546" w:rsidRDefault="001D6546" w:rsidP="001D6546">
      <w:pPr>
        <w:ind w:firstLineChars="0" w:firstLine="0"/>
        <w:jc w:val="center"/>
      </w:pPr>
      <w:r>
        <w:rPr>
          <w:rFonts w:hint="eastAsia"/>
        </w:rPr>
        <w:t>リスト4</w:t>
      </w:r>
      <w:r>
        <w:t>.2.9</w:t>
      </w:r>
      <w:r>
        <w:rPr>
          <w:rFonts w:hint="eastAsia"/>
        </w:rPr>
        <w:t xml:space="preserve">　</w:t>
      </w:r>
      <w:proofErr w:type="spellStart"/>
      <w:r>
        <w:rPr>
          <w:rFonts w:hint="eastAsia"/>
        </w:rPr>
        <w:t>d</w:t>
      </w:r>
      <w:r>
        <w:t>ragstart</w:t>
      </w:r>
      <w:proofErr w:type="spellEnd"/>
      <w:r>
        <w:rPr>
          <w:rFonts w:hint="eastAsia"/>
        </w:rPr>
        <w:t>イベント</w:t>
      </w:r>
    </w:p>
    <w:p w14:paraId="4EE2BF7E" w14:textId="77777777" w:rsidR="001D6546" w:rsidRDefault="001D6546" w:rsidP="001D6546">
      <w:pPr>
        <w:ind w:firstLineChars="0" w:firstLine="0"/>
      </w:pPr>
      <w:r>
        <w:rPr>
          <w:noProof/>
        </w:rPr>
        <mc:AlternateContent>
          <mc:Choice Requires="wps">
            <w:drawing>
              <wp:anchor distT="0" distB="0" distL="114300" distR="114300" simplePos="0" relativeHeight="251976704" behindDoc="0" locked="0" layoutInCell="1" allowOverlap="1" wp14:anchorId="55764207" wp14:editId="04CB9CCF">
                <wp:simplePos x="0" y="0"/>
                <wp:positionH relativeFrom="margin">
                  <wp:align>right</wp:align>
                </wp:positionH>
                <wp:positionV relativeFrom="paragraph">
                  <wp:posOffset>9882</wp:posOffset>
                </wp:positionV>
                <wp:extent cx="5346700" cy="3295650"/>
                <wp:effectExtent l="0" t="0" r="25400" b="19050"/>
                <wp:wrapNone/>
                <wp:docPr id="97" name="テキスト ボックス 97"/>
                <wp:cNvGraphicFramePr/>
                <a:graphic xmlns:a="http://schemas.openxmlformats.org/drawingml/2006/main">
                  <a:graphicData uri="http://schemas.microsoft.com/office/word/2010/wordprocessingShape">
                    <wps:wsp>
                      <wps:cNvSpPr txBox="1"/>
                      <wps:spPr>
                        <a:xfrm>
                          <a:off x="0" y="0"/>
                          <a:ext cx="5346700" cy="3295650"/>
                        </a:xfrm>
                        <a:prstGeom prst="rect">
                          <a:avLst/>
                        </a:prstGeom>
                        <a:solidFill>
                          <a:schemeClr val="lt1"/>
                        </a:solidFill>
                        <a:ln w="6350">
                          <a:solidFill>
                            <a:prstClr val="black"/>
                          </a:solidFill>
                        </a:ln>
                      </wps:spPr>
                      <wps:txbx>
                        <w:txbxContent>
                          <w:p w14:paraId="6DE7B2A8"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w:t>
                            </w:r>
                            <w:r w:rsidRPr="005903E4">
                              <w:rPr>
                                <w:rFonts w:ascii="Consolas" w:hAnsi="Consolas"/>
                              </w:rPr>
                              <w:t>コマ目をドラック</w:t>
                            </w:r>
                          </w:p>
                          <w:p w14:paraId="6CBDC745" w14:textId="77777777" w:rsidR="001D6546" w:rsidRPr="005903E4" w:rsidRDefault="001D6546" w:rsidP="001D6546">
                            <w:pPr>
                              <w:spacing w:line="240" w:lineRule="auto"/>
                              <w:ind w:firstLineChars="0" w:firstLine="0"/>
                              <w:rPr>
                                <w:rFonts w:ascii="Consolas" w:hAnsi="Consolas"/>
                              </w:rPr>
                            </w:pPr>
                            <w:proofErr w:type="spellStart"/>
                            <w:r w:rsidRPr="005903E4">
                              <w:rPr>
                                <w:rFonts w:ascii="Consolas" w:hAnsi="Consolas"/>
                              </w:rPr>
                              <w:t>document.addEventListener</w:t>
                            </w:r>
                            <w:proofErr w:type="spellEnd"/>
                            <w:r w:rsidRPr="005903E4">
                              <w:rPr>
                                <w:rFonts w:ascii="Consolas" w:hAnsi="Consolas"/>
                              </w:rPr>
                              <w:t>('</w:t>
                            </w:r>
                            <w:proofErr w:type="spellStart"/>
                            <w:r w:rsidRPr="005903E4">
                              <w:rPr>
                                <w:rFonts w:ascii="Consolas" w:hAnsi="Consolas"/>
                              </w:rPr>
                              <w:t>DOMContentLoaded</w:t>
                            </w:r>
                            <w:proofErr w:type="spellEnd"/>
                            <w:r w:rsidRPr="005903E4">
                              <w:rPr>
                                <w:rFonts w:ascii="Consolas" w:hAnsi="Consolas"/>
                              </w:rPr>
                              <w:t>', () =&gt; {</w:t>
                            </w:r>
                          </w:p>
                          <w:p w14:paraId="4792A62A"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 subjectList1</w:t>
                            </w:r>
                            <w:r w:rsidRPr="005903E4">
                              <w:rPr>
                                <w:rFonts w:ascii="Consolas" w:hAnsi="Consolas"/>
                              </w:rPr>
                              <w:t>と</w:t>
                            </w:r>
                            <w:r w:rsidRPr="005903E4">
                              <w:rPr>
                                <w:rFonts w:ascii="Consolas" w:hAnsi="Consolas"/>
                              </w:rPr>
                              <w:t>subjectList2</w:t>
                            </w:r>
                            <w:r w:rsidRPr="005903E4">
                              <w:rPr>
                                <w:rFonts w:ascii="Consolas" w:hAnsi="Consolas"/>
                              </w:rPr>
                              <w:t>の親要素にイベントリスナーを設定</w:t>
                            </w:r>
                          </w:p>
                          <w:p w14:paraId="5FFD7C16"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document.querySelectorAll('.KomaList-container').forEach(container =&gt; {</w:t>
                            </w:r>
                          </w:p>
                          <w:p w14:paraId="1A8E483D"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roofErr w:type="spellStart"/>
                            <w:r w:rsidRPr="005903E4">
                              <w:rPr>
                                <w:rFonts w:ascii="Consolas" w:hAnsi="Consolas"/>
                              </w:rPr>
                              <w:t>container.addEventListener</w:t>
                            </w:r>
                            <w:proofErr w:type="spellEnd"/>
                            <w:r w:rsidRPr="005903E4">
                              <w:rPr>
                                <w:rFonts w:ascii="Consolas" w:hAnsi="Consolas"/>
                              </w:rPr>
                              <w:t>('</w:t>
                            </w:r>
                            <w:proofErr w:type="spellStart"/>
                            <w:r w:rsidRPr="005903E4">
                              <w:rPr>
                                <w:rFonts w:ascii="Consolas" w:hAnsi="Consolas"/>
                              </w:rPr>
                              <w:t>dragstart</w:t>
                            </w:r>
                            <w:proofErr w:type="spellEnd"/>
                            <w:r w:rsidRPr="005903E4">
                              <w:rPr>
                                <w:rFonts w:ascii="Consolas" w:hAnsi="Consolas"/>
                              </w:rPr>
                              <w:t>', event =&gt; {</w:t>
                            </w:r>
                          </w:p>
                          <w:p w14:paraId="5F760361"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target = </w:t>
                            </w:r>
                            <w:proofErr w:type="spellStart"/>
                            <w:r w:rsidRPr="005903E4">
                              <w:rPr>
                                <w:rFonts w:ascii="Consolas" w:hAnsi="Consolas"/>
                              </w:rPr>
                              <w:t>event.target</w:t>
                            </w:r>
                            <w:proofErr w:type="spellEnd"/>
                            <w:r w:rsidRPr="005903E4">
                              <w:rPr>
                                <w:rFonts w:ascii="Consolas" w:hAnsi="Consolas"/>
                              </w:rPr>
                              <w:t>;</w:t>
                            </w:r>
                          </w:p>
                          <w:p w14:paraId="4D6C9B6B"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console.log('</w:t>
                            </w:r>
                            <w:r w:rsidRPr="005903E4">
                              <w:rPr>
                                <w:rFonts w:ascii="Consolas" w:hAnsi="Consolas"/>
                              </w:rPr>
                              <w:t>ドラッグされたコマ目の情報</w:t>
                            </w:r>
                            <w:r w:rsidRPr="005903E4">
                              <w:rPr>
                                <w:rFonts w:ascii="Consolas" w:hAnsi="Consolas"/>
                              </w:rPr>
                              <w:t>:', target);</w:t>
                            </w:r>
                          </w:p>
                          <w:p w14:paraId="5A934963"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 </w:t>
                            </w:r>
                            <w:r w:rsidRPr="005903E4">
                              <w:rPr>
                                <w:rFonts w:ascii="Consolas" w:hAnsi="Consolas"/>
                              </w:rPr>
                              <w:t>ドラッグ開始時にデータを設定</w:t>
                            </w:r>
                          </w:p>
                          <w:p w14:paraId="5F733BEC" w14:textId="77777777" w:rsidR="001D6546" w:rsidRDefault="001D6546" w:rsidP="001D6546">
                            <w:pPr>
                              <w:spacing w:line="240" w:lineRule="auto"/>
                              <w:ind w:firstLineChars="0" w:firstLine="0"/>
                              <w:rPr>
                                <w:rFonts w:ascii="Consolas" w:hAnsi="Consolas"/>
                              </w:rPr>
                            </w:pPr>
                            <w:r w:rsidRPr="005903E4">
                              <w:rPr>
                                <w:rFonts w:ascii="Consolas" w:hAnsi="Consolas"/>
                              </w:rPr>
                              <w:t xml:space="preserve">        </w:t>
                            </w:r>
                            <w:proofErr w:type="spellStart"/>
                            <w:r w:rsidRPr="005903E4">
                              <w:rPr>
                                <w:rFonts w:ascii="Consolas" w:hAnsi="Consolas"/>
                              </w:rPr>
                              <w:t>event.dataTransfer.setData</w:t>
                            </w:r>
                            <w:proofErr w:type="spellEnd"/>
                            <w:r w:rsidRPr="005903E4">
                              <w:rPr>
                                <w:rFonts w:ascii="Consolas" w:hAnsi="Consolas"/>
                              </w:rPr>
                              <w:t xml:space="preserve">('text', </w:t>
                            </w:r>
                          </w:p>
                          <w:p w14:paraId="62CEA838" w14:textId="77777777" w:rsidR="001D6546" w:rsidRPr="005903E4" w:rsidRDefault="001D6546" w:rsidP="001D6546">
                            <w:pPr>
                              <w:spacing w:line="240" w:lineRule="auto"/>
                              <w:ind w:firstLineChars="600" w:firstLine="1128"/>
                              <w:rPr>
                                <w:rFonts w:ascii="Consolas" w:hAnsi="Consolas"/>
                              </w:rPr>
                            </w:pPr>
                            <w:proofErr w:type="spellStart"/>
                            <w:r w:rsidRPr="005903E4">
                              <w:rPr>
                                <w:rFonts w:ascii="Consolas" w:hAnsi="Consolas"/>
                              </w:rPr>
                              <w:t>JSON.stringify</w:t>
                            </w:r>
                            <w:proofErr w:type="spellEnd"/>
                            <w:r w:rsidRPr="005903E4">
                              <w:rPr>
                                <w:rFonts w:ascii="Consolas" w:hAnsi="Consolas"/>
                              </w:rPr>
                              <w:t xml:space="preserve">({ content: </w:t>
                            </w:r>
                            <w:proofErr w:type="spellStart"/>
                            <w:r w:rsidRPr="005903E4">
                              <w:rPr>
                                <w:rFonts w:ascii="Consolas" w:hAnsi="Consolas"/>
                              </w:rPr>
                              <w:t>target.innerHTML</w:t>
                            </w:r>
                            <w:proofErr w:type="spellEnd"/>
                            <w:r w:rsidRPr="005903E4">
                              <w:rPr>
                                <w:rFonts w:ascii="Consolas" w:hAnsi="Consolas"/>
                              </w:rPr>
                              <w:t xml:space="preserve"> }));</w:t>
                            </w:r>
                          </w:p>
                          <w:p w14:paraId="2D18643B"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
                          <w:p w14:paraId="1BC9F6E4"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
                          <w:p w14:paraId="2E1138EF"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
                          <w:p w14:paraId="65C1F3D3"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64207" id="テキスト ボックス 97" o:spid="_x0000_s1061" type="#_x0000_t202" style="position:absolute;left:0;text-align:left;margin-left:369.8pt;margin-top:.8pt;width:421pt;height:259.5pt;z-index:25197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" fillcolor="white [3201]" strokeweight=".5pt">
                <v:textbox>
                  <w:txbxContent>
                    <w:p w14:paraId="6DE7B2A8"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w:t>
                      </w:r>
                      <w:r w:rsidRPr="005903E4">
                        <w:rPr>
                          <w:rFonts w:ascii="Consolas" w:hAnsi="Consolas"/>
                        </w:rPr>
                        <w:t>コマ目をドラック</w:t>
                      </w:r>
                    </w:p>
                    <w:p w14:paraId="6CBDC745"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document.addEventListener('DOMContentLoaded', () =&gt; {</w:t>
                      </w:r>
                    </w:p>
                    <w:p w14:paraId="4792A62A"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 subjectList1</w:t>
                      </w:r>
                      <w:r w:rsidRPr="005903E4">
                        <w:rPr>
                          <w:rFonts w:ascii="Consolas" w:hAnsi="Consolas"/>
                        </w:rPr>
                        <w:t>と</w:t>
                      </w:r>
                      <w:r w:rsidRPr="005903E4">
                        <w:rPr>
                          <w:rFonts w:ascii="Consolas" w:hAnsi="Consolas"/>
                        </w:rPr>
                        <w:t>subjectList2</w:t>
                      </w:r>
                      <w:r w:rsidRPr="005903E4">
                        <w:rPr>
                          <w:rFonts w:ascii="Consolas" w:hAnsi="Consolas"/>
                        </w:rPr>
                        <w:t>の親要素にイベントリスナーを設定</w:t>
                      </w:r>
                    </w:p>
                    <w:p w14:paraId="5FFD7C16"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document.querySelectorAll('.KomaList-container').forEach(container =&gt; {</w:t>
                      </w:r>
                    </w:p>
                    <w:p w14:paraId="1A8E483D"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container.addEventListener('dragstart', event =&gt; {</w:t>
                      </w:r>
                    </w:p>
                    <w:p w14:paraId="5F760361"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const target = event.target;</w:t>
                      </w:r>
                    </w:p>
                    <w:p w14:paraId="4D6C9B6B"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console.log('</w:t>
                      </w:r>
                      <w:r w:rsidRPr="005903E4">
                        <w:rPr>
                          <w:rFonts w:ascii="Consolas" w:hAnsi="Consolas"/>
                        </w:rPr>
                        <w:t>ドラッグされたコマ目の情報</w:t>
                      </w:r>
                      <w:r w:rsidRPr="005903E4">
                        <w:rPr>
                          <w:rFonts w:ascii="Consolas" w:hAnsi="Consolas"/>
                        </w:rPr>
                        <w:t>:', target);</w:t>
                      </w:r>
                    </w:p>
                    <w:p w14:paraId="5A934963"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 </w:t>
                      </w:r>
                      <w:r w:rsidRPr="005903E4">
                        <w:rPr>
                          <w:rFonts w:ascii="Consolas" w:hAnsi="Consolas"/>
                        </w:rPr>
                        <w:t>ドラッグ開始時にデータを設定</w:t>
                      </w:r>
                    </w:p>
                    <w:p w14:paraId="5F733BEC" w14:textId="77777777" w:rsidR="001D6546" w:rsidRDefault="001D6546" w:rsidP="001D6546">
                      <w:pPr>
                        <w:spacing w:line="240" w:lineRule="auto"/>
                        <w:ind w:firstLineChars="0" w:firstLine="0"/>
                        <w:rPr>
                          <w:rFonts w:ascii="Consolas" w:hAnsi="Consolas"/>
                        </w:rPr>
                      </w:pPr>
                      <w:r w:rsidRPr="005903E4">
                        <w:rPr>
                          <w:rFonts w:ascii="Consolas" w:hAnsi="Consolas"/>
                        </w:rPr>
                        <w:t xml:space="preserve">        event.dataTransfer.setData('text', </w:t>
                      </w:r>
                    </w:p>
                    <w:p w14:paraId="62CEA838" w14:textId="77777777" w:rsidR="001D6546" w:rsidRPr="005903E4" w:rsidRDefault="001D6546" w:rsidP="001D6546">
                      <w:pPr>
                        <w:spacing w:line="240" w:lineRule="auto"/>
                        <w:ind w:firstLineChars="600" w:firstLine="1128"/>
                        <w:rPr>
                          <w:rFonts w:ascii="Consolas" w:hAnsi="Consolas"/>
                        </w:rPr>
                      </w:pPr>
                      <w:r w:rsidRPr="005903E4">
                        <w:rPr>
                          <w:rFonts w:ascii="Consolas" w:hAnsi="Consolas"/>
                        </w:rPr>
                        <w:t>JSON.stringify({ content: target.innerHTML }));</w:t>
                      </w:r>
                    </w:p>
                    <w:p w14:paraId="2D18643B"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
                    <w:p w14:paraId="1BC9F6E4"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
                    <w:p w14:paraId="2E1138EF"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 xml:space="preserve">  });</w:t>
                      </w:r>
                    </w:p>
                    <w:p w14:paraId="65C1F3D3" w14:textId="77777777" w:rsidR="001D6546" w:rsidRPr="005903E4" w:rsidRDefault="001D6546" w:rsidP="001D6546">
                      <w:pPr>
                        <w:spacing w:line="240" w:lineRule="auto"/>
                        <w:ind w:firstLineChars="0" w:firstLine="0"/>
                        <w:rPr>
                          <w:rFonts w:ascii="Consolas" w:hAnsi="Consolas"/>
                        </w:rPr>
                      </w:pPr>
                      <w:r w:rsidRPr="005903E4">
                        <w:rPr>
                          <w:rFonts w:ascii="Consolas" w:hAnsi="Consolas"/>
                        </w:rPr>
                        <w:t>});</w:t>
                      </w:r>
                    </w:p>
                  </w:txbxContent>
                </v:textbox>
                <w10:wrap anchorx="margin"/>
              </v:shape>
            </w:pict>
          </mc:Fallback>
        </mc:AlternateContent>
      </w:r>
    </w:p>
    <w:p w14:paraId="6BD914DF" w14:textId="77777777" w:rsidR="001D6546" w:rsidRDefault="001D6546" w:rsidP="001D6546">
      <w:pPr>
        <w:ind w:firstLineChars="0" w:firstLine="0"/>
      </w:pPr>
    </w:p>
    <w:p w14:paraId="02028F86" w14:textId="77777777" w:rsidR="001D6546" w:rsidRDefault="001D6546" w:rsidP="001D6546">
      <w:pPr>
        <w:ind w:firstLineChars="0" w:firstLine="0"/>
      </w:pPr>
    </w:p>
    <w:p w14:paraId="3748B95C" w14:textId="77777777" w:rsidR="001D6546" w:rsidRDefault="001D6546" w:rsidP="001D6546">
      <w:pPr>
        <w:ind w:firstLineChars="0" w:firstLine="0"/>
      </w:pPr>
    </w:p>
    <w:p w14:paraId="7BFBC24E" w14:textId="77777777" w:rsidR="001D6546" w:rsidRDefault="001D6546" w:rsidP="001D6546">
      <w:pPr>
        <w:ind w:firstLineChars="0" w:firstLine="0"/>
      </w:pPr>
    </w:p>
    <w:p w14:paraId="045A30E9" w14:textId="77777777" w:rsidR="001D6546" w:rsidRDefault="001D6546" w:rsidP="001D6546">
      <w:pPr>
        <w:ind w:firstLineChars="0" w:firstLine="0"/>
      </w:pPr>
    </w:p>
    <w:p w14:paraId="131316D1" w14:textId="77777777" w:rsidR="001D6546" w:rsidRDefault="001D6546" w:rsidP="001D6546">
      <w:pPr>
        <w:ind w:firstLineChars="0" w:firstLine="0"/>
      </w:pPr>
    </w:p>
    <w:p w14:paraId="5E5EFDEE" w14:textId="77777777" w:rsidR="001D6546" w:rsidRDefault="001D6546" w:rsidP="001D6546">
      <w:pPr>
        <w:ind w:firstLineChars="0" w:firstLine="0"/>
      </w:pPr>
    </w:p>
    <w:p w14:paraId="7D408187" w14:textId="77777777" w:rsidR="001D6546" w:rsidRDefault="001D6546" w:rsidP="001D6546">
      <w:pPr>
        <w:ind w:firstLineChars="0" w:firstLine="0"/>
      </w:pPr>
    </w:p>
    <w:p w14:paraId="2EB611BA" w14:textId="77777777" w:rsidR="001D6546" w:rsidRDefault="001D6546" w:rsidP="001D6546">
      <w:pPr>
        <w:ind w:firstLine="188"/>
        <w:jc w:val="left"/>
      </w:pPr>
    </w:p>
    <w:p w14:paraId="19D2E5D0" w14:textId="77777777" w:rsidR="001D6546" w:rsidRDefault="001D6546" w:rsidP="001D6546">
      <w:pPr>
        <w:ind w:firstLineChars="0" w:firstLine="0"/>
      </w:pPr>
      <w:r>
        <w:rPr>
          <w:rFonts w:hint="eastAsia"/>
        </w:rPr>
        <w:t>・</w:t>
      </w:r>
      <w:proofErr w:type="spellStart"/>
      <w:r w:rsidRPr="005903E4">
        <w:t>dragstart</w:t>
      </w:r>
      <w:proofErr w:type="spellEnd"/>
      <w:r w:rsidRPr="005903E4">
        <w:t xml:space="preserve"> イベント</w:t>
      </w:r>
      <w:r>
        <w:rPr>
          <w:rFonts w:hint="eastAsia"/>
        </w:rPr>
        <w:t>とは，ドラックされたときに実行されるイベントである．</w:t>
      </w:r>
    </w:p>
    <w:p w14:paraId="0DC04B60" w14:textId="77777777" w:rsidR="009C2EE6" w:rsidRPr="001D6546" w:rsidRDefault="009C2EE6" w:rsidP="009C2EE6">
      <w:pPr>
        <w:ind w:firstLineChars="0" w:firstLine="0"/>
      </w:pPr>
    </w:p>
    <w:p w14:paraId="62140FAA" w14:textId="77777777" w:rsidR="001D6546" w:rsidRDefault="001D6546" w:rsidP="001D6546">
      <w:pPr>
        <w:ind w:firstLineChars="0" w:firstLine="0"/>
        <w:jc w:val="center"/>
      </w:pPr>
      <w:r>
        <w:rPr>
          <w:rFonts w:hint="eastAsia"/>
        </w:rPr>
        <w:lastRenderedPageBreak/>
        <w:t>リスト4</w:t>
      </w:r>
      <w:r>
        <w:t>.2.10</w:t>
      </w:r>
      <w:r>
        <w:rPr>
          <w:rFonts w:hint="eastAsia"/>
        </w:rPr>
        <w:t xml:space="preserve">　d</w:t>
      </w:r>
      <w:r>
        <w:t>rop</w:t>
      </w:r>
      <w:r>
        <w:rPr>
          <w:rFonts w:hint="eastAsia"/>
        </w:rPr>
        <w:t>イベント.</w:t>
      </w:r>
    </w:p>
    <w:p w14:paraId="36A9D19D" w14:textId="77777777" w:rsidR="001D6546" w:rsidRPr="005903E4" w:rsidRDefault="001D6546" w:rsidP="001D6546">
      <w:pPr>
        <w:ind w:firstLineChars="0" w:firstLine="0"/>
      </w:pPr>
      <w:r>
        <w:rPr>
          <w:noProof/>
        </w:rPr>
        <mc:AlternateContent>
          <mc:Choice Requires="wps">
            <w:drawing>
              <wp:anchor distT="0" distB="0" distL="114300" distR="114300" simplePos="0" relativeHeight="251978752" behindDoc="0" locked="0" layoutInCell="1" allowOverlap="1" wp14:anchorId="7C1A600D" wp14:editId="1AE3CA89">
                <wp:simplePos x="0" y="0"/>
                <wp:positionH relativeFrom="margin">
                  <wp:posOffset>-6709</wp:posOffset>
                </wp:positionH>
                <wp:positionV relativeFrom="paragraph">
                  <wp:posOffset>71368</wp:posOffset>
                </wp:positionV>
                <wp:extent cx="5367131" cy="4244009"/>
                <wp:effectExtent l="0" t="0" r="24130" b="23495"/>
                <wp:wrapNone/>
                <wp:docPr id="98" name="テキスト ボックス 98"/>
                <wp:cNvGraphicFramePr/>
                <a:graphic xmlns:a="http://schemas.openxmlformats.org/drawingml/2006/main">
                  <a:graphicData uri="http://schemas.microsoft.com/office/word/2010/wordprocessingShape">
                    <wps:wsp>
                      <wps:cNvSpPr txBox="1"/>
                      <wps:spPr>
                        <a:xfrm>
                          <a:off x="0" y="0"/>
                          <a:ext cx="5367131" cy="4244009"/>
                        </a:xfrm>
                        <a:prstGeom prst="rect">
                          <a:avLst/>
                        </a:prstGeom>
                        <a:solidFill>
                          <a:schemeClr val="lt1"/>
                        </a:solidFill>
                        <a:ln w="6350">
                          <a:solidFill>
                            <a:prstClr val="black"/>
                          </a:solidFill>
                        </a:ln>
                      </wps:spPr>
                      <wps:txbx>
                        <w:txbxContent>
                          <w:p w14:paraId="2E1F2D7E" w14:textId="77777777" w:rsidR="001D6546" w:rsidRPr="005903E4" w:rsidRDefault="001D6546" w:rsidP="001D6546">
                            <w:pPr>
                              <w:spacing w:line="240" w:lineRule="auto"/>
                              <w:ind w:firstLine="188"/>
                              <w:rPr>
                                <w:rFonts w:ascii="Consolas" w:hAnsi="Consolas"/>
                              </w:rPr>
                            </w:pPr>
                            <w:r w:rsidRPr="005903E4">
                              <w:rPr>
                                <w:rFonts w:ascii="Consolas" w:hAnsi="Consolas"/>
                              </w:rPr>
                              <w:t>//</w:t>
                            </w:r>
                            <w:r w:rsidRPr="005903E4">
                              <w:rPr>
                                <w:rFonts w:ascii="Consolas" w:hAnsi="Consolas"/>
                              </w:rPr>
                              <w:t>コマ目を</w:t>
                            </w:r>
                            <w:r w:rsidRPr="005903E4">
                              <w:rPr>
                                <w:rFonts w:ascii="Consolas" w:hAnsi="Consolas"/>
                              </w:rPr>
                              <w:t>cell</w:t>
                            </w:r>
                            <w:r w:rsidRPr="005903E4">
                              <w:rPr>
                                <w:rFonts w:ascii="Consolas" w:hAnsi="Consolas"/>
                              </w:rPr>
                              <w:t>にドロップ</w:t>
                            </w:r>
                          </w:p>
                          <w:p w14:paraId="7D2105D9" w14:textId="77777777" w:rsidR="001D6546" w:rsidRPr="005903E4" w:rsidRDefault="001D6546" w:rsidP="001D6546">
                            <w:pPr>
                              <w:spacing w:line="240" w:lineRule="auto"/>
                              <w:ind w:firstLine="188"/>
                              <w:rPr>
                                <w:rFonts w:ascii="Consolas" w:hAnsi="Consolas"/>
                              </w:rPr>
                            </w:pPr>
                            <w:proofErr w:type="spellStart"/>
                            <w:r w:rsidRPr="005903E4">
                              <w:rPr>
                                <w:rFonts w:ascii="Consolas" w:hAnsi="Consolas"/>
                              </w:rPr>
                              <w:t>document.querySelectorAll</w:t>
                            </w:r>
                            <w:proofErr w:type="spellEnd"/>
                            <w:r w:rsidRPr="005903E4">
                              <w:rPr>
                                <w:rFonts w:ascii="Consolas" w:hAnsi="Consolas"/>
                              </w:rPr>
                              <w:t>('.</w:t>
                            </w:r>
                            <w:proofErr w:type="spellStart"/>
                            <w:r w:rsidRPr="005903E4">
                              <w:rPr>
                                <w:rFonts w:ascii="Consolas" w:hAnsi="Consolas"/>
                              </w:rPr>
                              <w:t>komacell</w:t>
                            </w:r>
                            <w:proofErr w:type="spellEnd"/>
                            <w:r w:rsidRPr="005903E4">
                              <w:rPr>
                                <w:rFonts w:ascii="Consolas" w:hAnsi="Consolas"/>
                              </w:rPr>
                              <w:t>').</w:t>
                            </w:r>
                            <w:proofErr w:type="spellStart"/>
                            <w:r w:rsidRPr="005903E4">
                              <w:rPr>
                                <w:rFonts w:ascii="Consolas" w:hAnsi="Consolas"/>
                              </w:rPr>
                              <w:t>forEach</w:t>
                            </w:r>
                            <w:proofErr w:type="spellEnd"/>
                            <w:r w:rsidRPr="005903E4">
                              <w:rPr>
                                <w:rFonts w:ascii="Consolas" w:hAnsi="Consolas"/>
                              </w:rPr>
                              <w:t>(cell =&gt; {</w:t>
                            </w:r>
                          </w:p>
                          <w:p w14:paraId="76EA562E"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cell.addEventListener</w:t>
                            </w:r>
                            <w:proofErr w:type="spellEnd"/>
                            <w:r w:rsidRPr="005903E4">
                              <w:rPr>
                                <w:rFonts w:ascii="Consolas" w:hAnsi="Consolas"/>
                              </w:rPr>
                              <w:t>('drop', event =&gt; {</w:t>
                            </w:r>
                          </w:p>
                          <w:p w14:paraId="16F928C3" w14:textId="77777777" w:rsidR="001D6546"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デフォルトのイベントの動作をキャンセルする</w:t>
                            </w:r>
                          </w:p>
                          <w:p w14:paraId="6F9D72AA" w14:textId="5D7F2552" w:rsidR="001D6546" w:rsidRDefault="001D6546" w:rsidP="001D6546">
                            <w:pPr>
                              <w:spacing w:line="240" w:lineRule="auto"/>
                              <w:ind w:firstLineChars="399" w:firstLine="750"/>
                              <w:rPr>
                                <w:rFonts w:ascii="Consolas" w:hAnsi="Consolas"/>
                              </w:rPr>
                            </w:pPr>
                            <w:r>
                              <w:rPr>
                                <w:rFonts w:ascii="Consolas" w:hAnsi="Consolas" w:hint="eastAsia"/>
                              </w:rPr>
                              <w:t>//</w:t>
                            </w:r>
                            <w:r w:rsidRPr="005903E4">
                              <w:rPr>
                                <w:rFonts w:ascii="Consolas" w:hAnsi="Consolas"/>
                              </w:rPr>
                              <w:t>（そうすることによって</w:t>
                            </w:r>
                            <w:r>
                              <w:rPr>
                                <w:rFonts w:ascii="Consolas" w:hAnsi="Consolas"/>
                              </w:rPr>
                              <w:t>，</w:t>
                            </w:r>
                            <w:r w:rsidRPr="005903E4">
                              <w:rPr>
                                <w:rFonts w:ascii="Consolas" w:hAnsi="Consolas"/>
                              </w:rPr>
                              <w:t>独自との処理を施せる</w:t>
                            </w:r>
                            <w:r w:rsidRPr="005903E4">
                              <w:rPr>
                                <w:rFonts w:ascii="Consolas" w:hAnsi="Consolas"/>
                              </w:rPr>
                              <w:t>)</w:t>
                            </w:r>
                          </w:p>
                          <w:p w14:paraId="0644DBF2" w14:textId="77777777" w:rsidR="001D6546" w:rsidRPr="005903E4" w:rsidRDefault="001D6546" w:rsidP="001D6546">
                            <w:pPr>
                              <w:spacing w:line="240" w:lineRule="auto"/>
                              <w:ind w:firstLineChars="446" w:firstLine="839"/>
                              <w:rPr>
                                <w:rFonts w:ascii="Consolas" w:hAnsi="Consolas"/>
                              </w:rPr>
                            </w:pPr>
                            <w:proofErr w:type="spellStart"/>
                            <w:r w:rsidRPr="005903E4">
                              <w:rPr>
                                <w:rFonts w:ascii="Consolas" w:hAnsi="Consolas"/>
                              </w:rPr>
                              <w:t>event.preventDefault</w:t>
                            </w:r>
                            <w:proofErr w:type="spellEnd"/>
                            <w:r w:rsidRPr="005903E4">
                              <w:rPr>
                                <w:rFonts w:ascii="Consolas" w:hAnsi="Consolas"/>
                              </w:rPr>
                              <w:t>();</w:t>
                            </w:r>
                          </w:p>
                          <w:p w14:paraId="1AB693E1" w14:textId="77777777" w:rsidR="001D6546"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w:t>
                            </w:r>
                            <w:proofErr w:type="spellStart"/>
                            <w:r w:rsidRPr="005903E4">
                              <w:rPr>
                                <w:rFonts w:ascii="Consolas" w:hAnsi="Consolas"/>
                              </w:rPr>
                              <w:t>cellId</w:t>
                            </w:r>
                            <w:proofErr w:type="spellEnd"/>
                            <w:r w:rsidRPr="005903E4">
                              <w:rPr>
                                <w:rFonts w:ascii="Consolas" w:hAnsi="Consolas"/>
                              </w:rPr>
                              <w:t xml:space="preserve"> = cell.id;</w:t>
                            </w:r>
                          </w:p>
                          <w:p w14:paraId="6953E4B8" w14:textId="77777777" w:rsidR="001D6546" w:rsidRPr="005903E4" w:rsidRDefault="001D6546" w:rsidP="001D6546">
                            <w:pPr>
                              <w:spacing w:line="240" w:lineRule="auto"/>
                              <w:ind w:firstLineChars="300" w:firstLine="564"/>
                              <w:rPr>
                                <w:rFonts w:ascii="Consolas" w:hAnsi="Consolas"/>
                              </w:rPr>
                            </w:pPr>
                            <w:r w:rsidRPr="00B60DA9">
                              <w:rPr>
                                <w:rFonts w:ascii="Consolas" w:hAnsi="Consolas"/>
                              </w:rPr>
                              <w:t xml:space="preserve"> </w:t>
                            </w:r>
                            <w:r>
                              <w:rPr>
                                <w:rFonts w:ascii="Consolas" w:hAnsi="Consolas"/>
                              </w:rPr>
                              <w:t xml:space="preserve"> </w:t>
                            </w:r>
                            <w:r w:rsidRPr="005903E4">
                              <w:rPr>
                                <w:rFonts w:ascii="Consolas" w:hAnsi="Consolas"/>
                              </w:rPr>
                              <w:t xml:space="preserve">// </w:t>
                            </w:r>
                            <w:r w:rsidRPr="005903E4">
                              <w:rPr>
                                <w:rFonts w:ascii="Consolas" w:hAnsi="Consolas"/>
                              </w:rPr>
                              <w:t>ドロップされたコマ目の情報を取得</w:t>
                            </w:r>
                          </w:p>
                          <w:p w14:paraId="527A59B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const</w:t>
                            </w:r>
                            <w:proofErr w:type="spellEnd"/>
                            <w:r w:rsidRPr="005903E4">
                              <w:rPr>
                                <w:rFonts w:ascii="Consolas" w:hAnsi="Consolas"/>
                              </w:rPr>
                              <w:t xml:space="preserve"> </w:t>
                            </w:r>
                            <w:proofErr w:type="spellStart"/>
                            <w:r w:rsidRPr="005903E4">
                              <w:rPr>
                                <w:rFonts w:ascii="Consolas" w:hAnsi="Consolas"/>
                              </w:rPr>
                              <w:t>boxInfo</w:t>
                            </w:r>
                            <w:proofErr w:type="spellEnd"/>
                            <w:r w:rsidRPr="005903E4">
                              <w:rPr>
                                <w:rFonts w:ascii="Consolas" w:hAnsi="Consolas"/>
                              </w:rPr>
                              <w:t xml:space="preserve"> = </w:t>
                            </w:r>
                            <w:proofErr w:type="spellStart"/>
                            <w:r w:rsidRPr="005903E4">
                              <w:rPr>
                                <w:rFonts w:ascii="Consolas" w:hAnsi="Consolas"/>
                              </w:rPr>
                              <w:t>event.dataTransfer.getData</w:t>
                            </w:r>
                            <w:proofErr w:type="spellEnd"/>
                            <w:r w:rsidRPr="005903E4">
                              <w:rPr>
                                <w:rFonts w:ascii="Consolas" w:hAnsi="Consolas"/>
                              </w:rPr>
                              <w:t xml:space="preserve">('text'); </w:t>
                            </w:r>
                          </w:p>
                          <w:p w14:paraId="3AD0600D" w14:textId="77777777" w:rsidR="001D6546" w:rsidRDefault="001D6546" w:rsidP="001D6546">
                            <w:pPr>
                              <w:spacing w:line="240" w:lineRule="auto"/>
                              <w:ind w:firstLine="188"/>
                              <w:rPr>
                                <w:rFonts w:ascii="Consolas" w:hAnsi="Consolas"/>
                              </w:rPr>
                            </w:pPr>
                            <w:r w:rsidRPr="005903E4">
                              <w:rPr>
                                <w:rFonts w:ascii="Consolas" w:hAnsi="Consolas"/>
                              </w:rPr>
                              <w:t xml:space="preserve">      </w:t>
                            </w:r>
                          </w:p>
                          <w:p w14:paraId="6701B0C1" w14:textId="080C8D69" w:rsidR="001D6546" w:rsidRPr="00B60DA9" w:rsidRDefault="001D6546" w:rsidP="001D6546">
                            <w:pPr>
                              <w:spacing w:line="240" w:lineRule="auto"/>
                              <w:ind w:firstLineChars="400" w:firstLine="752"/>
                              <w:rPr>
                                <w:rFonts w:ascii="Consolas" w:hAnsi="Consolas"/>
                              </w:rPr>
                            </w:pPr>
                            <w:r w:rsidRPr="00B60DA9">
                              <w:rPr>
                                <w:rFonts w:ascii="Consolas" w:hAnsi="Consolas"/>
                              </w:rPr>
                              <w:t>//cell</w:t>
                            </w:r>
                            <w:r w:rsidRPr="00B60DA9">
                              <w:rPr>
                                <w:rFonts w:ascii="Consolas" w:hAnsi="Consolas"/>
                              </w:rPr>
                              <w:t>にコマ目を表示</w:t>
                            </w:r>
                            <w:r>
                              <w:rPr>
                                <w:rFonts w:ascii="Consolas" w:hAnsi="Consolas" w:hint="eastAsia"/>
                              </w:rPr>
                              <w:t xml:space="preserve">　※</w:t>
                            </w:r>
                            <w:r>
                              <w:rPr>
                                <w:rFonts w:ascii="Consolas" w:hAnsi="Consolas"/>
                              </w:rPr>
                              <w:t>(5)</w:t>
                            </w:r>
                            <w:r>
                              <w:rPr>
                                <w:rFonts w:ascii="Consolas" w:hAnsi="Consolas" w:hint="eastAsia"/>
                              </w:rPr>
                              <w:t>で解説</w:t>
                            </w:r>
                            <w:r>
                              <w:rPr>
                                <w:rFonts w:ascii="Consolas" w:hAnsi="Consolas"/>
                              </w:rPr>
                              <w:t>する．</w:t>
                            </w:r>
                          </w:p>
                          <w:p w14:paraId="46E6DABE"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displayCellsContent</w:t>
                            </w:r>
                            <w:proofErr w:type="spellEnd"/>
                            <w:r w:rsidRPr="005903E4">
                              <w:rPr>
                                <w:rFonts w:ascii="Consolas" w:hAnsi="Consolas"/>
                              </w:rPr>
                              <w:t>()</w:t>
                            </w:r>
                          </w:p>
                          <w:p w14:paraId="216283D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5B67A5C4" w14:textId="77777777" w:rsidR="001D6546" w:rsidRPr="005903E4" w:rsidRDefault="001D6546" w:rsidP="001D6546">
                            <w:pPr>
                              <w:spacing w:line="240" w:lineRule="auto"/>
                              <w:ind w:firstLine="188"/>
                              <w:rPr>
                                <w:rFonts w:ascii="Consolas" w:hAnsi="Consolas"/>
                              </w:rPr>
                            </w:pPr>
                            <w:r>
                              <w:rPr>
                                <w:rFonts w:ascii="Consolas" w:hAnsi="Consolas"/>
                              </w:rPr>
                              <w:tab/>
                            </w:r>
                          </w:p>
                          <w:p w14:paraId="324F3CED"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cell.addEventListener</w:t>
                            </w:r>
                            <w:proofErr w:type="spellEnd"/>
                            <w:r w:rsidRPr="005903E4">
                              <w:rPr>
                                <w:rFonts w:ascii="Consolas" w:hAnsi="Consolas"/>
                              </w:rPr>
                              <w:t>('</w:t>
                            </w:r>
                            <w:proofErr w:type="spellStart"/>
                            <w:r w:rsidRPr="005903E4">
                              <w:rPr>
                                <w:rFonts w:ascii="Consolas" w:hAnsi="Consolas"/>
                              </w:rPr>
                              <w:t>dragover</w:t>
                            </w:r>
                            <w:proofErr w:type="spellEnd"/>
                            <w:r w:rsidRPr="005903E4">
                              <w:rPr>
                                <w:rFonts w:ascii="Consolas" w:hAnsi="Consolas"/>
                              </w:rPr>
                              <w:t>', event =&gt; {</w:t>
                            </w:r>
                          </w:p>
                          <w:p w14:paraId="24E11914"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roofErr w:type="spellStart"/>
                            <w:r w:rsidRPr="005903E4">
                              <w:rPr>
                                <w:rFonts w:ascii="Consolas" w:hAnsi="Consolas"/>
                              </w:rPr>
                              <w:t>event.preventDefault</w:t>
                            </w:r>
                            <w:proofErr w:type="spellEnd"/>
                            <w:r w:rsidRPr="005903E4">
                              <w:rPr>
                                <w:rFonts w:ascii="Consolas" w:hAnsi="Consolas"/>
                              </w:rPr>
                              <w:t>();</w:t>
                            </w:r>
                          </w:p>
                          <w:p w14:paraId="6A8BEAF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14C198EA" w14:textId="77777777" w:rsidR="001D6546" w:rsidRPr="005903E4" w:rsidRDefault="001D6546" w:rsidP="001D6546">
                            <w:pPr>
                              <w:spacing w:line="240" w:lineRule="auto"/>
                              <w:ind w:firstLine="188"/>
                              <w:rPr>
                                <w:rFonts w:ascii="Consolas" w:hAnsi="Consolas"/>
                              </w:rPr>
                            </w:pPr>
                            <w:r w:rsidRPr="005903E4">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A600D" id="テキスト ボックス 98" o:spid="_x0000_s1062" type="#_x0000_t202" style="position:absolute;left:0;text-align:left;margin-left:-.55pt;margin-top:5.6pt;width:422.6pt;height:334.15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" fillcolor="white [3201]" strokeweight=".5pt">
                <v:textbox>
                  <w:txbxContent>
                    <w:p w14:paraId="2E1F2D7E" w14:textId="77777777" w:rsidR="001D6546" w:rsidRPr="005903E4" w:rsidRDefault="001D6546" w:rsidP="001D6546">
                      <w:pPr>
                        <w:spacing w:line="240" w:lineRule="auto"/>
                        <w:ind w:firstLine="188"/>
                        <w:rPr>
                          <w:rFonts w:ascii="Consolas" w:hAnsi="Consolas"/>
                        </w:rPr>
                      </w:pPr>
                      <w:r w:rsidRPr="005903E4">
                        <w:rPr>
                          <w:rFonts w:ascii="Consolas" w:hAnsi="Consolas"/>
                        </w:rPr>
                        <w:t>//</w:t>
                      </w:r>
                      <w:r w:rsidRPr="005903E4">
                        <w:rPr>
                          <w:rFonts w:ascii="Consolas" w:hAnsi="Consolas"/>
                        </w:rPr>
                        <w:t>コマ目を</w:t>
                      </w:r>
                      <w:r w:rsidRPr="005903E4">
                        <w:rPr>
                          <w:rFonts w:ascii="Consolas" w:hAnsi="Consolas"/>
                        </w:rPr>
                        <w:t>cell</w:t>
                      </w:r>
                      <w:r w:rsidRPr="005903E4">
                        <w:rPr>
                          <w:rFonts w:ascii="Consolas" w:hAnsi="Consolas"/>
                        </w:rPr>
                        <w:t>にドロップ</w:t>
                      </w:r>
                    </w:p>
                    <w:p w14:paraId="7D2105D9" w14:textId="77777777" w:rsidR="001D6546" w:rsidRPr="005903E4" w:rsidRDefault="001D6546" w:rsidP="001D6546">
                      <w:pPr>
                        <w:spacing w:line="240" w:lineRule="auto"/>
                        <w:ind w:firstLine="188"/>
                        <w:rPr>
                          <w:rFonts w:ascii="Consolas" w:hAnsi="Consolas"/>
                        </w:rPr>
                      </w:pPr>
                      <w:r w:rsidRPr="005903E4">
                        <w:rPr>
                          <w:rFonts w:ascii="Consolas" w:hAnsi="Consolas"/>
                        </w:rPr>
                        <w:t>document.querySelectorAll('.komacell').forEach(cell =&gt; {</w:t>
                      </w:r>
                    </w:p>
                    <w:p w14:paraId="76EA562E"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cell.addEventListener('drop', event =&gt; {</w:t>
                      </w:r>
                    </w:p>
                    <w:p w14:paraId="16F928C3" w14:textId="77777777" w:rsidR="001D6546" w:rsidRDefault="001D6546" w:rsidP="001D6546">
                      <w:pPr>
                        <w:spacing w:line="240" w:lineRule="auto"/>
                        <w:ind w:firstLine="188"/>
                        <w:rPr>
                          <w:rFonts w:ascii="Consolas" w:hAnsi="Consolas"/>
                        </w:rPr>
                      </w:pPr>
                      <w:r w:rsidRPr="005903E4">
                        <w:rPr>
                          <w:rFonts w:ascii="Consolas" w:hAnsi="Consolas"/>
                        </w:rPr>
                        <w:t xml:space="preserve">      //</w:t>
                      </w:r>
                      <w:r w:rsidRPr="005903E4">
                        <w:rPr>
                          <w:rFonts w:ascii="Consolas" w:hAnsi="Consolas"/>
                        </w:rPr>
                        <w:t>デフォルトのイベントの動作をキャンセルする</w:t>
                      </w:r>
                    </w:p>
                    <w:p w14:paraId="6F9D72AA" w14:textId="5D7F2552" w:rsidR="001D6546" w:rsidRDefault="001D6546" w:rsidP="001D6546">
                      <w:pPr>
                        <w:spacing w:line="240" w:lineRule="auto"/>
                        <w:ind w:firstLineChars="399" w:firstLine="750"/>
                        <w:rPr>
                          <w:rFonts w:ascii="Consolas" w:hAnsi="Consolas"/>
                        </w:rPr>
                      </w:pPr>
                      <w:r>
                        <w:rPr>
                          <w:rFonts w:ascii="Consolas" w:hAnsi="Consolas" w:hint="eastAsia"/>
                        </w:rPr>
                        <w:t>//</w:t>
                      </w:r>
                      <w:r w:rsidRPr="005903E4">
                        <w:rPr>
                          <w:rFonts w:ascii="Consolas" w:hAnsi="Consolas"/>
                        </w:rPr>
                        <w:t>（そうすることによって</w:t>
                      </w:r>
                      <w:r>
                        <w:rPr>
                          <w:rFonts w:ascii="Consolas" w:hAnsi="Consolas"/>
                        </w:rPr>
                        <w:t>，</w:t>
                      </w:r>
                      <w:r w:rsidRPr="005903E4">
                        <w:rPr>
                          <w:rFonts w:ascii="Consolas" w:hAnsi="Consolas"/>
                        </w:rPr>
                        <w:t>独自との処理を施せる</w:t>
                      </w:r>
                      <w:r w:rsidRPr="005903E4">
                        <w:rPr>
                          <w:rFonts w:ascii="Consolas" w:hAnsi="Consolas"/>
                        </w:rPr>
                        <w:t>)</w:t>
                      </w:r>
                    </w:p>
                    <w:p w14:paraId="0644DBF2" w14:textId="77777777" w:rsidR="001D6546" w:rsidRPr="005903E4" w:rsidRDefault="001D6546" w:rsidP="001D6546">
                      <w:pPr>
                        <w:spacing w:line="240" w:lineRule="auto"/>
                        <w:ind w:firstLineChars="446" w:firstLine="839"/>
                        <w:rPr>
                          <w:rFonts w:ascii="Consolas" w:hAnsi="Consolas"/>
                        </w:rPr>
                      </w:pPr>
                      <w:r w:rsidRPr="005903E4">
                        <w:rPr>
                          <w:rFonts w:ascii="Consolas" w:hAnsi="Consolas"/>
                        </w:rPr>
                        <w:t>event.preventDefault();</w:t>
                      </w:r>
                    </w:p>
                    <w:p w14:paraId="1AB693E1" w14:textId="77777777" w:rsidR="001D6546" w:rsidRDefault="001D6546" w:rsidP="001D6546">
                      <w:pPr>
                        <w:spacing w:line="240" w:lineRule="auto"/>
                        <w:ind w:firstLine="188"/>
                        <w:rPr>
                          <w:rFonts w:ascii="Consolas" w:hAnsi="Consolas"/>
                        </w:rPr>
                      </w:pPr>
                      <w:r w:rsidRPr="005903E4">
                        <w:rPr>
                          <w:rFonts w:ascii="Consolas" w:hAnsi="Consolas"/>
                        </w:rPr>
                        <w:t xml:space="preserve">      const cellId = cell.id;</w:t>
                      </w:r>
                    </w:p>
                    <w:p w14:paraId="6953E4B8" w14:textId="77777777" w:rsidR="001D6546" w:rsidRPr="005903E4" w:rsidRDefault="001D6546" w:rsidP="001D6546">
                      <w:pPr>
                        <w:spacing w:line="240" w:lineRule="auto"/>
                        <w:ind w:firstLineChars="300" w:firstLine="564"/>
                        <w:rPr>
                          <w:rFonts w:ascii="Consolas" w:hAnsi="Consolas"/>
                        </w:rPr>
                      </w:pPr>
                      <w:r w:rsidRPr="00B60DA9">
                        <w:rPr>
                          <w:rFonts w:ascii="Consolas" w:hAnsi="Consolas"/>
                        </w:rPr>
                        <w:t xml:space="preserve"> </w:t>
                      </w:r>
                      <w:r>
                        <w:rPr>
                          <w:rFonts w:ascii="Consolas" w:hAnsi="Consolas"/>
                        </w:rPr>
                        <w:t xml:space="preserve"> </w:t>
                      </w:r>
                      <w:r w:rsidRPr="005903E4">
                        <w:rPr>
                          <w:rFonts w:ascii="Consolas" w:hAnsi="Consolas"/>
                        </w:rPr>
                        <w:t xml:space="preserve">// </w:t>
                      </w:r>
                      <w:r w:rsidRPr="005903E4">
                        <w:rPr>
                          <w:rFonts w:ascii="Consolas" w:hAnsi="Consolas"/>
                        </w:rPr>
                        <w:t>ドロップされたコマ目の情報を取得</w:t>
                      </w:r>
                    </w:p>
                    <w:p w14:paraId="527A59B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const boxInfo = event.dataTransfer.getData('text'); </w:t>
                      </w:r>
                    </w:p>
                    <w:p w14:paraId="3AD0600D" w14:textId="77777777" w:rsidR="001D6546" w:rsidRDefault="001D6546" w:rsidP="001D6546">
                      <w:pPr>
                        <w:spacing w:line="240" w:lineRule="auto"/>
                        <w:ind w:firstLine="188"/>
                        <w:rPr>
                          <w:rFonts w:ascii="Consolas" w:hAnsi="Consolas"/>
                        </w:rPr>
                      </w:pPr>
                      <w:r w:rsidRPr="005903E4">
                        <w:rPr>
                          <w:rFonts w:ascii="Consolas" w:hAnsi="Consolas"/>
                        </w:rPr>
                        <w:t xml:space="preserve">      </w:t>
                      </w:r>
                    </w:p>
                    <w:p w14:paraId="6701B0C1" w14:textId="080C8D69" w:rsidR="001D6546" w:rsidRPr="00B60DA9" w:rsidRDefault="001D6546" w:rsidP="001D6546">
                      <w:pPr>
                        <w:spacing w:line="240" w:lineRule="auto"/>
                        <w:ind w:firstLineChars="400" w:firstLine="752"/>
                        <w:rPr>
                          <w:rFonts w:ascii="Consolas" w:hAnsi="Consolas"/>
                        </w:rPr>
                      </w:pPr>
                      <w:r w:rsidRPr="00B60DA9">
                        <w:rPr>
                          <w:rFonts w:ascii="Consolas" w:hAnsi="Consolas"/>
                        </w:rPr>
                        <w:t>//cell</w:t>
                      </w:r>
                      <w:r w:rsidRPr="00B60DA9">
                        <w:rPr>
                          <w:rFonts w:ascii="Consolas" w:hAnsi="Consolas"/>
                        </w:rPr>
                        <w:t>にコマ目を表示</w:t>
                      </w:r>
                      <w:r>
                        <w:rPr>
                          <w:rFonts w:ascii="Consolas" w:hAnsi="Consolas" w:hint="eastAsia"/>
                        </w:rPr>
                        <w:t xml:space="preserve">　※</w:t>
                      </w:r>
                      <w:r>
                        <w:rPr>
                          <w:rFonts w:ascii="Consolas" w:hAnsi="Consolas"/>
                        </w:rPr>
                        <w:t>(5)</w:t>
                      </w:r>
                      <w:r>
                        <w:rPr>
                          <w:rFonts w:ascii="Consolas" w:hAnsi="Consolas" w:hint="eastAsia"/>
                        </w:rPr>
                        <w:t>で解説</w:t>
                      </w:r>
                      <w:r>
                        <w:rPr>
                          <w:rFonts w:ascii="Consolas" w:hAnsi="Consolas"/>
                        </w:rPr>
                        <w:t>する．</w:t>
                      </w:r>
                    </w:p>
                    <w:p w14:paraId="46E6DABE"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displayCellsContent()</w:t>
                      </w:r>
                    </w:p>
                    <w:p w14:paraId="216283D1"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5B67A5C4" w14:textId="77777777" w:rsidR="001D6546" w:rsidRPr="005903E4" w:rsidRDefault="001D6546" w:rsidP="001D6546">
                      <w:pPr>
                        <w:spacing w:line="240" w:lineRule="auto"/>
                        <w:ind w:firstLine="188"/>
                        <w:rPr>
                          <w:rFonts w:ascii="Consolas" w:hAnsi="Consolas"/>
                        </w:rPr>
                      </w:pPr>
                      <w:r>
                        <w:rPr>
                          <w:rFonts w:ascii="Consolas" w:hAnsi="Consolas"/>
                        </w:rPr>
                        <w:tab/>
                      </w:r>
                    </w:p>
                    <w:p w14:paraId="324F3CED"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cell.addEventListener('dragover', event =&gt; {</w:t>
                      </w:r>
                    </w:p>
                    <w:p w14:paraId="24E11914"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event.preventDefault();</w:t>
                      </w:r>
                    </w:p>
                    <w:p w14:paraId="6A8BEAF5" w14:textId="77777777" w:rsidR="001D6546" w:rsidRPr="005903E4" w:rsidRDefault="001D6546" w:rsidP="001D6546">
                      <w:pPr>
                        <w:spacing w:line="240" w:lineRule="auto"/>
                        <w:ind w:firstLine="188"/>
                        <w:rPr>
                          <w:rFonts w:ascii="Consolas" w:hAnsi="Consolas"/>
                        </w:rPr>
                      </w:pPr>
                      <w:r w:rsidRPr="005903E4">
                        <w:rPr>
                          <w:rFonts w:ascii="Consolas" w:hAnsi="Consolas"/>
                        </w:rPr>
                        <w:t xml:space="preserve">  });</w:t>
                      </w:r>
                    </w:p>
                    <w:p w14:paraId="14C198EA" w14:textId="77777777" w:rsidR="001D6546" w:rsidRPr="005903E4" w:rsidRDefault="001D6546" w:rsidP="001D6546">
                      <w:pPr>
                        <w:spacing w:line="240" w:lineRule="auto"/>
                        <w:ind w:firstLine="188"/>
                        <w:rPr>
                          <w:rFonts w:ascii="Consolas" w:hAnsi="Consolas"/>
                        </w:rPr>
                      </w:pPr>
                      <w:r w:rsidRPr="005903E4">
                        <w:rPr>
                          <w:rFonts w:ascii="Consolas" w:hAnsi="Consolas"/>
                        </w:rPr>
                        <w:t>});</w:t>
                      </w:r>
                    </w:p>
                  </w:txbxContent>
                </v:textbox>
                <w10:wrap anchorx="margin"/>
              </v:shape>
            </w:pict>
          </mc:Fallback>
        </mc:AlternateContent>
      </w:r>
    </w:p>
    <w:p w14:paraId="2BDB3A3F" w14:textId="77777777" w:rsidR="001D6546" w:rsidRDefault="001D6546" w:rsidP="001D6546">
      <w:pPr>
        <w:ind w:firstLineChars="0" w:firstLine="0"/>
      </w:pPr>
    </w:p>
    <w:p w14:paraId="14563DEF" w14:textId="77777777" w:rsidR="001D6546" w:rsidRDefault="001D6546" w:rsidP="001D6546">
      <w:pPr>
        <w:ind w:firstLineChars="0" w:firstLine="0"/>
      </w:pPr>
    </w:p>
    <w:p w14:paraId="4B92B265" w14:textId="77777777" w:rsidR="001D6546" w:rsidRDefault="001D6546" w:rsidP="001D6546">
      <w:pPr>
        <w:ind w:firstLineChars="0" w:firstLine="0"/>
      </w:pPr>
    </w:p>
    <w:p w14:paraId="55D2ABD9" w14:textId="77777777" w:rsidR="001D6546" w:rsidRDefault="001D6546" w:rsidP="001D6546">
      <w:pPr>
        <w:ind w:firstLineChars="0" w:firstLine="0"/>
      </w:pPr>
    </w:p>
    <w:p w14:paraId="0E1797E6" w14:textId="77777777" w:rsidR="001D6546" w:rsidRDefault="001D6546" w:rsidP="001D6546">
      <w:pPr>
        <w:ind w:firstLineChars="0" w:firstLine="0"/>
      </w:pPr>
    </w:p>
    <w:p w14:paraId="3A2B13E5" w14:textId="77777777" w:rsidR="001D6546" w:rsidRPr="009C2EE6" w:rsidRDefault="001D6546" w:rsidP="001D6546">
      <w:pPr>
        <w:ind w:firstLine="188"/>
        <w:jc w:val="left"/>
      </w:pPr>
    </w:p>
    <w:p w14:paraId="21A6FAA8" w14:textId="77777777" w:rsidR="001D6546" w:rsidRDefault="001D6546" w:rsidP="001D6546">
      <w:pPr>
        <w:ind w:firstLineChars="0" w:firstLine="0"/>
        <w:jc w:val="left"/>
        <w:rPr>
          <w:u w:val="single"/>
        </w:rPr>
      </w:pPr>
    </w:p>
    <w:p w14:paraId="1DEAB6EE" w14:textId="77777777" w:rsidR="001D6546" w:rsidRDefault="001D6546" w:rsidP="001D6546">
      <w:pPr>
        <w:ind w:firstLineChars="0" w:firstLine="0"/>
        <w:jc w:val="left"/>
        <w:rPr>
          <w:u w:val="single"/>
        </w:rPr>
      </w:pPr>
    </w:p>
    <w:p w14:paraId="50788F44" w14:textId="77777777" w:rsidR="001D6546" w:rsidRDefault="001D6546" w:rsidP="001D6546">
      <w:pPr>
        <w:ind w:firstLineChars="0" w:firstLine="0"/>
        <w:jc w:val="left"/>
        <w:rPr>
          <w:u w:val="single"/>
        </w:rPr>
      </w:pPr>
    </w:p>
    <w:p w14:paraId="3C1D167E" w14:textId="77777777" w:rsidR="001D6546" w:rsidRDefault="001D6546" w:rsidP="001D6546">
      <w:pPr>
        <w:ind w:firstLineChars="0" w:firstLine="0"/>
        <w:jc w:val="left"/>
        <w:rPr>
          <w:u w:val="single"/>
        </w:rPr>
      </w:pPr>
    </w:p>
    <w:p w14:paraId="42F4C41A" w14:textId="77777777" w:rsidR="001D6546" w:rsidRDefault="001D6546" w:rsidP="001D6546">
      <w:pPr>
        <w:ind w:firstLineChars="0" w:firstLine="0"/>
        <w:jc w:val="left"/>
        <w:rPr>
          <w:u w:val="single"/>
        </w:rPr>
      </w:pPr>
    </w:p>
    <w:p w14:paraId="4313FB9A" w14:textId="77777777" w:rsidR="001D6546" w:rsidRDefault="001D6546" w:rsidP="001D6546">
      <w:pPr>
        <w:ind w:firstLineChars="0" w:firstLine="0"/>
        <w:jc w:val="left"/>
        <w:rPr>
          <w:u w:val="single"/>
        </w:rPr>
      </w:pPr>
    </w:p>
    <w:p w14:paraId="70A81AD5" w14:textId="77777777" w:rsidR="001D6546" w:rsidRPr="005903E4" w:rsidRDefault="001D6546" w:rsidP="001D6546">
      <w:pPr>
        <w:spacing w:line="240" w:lineRule="auto"/>
        <w:ind w:firstLineChars="0" w:firstLine="0"/>
      </w:pPr>
      <w:r w:rsidRPr="005903E4">
        <w:rPr>
          <w:rFonts w:hint="eastAsia"/>
        </w:rPr>
        <w:t>・d</w:t>
      </w:r>
      <w:r w:rsidRPr="005903E4">
        <w:t>rop</w:t>
      </w:r>
      <w:r w:rsidRPr="005903E4">
        <w:rPr>
          <w:rFonts w:hint="eastAsia"/>
        </w:rPr>
        <w:t>イベント</w:t>
      </w:r>
      <w:r>
        <w:rPr>
          <w:rFonts w:hint="eastAsia"/>
        </w:rPr>
        <w:t>は，</w:t>
      </w:r>
      <w:r w:rsidRPr="005903E4">
        <w:rPr>
          <w:rFonts w:hint="eastAsia"/>
        </w:rPr>
        <w:t>コマ目を特定のセルに</w:t>
      </w:r>
      <w:r>
        <w:rPr>
          <w:rFonts w:hint="eastAsia"/>
        </w:rPr>
        <w:t>ドロップしたら実行される．</w:t>
      </w:r>
      <w:r w:rsidRPr="005903E4">
        <w:t xml:space="preserve"> </w:t>
      </w:r>
    </w:p>
    <w:p w14:paraId="25186071" w14:textId="77777777" w:rsidR="009C2EE6" w:rsidRPr="001D6546" w:rsidRDefault="009C2EE6" w:rsidP="009C2EE6">
      <w:pPr>
        <w:ind w:firstLineChars="0" w:firstLine="0"/>
      </w:pPr>
    </w:p>
    <w:p w14:paraId="33389C3A" w14:textId="77777777" w:rsidR="009C2EE6" w:rsidRDefault="009C2EE6" w:rsidP="009C2EE6">
      <w:pPr>
        <w:ind w:firstLineChars="0" w:firstLine="0"/>
      </w:pPr>
    </w:p>
    <w:p w14:paraId="1DCE3A5C" w14:textId="77777777" w:rsidR="009C2EE6" w:rsidRDefault="009C2EE6" w:rsidP="009C2EE6">
      <w:pPr>
        <w:ind w:firstLineChars="0" w:firstLine="0"/>
      </w:pPr>
    </w:p>
    <w:p w14:paraId="18FE5F59" w14:textId="13A6CEF0" w:rsidR="009C2EE6" w:rsidRDefault="009C2EE6" w:rsidP="009C2EE6">
      <w:pPr>
        <w:tabs>
          <w:tab w:val="left" w:pos="1316"/>
        </w:tabs>
        <w:ind w:firstLine="188"/>
        <w:jc w:val="left"/>
      </w:pPr>
    </w:p>
    <w:p w14:paraId="5234FB92" w14:textId="3D503A48" w:rsidR="009C2EE6" w:rsidRDefault="009C2EE6" w:rsidP="009C2EE6">
      <w:pPr>
        <w:ind w:firstLine="188"/>
        <w:jc w:val="left"/>
      </w:pPr>
    </w:p>
    <w:p w14:paraId="49D8C26F" w14:textId="32EA4884" w:rsidR="009C2EE6" w:rsidRDefault="009C2EE6" w:rsidP="009C2EE6">
      <w:pPr>
        <w:ind w:firstLine="188"/>
        <w:jc w:val="left"/>
      </w:pPr>
    </w:p>
    <w:p w14:paraId="60ECB4BC" w14:textId="4F58BAC0" w:rsidR="009C2EE6" w:rsidRDefault="009C2EE6" w:rsidP="009C2EE6">
      <w:pPr>
        <w:ind w:firstLine="188"/>
        <w:jc w:val="left"/>
      </w:pPr>
    </w:p>
    <w:p w14:paraId="1807786C" w14:textId="77777777" w:rsidR="009C2EE6" w:rsidRDefault="009C2EE6" w:rsidP="009C2EE6">
      <w:pPr>
        <w:ind w:firstLineChars="0" w:firstLine="0"/>
      </w:pPr>
    </w:p>
    <w:p w14:paraId="71A3771C" w14:textId="77777777" w:rsidR="009C2EE6" w:rsidRDefault="009C2EE6" w:rsidP="009C2EE6">
      <w:pPr>
        <w:ind w:firstLineChars="0" w:firstLine="0"/>
      </w:pPr>
    </w:p>
    <w:p w14:paraId="6BC2F6EB" w14:textId="77777777" w:rsidR="001D6546" w:rsidRDefault="001D6546" w:rsidP="001D6546">
      <w:pPr>
        <w:ind w:firstLineChars="0"/>
        <w:jc w:val="left"/>
        <w:rPr>
          <w:b/>
          <w:sz w:val="28"/>
        </w:rPr>
      </w:pPr>
      <w:r>
        <w:rPr>
          <w:rFonts w:hint="eastAsia"/>
          <w:b/>
          <w:sz w:val="28"/>
        </w:rPr>
        <w:lastRenderedPageBreak/>
        <w:t>（５）</w:t>
      </w:r>
      <w:r w:rsidRPr="004357E6">
        <w:rPr>
          <w:rFonts w:hint="eastAsia"/>
          <w:b/>
          <w:sz w:val="28"/>
        </w:rPr>
        <w:t>時間割の更新機能</w:t>
      </w:r>
    </w:p>
    <w:p w14:paraId="53D2DDF8" w14:textId="77777777" w:rsidR="00D3596F" w:rsidRDefault="001D6546">
      <w:pPr>
        <w:ind w:firstLine="188"/>
        <w:jc w:val="left"/>
        <w:pPrChange w:id="279" w:author="ishidatek244" w:date="2024-03-10T22:53:00Z">
          <w:pPr>
            <w:ind w:firstLineChars="0"/>
            <w:jc w:val="left"/>
          </w:pPr>
        </w:pPrChange>
      </w:pPr>
      <w:r>
        <w:rPr>
          <w:rFonts w:ascii="Segoe UI" w:hAnsi="Segoe UI" w:cs="Segoe UI"/>
          <w:color w:val="0D0D0D"/>
          <w:shd w:val="clear" w:color="auto" w:fill="FFFFFF"/>
        </w:rPr>
        <w:t>時間割表の各セルにコマ目の情報を表示するための機能</w:t>
      </w:r>
      <w:r>
        <w:rPr>
          <w:rFonts w:ascii="Segoe UI" w:hAnsi="Segoe UI" w:cs="Segoe UI" w:hint="eastAsia"/>
          <w:color w:val="0D0D0D"/>
          <w:shd w:val="clear" w:color="auto" w:fill="FFFFFF"/>
        </w:rPr>
        <w:t>である</w:t>
      </w:r>
      <w:r>
        <w:rPr>
          <w:rFonts w:hint="eastAsia"/>
        </w:rPr>
        <w:t>．</w:t>
      </w:r>
    </w:p>
    <w:p w14:paraId="364EBF15" w14:textId="7237700F" w:rsidR="001D6546" w:rsidRPr="00010D1F" w:rsidRDefault="001D6546" w:rsidP="00D3596F">
      <w:pPr>
        <w:ind w:firstLine="188"/>
        <w:jc w:val="left"/>
        <w:rPr>
          <w:u w:val="single"/>
        </w:rPr>
      </w:pPr>
      <w:r w:rsidRPr="008C38CB">
        <w:rPr>
          <w:rFonts w:hint="eastAsia"/>
        </w:rPr>
        <w:t>時間割を更新する流れは次のとおりである．</w:t>
      </w:r>
    </w:p>
    <w:p w14:paraId="06056133" w14:textId="77777777" w:rsidR="001D6546" w:rsidRDefault="001D6546" w:rsidP="001D6546">
      <w:pPr>
        <w:ind w:firstLineChars="0"/>
        <w:jc w:val="left"/>
      </w:pPr>
      <w:r>
        <w:rPr>
          <w:rFonts w:hint="eastAsia"/>
        </w:rPr>
        <w:t>・</w:t>
      </w:r>
      <w:proofErr w:type="spellStart"/>
      <w:r>
        <w:rPr>
          <w:rFonts w:hint="eastAsia"/>
        </w:rPr>
        <w:t>q</w:t>
      </w:r>
      <w:r>
        <w:t>uerySelectorAll</w:t>
      </w:r>
      <w:proofErr w:type="spellEnd"/>
      <w:r>
        <w:t>(‘.</w:t>
      </w:r>
      <w:proofErr w:type="spellStart"/>
      <w:r>
        <w:t>komacell</w:t>
      </w:r>
      <w:proofErr w:type="spellEnd"/>
      <w:r>
        <w:t>’)</w:t>
      </w:r>
      <w:r>
        <w:rPr>
          <w:rFonts w:hint="eastAsia"/>
        </w:rPr>
        <w:t>を使用して，時間割表のすべてのセルを取得</w:t>
      </w:r>
    </w:p>
    <w:p w14:paraId="176E8978" w14:textId="77777777" w:rsidR="001D6546" w:rsidRDefault="001D6546" w:rsidP="001D6546">
      <w:pPr>
        <w:ind w:firstLineChars="0"/>
        <w:jc w:val="left"/>
      </w:pPr>
      <w:r>
        <w:rPr>
          <w:rFonts w:hint="eastAsia"/>
        </w:rPr>
        <w:t>・各セルに対してループを実行し，それぞれのセルに対応するコマ目情報を取得</w:t>
      </w:r>
    </w:p>
    <w:p w14:paraId="069C6CF5" w14:textId="77777777" w:rsidR="001D6546" w:rsidRDefault="001D6546" w:rsidP="001D6546">
      <w:pPr>
        <w:ind w:firstLineChars="0"/>
        <w:jc w:val="left"/>
      </w:pPr>
      <w:r>
        <w:rPr>
          <w:rFonts w:hint="eastAsia"/>
        </w:rPr>
        <w:t>・</w:t>
      </w:r>
      <w:proofErr w:type="spellStart"/>
      <w:r>
        <w:rPr>
          <w:rFonts w:hint="eastAsia"/>
        </w:rPr>
        <w:t>l</w:t>
      </w:r>
      <w:r>
        <w:t>ocalStorage.getItem</w:t>
      </w:r>
      <w:proofErr w:type="spellEnd"/>
      <w:r>
        <w:t>(</w:t>
      </w:r>
      <w:proofErr w:type="spellStart"/>
      <w:r>
        <w:t>cellId</w:t>
      </w:r>
      <w:proofErr w:type="spellEnd"/>
      <w:r>
        <w:t>)</w:t>
      </w:r>
      <w:r>
        <w:rPr>
          <w:rFonts w:hint="eastAsia"/>
        </w:rPr>
        <w:t>を使用して，セルのi</w:t>
      </w:r>
      <w:r>
        <w:t>d</w:t>
      </w:r>
      <w:r>
        <w:rPr>
          <w:rFonts w:hint="eastAsia"/>
        </w:rPr>
        <w:t>に関連付けられたコマ目情報を取得</w:t>
      </w:r>
    </w:p>
    <w:p w14:paraId="3A0C947F" w14:textId="77777777" w:rsidR="001D6546" w:rsidRDefault="001D6546" w:rsidP="001D6546">
      <w:pPr>
        <w:ind w:firstLineChars="0"/>
        <w:jc w:val="left"/>
      </w:pPr>
      <w:r>
        <w:rPr>
          <w:rFonts w:hint="eastAsia"/>
        </w:rPr>
        <w:t>・取得したデータがある場合は，</w:t>
      </w:r>
      <w:proofErr w:type="spellStart"/>
      <w:r>
        <w:t>JSON.parse</w:t>
      </w:r>
      <w:proofErr w:type="spellEnd"/>
      <w:r>
        <w:t>()</w:t>
      </w:r>
      <w:r>
        <w:rPr>
          <w:rFonts w:hint="eastAsia"/>
        </w:rPr>
        <w:t>を使用してセルに</w:t>
      </w:r>
      <w:proofErr w:type="spellStart"/>
      <w:r>
        <w:rPr>
          <w:rFonts w:hint="eastAsia"/>
        </w:rPr>
        <w:t>i</w:t>
      </w:r>
      <w:r>
        <w:t>nnerHTML</w:t>
      </w:r>
      <w:proofErr w:type="spellEnd"/>
      <w:r>
        <w:rPr>
          <w:rFonts w:hint="eastAsia"/>
        </w:rPr>
        <w:t>でコマ目</w:t>
      </w:r>
    </w:p>
    <w:p w14:paraId="0FA9AD66" w14:textId="77777777" w:rsidR="001D6546" w:rsidRDefault="001D6546" w:rsidP="001D6546">
      <w:pPr>
        <w:ind w:firstLineChars="0"/>
        <w:jc w:val="left"/>
      </w:pPr>
      <w:r>
        <w:rPr>
          <w:rFonts w:hint="eastAsia"/>
        </w:rPr>
        <w:t xml:space="preserve">　情報をセルに表示する．</w:t>
      </w:r>
    </w:p>
    <w:p w14:paraId="7B6DCCB0" w14:textId="77777777" w:rsidR="001D6546" w:rsidRDefault="001D6546" w:rsidP="001D6546">
      <w:pPr>
        <w:spacing w:line="240" w:lineRule="auto"/>
        <w:ind w:firstLineChars="0" w:firstLine="0"/>
        <w:jc w:val="center"/>
      </w:pPr>
      <w:r>
        <w:rPr>
          <w:rFonts w:hint="eastAsia"/>
        </w:rPr>
        <w:t>リスト4</w:t>
      </w:r>
      <w:r>
        <w:t xml:space="preserve">.2.11 </w:t>
      </w:r>
      <w:proofErr w:type="spellStart"/>
      <w:r>
        <w:rPr>
          <w:rFonts w:hint="eastAsia"/>
        </w:rPr>
        <w:t>d</w:t>
      </w:r>
      <w:r>
        <w:t>isplayCellsContent</w:t>
      </w:r>
      <w:proofErr w:type="spellEnd"/>
      <w:r>
        <w:t>( )</w:t>
      </w:r>
      <w:r>
        <w:rPr>
          <w:rFonts w:hint="eastAsia"/>
        </w:rPr>
        <w:t>関数.</w:t>
      </w:r>
    </w:p>
    <w:p w14:paraId="3E526357" w14:textId="77777777" w:rsidR="001D6546" w:rsidRDefault="001D6546" w:rsidP="001D6546">
      <w:pPr>
        <w:spacing w:line="240" w:lineRule="auto"/>
        <w:ind w:firstLineChars="0" w:firstLine="0"/>
      </w:pPr>
      <w:r>
        <w:rPr>
          <w:noProof/>
        </w:rPr>
        <mc:AlternateContent>
          <mc:Choice Requires="wps">
            <w:drawing>
              <wp:anchor distT="0" distB="0" distL="114300" distR="114300" simplePos="0" relativeHeight="251980800" behindDoc="0" locked="0" layoutInCell="1" allowOverlap="1" wp14:anchorId="7B84F1C2" wp14:editId="363BAA65">
                <wp:simplePos x="0" y="0"/>
                <wp:positionH relativeFrom="margin">
                  <wp:align>center</wp:align>
                </wp:positionH>
                <wp:positionV relativeFrom="paragraph">
                  <wp:posOffset>82550</wp:posOffset>
                </wp:positionV>
                <wp:extent cx="5794375" cy="4114800"/>
                <wp:effectExtent l="0" t="0" r="15875" b="19050"/>
                <wp:wrapNone/>
                <wp:docPr id="99" name="テキスト ボックス 99"/>
                <wp:cNvGraphicFramePr/>
                <a:graphic xmlns:a="http://schemas.openxmlformats.org/drawingml/2006/main">
                  <a:graphicData uri="http://schemas.microsoft.com/office/word/2010/wordprocessingShape">
                    <wps:wsp>
                      <wps:cNvSpPr txBox="1"/>
                      <wps:spPr>
                        <a:xfrm>
                          <a:off x="0" y="0"/>
                          <a:ext cx="5794375" cy="4114800"/>
                        </a:xfrm>
                        <a:prstGeom prst="rect">
                          <a:avLst/>
                        </a:prstGeom>
                        <a:solidFill>
                          <a:schemeClr val="lt1"/>
                        </a:solidFill>
                        <a:ln w="6350">
                          <a:solidFill>
                            <a:prstClr val="black"/>
                          </a:solidFill>
                        </a:ln>
                      </wps:spPr>
                      <wps:txbx>
                        <w:txbxContent>
                          <w:p w14:paraId="2D533C56" w14:textId="77777777" w:rsidR="001D6546" w:rsidRPr="00A33962" w:rsidRDefault="001D6546" w:rsidP="001D6546">
                            <w:pPr>
                              <w:ind w:firstLine="188"/>
                              <w:rPr>
                                <w:rFonts w:ascii="Consolas" w:hAnsi="Consolas"/>
                              </w:rPr>
                            </w:pPr>
                            <w:r w:rsidRPr="00A33962">
                              <w:rPr>
                                <w:rFonts w:ascii="Consolas" w:hAnsi="Consolas"/>
                              </w:rPr>
                              <w:t>//cell</w:t>
                            </w:r>
                            <w:r w:rsidRPr="00A33962">
                              <w:rPr>
                                <w:rFonts w:ascii="Consolas" w:hAnsi="Consolas"/>
                              </w:rPr>
                              <w:t>にコマ目を表示</w:t>
                            </w:r>
                          </w:p>
                          <w:p w14:paraId="6D3E7DC4" w14:textId="77777777" w:rsidR="001D6546" w:rsidRPr="00A33962" w:rsidRDefault="001D6546" w:rsidP="001D6546">
                            <w:pPr>
                              <w:ind w:firstLine="188"/>
                              <w:rPr>
                                <w:rFonts w:ascii="Consolas" w:hAnsi="Consolas"/>
                              </w:rPr>
                            </w:pPr>
                            <w:r w:rsidRPr="00A33962">
                              <w:rPr>
                                <w:rFonts w:ascii="Consolas" w:hAnsi="Consolas"/>
                              </w:rPr>
                              <w:t xml:space="preserve">function </w:t>
                            </w:r>
                            <w:proofErr w:type="spellStart"/>
                            <w:r w:rsidRPr="00A33962">
                              <w:rPr>
                                <w:rFonts w:ascii="Consolas" w:hAnsi="Consolas"/>
                              </w:rPr>
                              <w:t>displayCellsContent</w:t>
                            </w:r>
                            <w:proofErr w:type="spellEnd"/>
                            <w:r w:rsidRPr="00A33962">
                              <w:rPr>
                                <w:rFonts w:ascii="Consolas" w:hAnsi="Consolas"/>
                              </w:rPr>
                              <w:t>() {</w:t>
                            </w:r>
                          </w:p>
                          <w:p w14:paraId="116BAFD5"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const</w:t>
                            </w:r>
                            <w:proofErr w:type="spellEnd"/>
                            <w:r w:rsidRPr="00A33962">
                              <w:rPr>
                                <w:rFonts w:ascii="Consolas" w:hAnsi="Consolas"/>
                              </w:rPr>
                              <w:t xml:space="preserve"> cells = </w:t>
                            </w:r>
                            <w:proofErr w:type="spellStart"/>
                            <w:r w:rsidRPr="00A33962">
                              <w:rPr>
                                <w:rFonts w:ascii="Consolas" w:hAnsi="Consolas"/>
                              </w:rPr>
                              <w:t>document.querySelectorAll</w:t>
                            </w:r>
                            <w:proofErr w:type="spellEnd"/>
                            <w:r w:rsidRPr="00A33962">
                              <w:rPr>
                                <w:rFonts w:ascii="Consolas" w:hAnsi="Consolas"/>
                              </w:rPr>
                              <w:t>('.</w:t>
                            </w:r>
                            <w:proofErr w:type="spellStart"/>
                            <w:r w:rsidRPr="00A33962">
                              <w:rPr>
                                <w:rFonts w:ascii="Consolas" w:hAnsi="Consolas"/>
                              </w:rPr>
                              <w:t>komacell</w:t>
                            </w:r>
                            <w:proofErr w:type="spellEnd"/>
                            <w:r w:rsidRPr="00A33962">
                              <w:rPr>
                                <w:rFonts w:ascii="Consolas" w:hAnsi="Consolas"/>
                              </w:rPr>
                              <w:t>');</w:t>
                            </w:r>
                          </w:p>
                          <w:p w14:paraId="6B4539F2"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cells.forEach</w:t>
                            </w:r>
                            <w:proofErr w:type="spellEnd"/>
                            <w:r w:rsidRPr="00A33962">
                              <w:rPr>
                                <w:rFonts w:ascii="Consolas" w:hAnsi="Consolas"/>
                              </w:rPr>
                              <w:t>(cell =&gt; {</w:t>
                            </w:r>
                          </w:p>
                          <w:p w14:paraId="59CCE243"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const</w:t>
                            </w:r>
                            <w:proofErr w:type="spellEnd"/>
                            <w:r w:rsidRPr="00A33962">
                              <w:rPr>
                                <w:rFonts w:ascii="Consolas" w:hAnsi="Consolas"/>
                              </w:rPr>
                              <w:t xml:space="preserve"> </w:t>
                            </w:r>
                            <w:proofErr w:type="spellStart"/>
                            <w:r w:rsidRPr="00A33962">
                              <w:rPr>
                                <w:rFonts w:ascii="Consolas" w:hAnsi="Consolas"/>
                              </w:rPr>
                              <w:t>cellId</w:t>
                            </w:r>
                            <w:proofErr w:type="spellEnd"/>
                            <w:r w:rsidRPr="00A33962">
                              <w:rPr>
                                <w:rFonts w:ascii="Consolas" w:hAnsi="Consolas"/>
                              </w:rPr>
                              <w:t xml:space="preserve"> = cell.id;</w:t>
                            </w:r>
                          </w:p>
                          <w:p w14:paraId="24110D2B"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const</w:t>
                            </w:r>
                            <w:proofErr w:type="spellEnd"/>
                            <w:r w:rsidRPr="00A33962">
                              <w:rPr>
                                <w:rFonts w:ascii="Consolas" w:hAnsi="Consolas"/>
                              </w:rPr>
                              <w:t xml:space="preserve"> </w:t>
                            </w:r>
                            <w:proofErr w:type="spellStart"/>
                            <w:r w:rsidRPr="00A33962">
                              <w:rPr>
                                <w:rFonts w:ascii="Consolas" w:hAnsi="Consolas"/>
                              </w:rPr>
                              <w:t>storedData</w:t>
                            </w:r>
                            <w:proofErr w:type="spellEnd"/>
                            <w:r w:rsidRPr="00A33962">
                              <w:rPr>
                                <w:rFonts w:ascii="Consolas" w:hAnsi="Consolas"/>
                              </w:rPr>
                              <w:t xml:space="preserve"> = </w:t>
                            </w:r>
                            <w:proofErr w:type="spellStart"/>
                            <w:r w:rsidRPr="00A33962">
                              <w:rPr>
                                <w:rFonts w:ascii="Consolas" w:hAnsi="Consolas"/>
                              </w:rPr>
                              <w:t>localStorage.getItem</w:t>
                            </w:r>
                            <w:proofErr w:type="spellEnd"/>
                            <w:r w:rsidRPr="00A33962">
                              <w:rPr>
                                <w:rFonts w:ascii="Consolas" w:hAnsi="Consolas"/>
                              </w:rPr>
                              <w:t>(</w:t>
                            </w:r>
                            <w:proofErr w:type="spellStart"/>
                            <w:r w:rsidRPr="00A33962">
                              <w:rPr>
                                <w:rFonts w:ascii="Consolas" w:hAnsi="Consolas"/>
                              </w:rPr>
                              <w:t>cellId</w:t>
                            </w:r>
                            <w:proofErr w:type="spellEnd"/>
                            <w:r w:rsidRPr="00A33962">
                              <w:rPr>
                                <w:rFonts w:ascii="Consolas" w:hAnsi="Consolas"/>
                              </w:rPr>
                              <w:t>);</w:t>
                            </w:r>
                          </w:p>
                          <w:p w14:paraId="3D32E285" w14:textId="77777777" w:rsidR="001D6546" w:rsidRPr="00A33962" w:rsidRDefault="001D6546" w:rsidP="001D6546">
                            <w:pPr>
                              <w:ind w:firstLine="188"/>
                              <w:rPr>
                                <w:rFonts w:ascii="Consolas" w:hAnsi="Consolas"/>
                              </w:rPr>
                            </w:pPr>
                            <w:r w:rsidRPr="00A33962">
                              <w:rPr>
                                <w:rFonts w:ascii="Consolas" w:hAnsi="Consolas"/>
                              </w:rPr>
                              <w:t xml:space="preserve">    if (</w:t>
                            </w:r>
                            <w:proofErr w:type="spellStart"/>
                            <w:r w:rsidRPr="00A33962">
                              <w:rPr>
                                <w:rFonts w:ascii="Consolas" w:hAnsi="Consolas"/>
                              </w:rPr>
                              <w:t>storedData</w:t>
                            </w:r>
                            <w:proofErr w:type="spellEnd"/>
                            <w:r w:rsidRPr="00A33962">
                              <w:rPr>
                                <w:rFonts w:ascii="Consolas" w:hAnsi="Consolas"/>
                              </w:rPr>
                              <w:t>) {</w:t>
                            </w:r>
                          </w:p>
                          <w:p w14:paraId="6428CF1F"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const</w:t>
                            </w:r>
                            <w:proofErr w:type="spellEnd"/>
                            <w:r w:rsidRPr="00A33962">
                              <w:rPr>
                                <w:rFonts w:ascii="Consolas" w:hAnsi="Consolas"/>
                              </w:rPr>
                              <w:t xml:space="preserve"> </w:t>
                            </w:r>
                            <w:proofErr w:type="spellStart"/>
                            <w:r w:rsidRPr="00A33962">
                              <w:rPr>
                                <w:rFonts w:ascii="Consolas" w:hAnsi="Consolas"/>
                              </w:rPr>
                              <w:t>dataObject</w:t>
                            </w:r>
                            <w:proofErr w:type="spellEnd"/>
                            <w:r w:rsidRPr="00A33962">
                              <w:rPr>
                                <w:rFonts w:ascii="Consolas" w:hAnsi="Consolas"/>
                              </w:rPr>
                              <w:t xml:space="preserve"> = </w:t>
                            </w:r>
                            <w:proofErr w:type="spellStart"/>
                            <w:r w:rsidRPr="00A33962">
                              <w:rPr>
                                <w:rFonts w:ascii="Consolas" w:hAnsi="Consolas"/>
                              </w:rPr>
                              <w:t>JSON.parse</w:t>
                            </w:r>
                            <w:proofErr w:type="spellEnd"/>
                            <w:r w:rsidRPr="00A33962">
                              <w:rPr>
                                <w:rFonts w:ascii="Consolas" w:hAnsi="Consolas"/>
                              </w:rPr>
                              <w:t>(</w:t>
                            </w:r>
                            <w:proofErr w:type="spellStart"/>
                            <w:r w:rsidRPr="00A33962">
                              <w:rPr>
                                <w:rFonts w:ascii="Consolas" w:hAnsi="Consolas"/>
                              </w:rPr>
                              <w:t>storedData</w:t>
                            </w:r>
                            <w:proofErr w:type="spellEnd"/>
                            <w:r w:rsidRPr="00A33962">
                              <w:rPr>
                                <w:rFonts w:ascii="Consolas" w:hAnsi="Consolas"/>
                              </w:rPr>
                              <w:t xml:space="preserve">); // </w:t>
                            </w:r>
                            <w:r w:rsidRPr="00A33962">
                              <w:rPr>
                                <w:rFonts w:ascii="Consolas" w:hAnsi="Consolas"/>
                              </w:rPr>
                              <w:t>データが</w:t>
                            </w:r>
                            <w:r w:rsidRPr="00A33962">
                              <w:rPr>
                                <w:rFonts w:ascii="Consolas" w:hAnsi="Consolas"/>
                              </w:rPr>
                              <w:t>JSON</w:t>
                            </w:r>
                            <w:r w:rsidRPr="00A33962">
                              <w:rPr>
                                <w:rFonts w:ascii="Consolas" w:hAnsi="Consolas"/>
                              </w:rPr>
                              <w:t>形式の場合</w:t>
                            </w:r>
                          </w:p>
                          <w:p w14:paraId="0C9ECB0E"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cell.innerHTML</w:t>
                            </w:r>
                            <w:proofErr w:type="spellEnd"/>
                            <w:r w:rsidRPr="00A33962">
                              <w:rPr>
                                <w:rFonts w:ascii="Consolas" w:hAnsi="Consolas"/>
                              </w:rPr>
                              <w:t xml:space="preserve"> = </w:t>
                            </w:r>
                            <w:proofErr w:type="spellStart"/>
                            <w:r w:rsidRPr="00A33962">
                              <w:rPr>
                                <w:rFonts w:ascii="Consolas" w:hAnsi="Consolas"/>
                              </w:rPr>
                              <w:t>dataObject.content</w:t>
                            </w:r>
                            <w:proofErr w:type="spellEnd"/>
                            <w:r w:rsidRPr="00A33962">
                              <w:rPr>
                                <w:rFonts w:ascii="Consolas" w:hAnsi="Consolas"/>
                              </w:rPr>
                              <w:t>; // content</w:t>
                            </w:r>
                            <w:r w:rsidRPr="00A33962">
                              <w:rPr>
                                <w:rFonts w:ascii="Consolas" w:hAnsi="Consolas"/>
                              </w:rPr>
                              <w:t>プロパティに保存された内容を設定</w:t>
                            </w:r>
                          </w:p>
                          <w:p w14:paraId="42E0960D" w14:textId="77777777" w:rsidR="001D6546" w:rsidRPr="00A33962" w:rsidRDefault="001D6546" w:rsidP="001D6546">
                            <w:pPr>
                              <w:ind w:firstLine="188"/>
                              <w:rPr>
                                <w:rFonts w:ascii="Consolas" w:hAnsi="Consolas"/>
                              </w:rPr>
                            </w:pPr>
                            <w:r w:rsidRPr="00A33962">
                              <w:rPr>
                                <w:rFonts w:ascii="Consolas" w:hAnsi="Consolas"/>
                              </w:rPr>
                              <w:t xml:space="preserve">    } else{</w:t>
                            </w:r>
                          </w:p>
                          <w:p w14:paraId="3CE952E1" w14:textId="77777777" w:rsidR="001D6546" w:rsidRPr="00A33962" w:rsidRDefault="001D6546" w:rsidP="001D6546">
                            <w:pPr>
                              <w:ind w:firstLine="188"/>
                              <w:rPr>
                                <w:rFonts w:ascii="Consolas" w:hAnsi="Consolas"/>
                              </w:rPr>
                            </w:pPr>
                            <w:r w:rsidRPr="00A33962">
                              <w:rPr>
                                <w:rFonts w:ascii="Consolas" w:hAnsi="Consolas"/>
                              </w:rPr>
                              <w:t xml:space="preserve">      </w:t>
                            </w:r>
                            <w:proofErr w:type="spellStart"/>
                            <w:r w:rsidRPr="00A33962">
                              <w:rPr>
                                <w:rFonts w:ascii="Consolas" w:hAnsi="Consolas"/>
                              </w:rPr>
                              <w:t>cell.innerHTML</w:t>
                            </w:r>
                            <w:proofErr w:type="spellEnd"/>
                            <w:r w:rsidRPr="00A33962">
                              <w:rPr>
                                <w:rFonts w:ascii="Consolas" w:hAnsi="Consolas"/>
                              </w:rPr>
                              <w:t xml:space="preserve"> = ""; //</w:t>
                            </w:r>
                            <w:r w:rsidRPr="00A33962">
                              <w:rPr>
                                <w:rFonts w:ascii="Consolas" w:hAnsi="Consolas"/>
                              </w:rPr>
                              <w:t>その</w:t>
                            </w:r>
                            <w:r w:rsidRPr="00A33962">
                              <w:rPr>
                                <w:rFonts w:ascii="Consolas" w:hAnsi="Consolas"/>
                              </w:rPr>
                              <w:t>cell</w:t>
                            </w:r>
                            <w:r w:rsidRPr="00A33962">
                              <w:rPr>
                                <w:rFonts w:ascii="Consolas" w:hAnsi="Consolas"/>
                              </w:rPr>
                              <w:t>の</w:t>
                            </w:r>
                            <w:r w:rsidRPr="00A33962">
                              <w:rPr>
                                <w:rFonts w:ascii="Consolas" w:hAnsi="Consolas"/>
                              </w:rPr>
                              <w:t>id</w:t>
                            </w:r>
                            <w:r w:rsidRPr="00A33962">
                              <w:rPr>
                                <w:rFonts w:ascii="Consolas" w:hAnsi="Consolas"/>
                              </w:rPr>
                              <w:t>に何もセットされてなかったら空白をいれる</w:t>
                            </w:r>
                          </w:p>
                          <w:p w14:paraId="5E1D59A1" w14:textId="77777777" w:rsidR="001D6546" w:rsidRPr="00A33962" w:rsidRDefault="001D6546" w:rsidP="001D6546">
                            <w:pPr>
                              <w:ind w:firstLine="188"/>
                              <w:rPr>
                                <w:rFonts w:ascii="Consolas" w:hAnsi="Consolas"/>
                              </w:rPr>
                            </w:pPr>
                            <w:r w:rsidRPr="00A33962">
                              <w:rPr>
                                <w:rFonts w:ascii="Consolas" w:hAnsi="Consolas"/>
                              </w:rPr>
                              <w:t xml:space="preserve">    }</w:t>
                            </w:r>
                          </w:p>
                          <w:p w14:paraId="270451CD" w14:textId="77777777" w:rsidR="001D6546" w:rsidRPr="00A33962" w:rsidRDefault="001D6546" w:rsidP="001D6546">
                            <w:pPr>
                              <w:ind w:firstLineChars="200" w:firstLine="376"/>
                              <w:rPr>
                                <w:rFonts w:ascii="Consolas" w:hAnsi="Consolas"/>
                              </w:rPr>
                            </w:pPr>
                            <w:r w:rsidRPr="00A33962">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4F1C2" id="テキスト ボックス 99" o:spid="_x0000_s1063" type="#_x0000_t202" style="position:absolute;left:0;text-align:left;margin-left:0;margin-top:6.5pt;width:456.25pt;height:324pt;z-index:25198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" fillcolor="white [3201]" strokeweight=".5pt">
                <v:textbox>
                  <w:txbxContent>
                    <w:p w14:paraId="2D533C56" w14:textId="77777777" w:rsidR="001D6546" w:rsidRPr="00A33962" w:rsidRDefault="001D6546" w:rsidP="001D6546">
                      <w:pPr>
                        <w:ind w:firstLine="188"/>
                        <w:rPr>
                          <w:rFonts w:ascii="Consolas" w:hAnsi="Consolas"/>
                        </w:rPr>
                      </w:pPr>
                      <w:r w:rsidRPr="00A33962">
                        <w:rPr>
                          <w:rFonts w:ascii="Consolas" w:hAnsi="Consolas"/>
                        </w:rPr>
                        <w:t>//cell</w:t>
                      </w:r>
                      <w:r w:rsidRPr="00A33962">
                        <w:rPr>
                          <w:rFonts w:ascii="Consolas" w:hAnsi="Consolas"/>
                        </w:rPr>
                        <w:t>にコマ目を表示</w:t>
                      </w:r>
                    </w:p>
                    <w:p w14:paraId="6D3E7DC4" w14:textId="77777777" w:rsidR="001D6546" w:rsidRPr="00A33962" w:rsidRDefault="001D6546" w:rsidP="001D6546">
                      <w:pPr>
                        <w:ind w:firstLine="188"/>
                        <w:rPr>
                          <w:rFonts w:ascii="Consolas" w:hAnsi="Consolas"/>
                        </w:rPr>
                      </w:pPr>
                      <w:r w:rsidRPr="00A33962">
                        <w:rPr>
                          <w:rFonts w:ascii="Consolas" w:hAnsi="Consolas"/>
                        </w:rPr>
                        <w:t>function displayCellsContent() {</w:t>
                      </w:r>
                    </w:p>
                    <w:p w14:paraId="116BAFD5" w14:textId="77777777" w:rsidR="001D6546" w:rsidRPr="00A33962" w:rsidRDefault="001D6546" w:rsidP="001D6546">
                      <w:pPr>
                        <w:ind w:firstLine="188"/>
                        <w:rPr>
                          <w:rFonts w:ascii="Consolas" w:hAnsi="Consolas"/>
                        </w:rPr>
                      </w:pPr>
                      <w:r w:rsidRPr="00A33962">
                        <w:rPr>
                          <w:rFonts w:ascii="Consolas" w:hAnsi="Consolas"/>
                        </w:rPr>
                        <w:t xml:space="preserve">  const cells = document.querySelectorAll('.komacell');</w:t>
                      </w:r>
                    </w:p>
                    <w:p w14:paraId="6B4539F2" w14:textId="77777777" w:rsidR="001D6546" w:rsidRPr="00A33962" w:rsidRDefault="001D6546" w:rsidP="001D6546">
                      <w:pPr>
                        <w:ind w:firstLine="188"/>
                        <w:rPr>
                          <w:rFonts w:ascii="Consolas" w:hAnsi="Consolas"/>
                        </w:rPr>
                      </w:pPr>
                      <w:r w:rsidRPr="00A33962">
                        <w:rPr>
                          <w:rFonts w:ascii="Consolas" w:hAnsi="Consolas"/>
                        </w:rPr>
                        <w:t xml:space="preserve">  cells.forEach(cell =&gt; {</w:t>
                      </w:r>
                    </w:p>
                    <w:p w14:paraId="59CCE243" w14:textId="77777777" w:rsidR="001D6546" w:rsidRPr="00A33962" w:rsidRDefault="001D6546" w:rsidP="001D6546">
                      <w:pPr>
                        <w:ind w:firstLine="188"/>
                        <w:rPr>
                          <w:rFonts w:ascii="Consolas" w:hAnsi="Consolas"/>
                        </w:rPr>
                      </w:pPr>
                      <w:r w:rsidRPr="00A33962">
                        <w:rPr>
                          <w:rFonts w:ascii="Consolas" w:hAnsi="Consolas"/>
                        </w:rPr>
                        <w:t xml:space="preserve">    const cellId = cell.id;</w:t>
                      </w:r>
                    </w:p>
                    <w:p w14:paraId="24110D2B" w14:textId="77777777" w:rsidR="001D6546" w:rsidRPr="00A33962" w:rsidRDefault="001D6546" w:rsidP="001D6546">
                      <w:pPr>
                        <w:ind w:firstLine="188"/>
                        <w:rPr>
                          <w:rFonts w:ascii="Consolas" w:hAnsi="Consolas"/>
                        </w:rPr>
                      </w:pPr>
                      <w:r w:rsidRPr="00A33962">
                        <w:rPr>
                          <w:rFonts w:ascii="Consolas" w:hAnsi="Consolas"/>
                        </w:rPr>
                        <w:t xml:space="preserve">    const storedData = localStorage.getItem(cellId);</w:t>
                      </w:r>
                    </w:p>
                    <w:p w14:paraId="3D32E285" w14:textId="77777777" w:rsidR="001D6546" w:rsidRPr="00A33962" w:rsidRDefault="001D6546" w:rsidP="001D6546">
                      <w:pPr>
                        <w:ind w:firstLine="188"/>
                        <w:rPr>
                          <w:rFonts w:ascii="Consolas" w:hAnsi="Consolas"/>
                        </w:rPr>
                      </w:pPr>
                      <w:r w:rsidRPr="00A33962">
                        <w:rPr>
                          <w:rFonts w:ascii="Consolas" w:hAnsi="Consolas"/>
                        </w:rPr>
                        <w:t xml:space="preserve">    if (storedData) {</w:t>
                      </w:r>
                    </w:p>
                    <w:p w14:paraId="6428CF1F" w14:textId="77777777" w:rsidR="001D6546" w:rsidRPr="00A33962" w:rsidRDefault="001D6546" w:rsidP="001D6546">
                      <w:pPr>
                        <w:ind w:firstLine="188"/>
                        <w:rPr>
                          <w:rFonts w:ascii="Consolas" w:hAnsi="Consolas"/>
                        </w:rPr>
                      </w:pPr>
                      <w:r w:rsidRPr="00A33962">
                        <w:rPr>
                          <w:rFonts w:ascii="Consolas" w:hAnsi="Consolas"/>
                        </w:rPr>
                        <w:t xml:space="preserve">      const dataObject = JSON.parse(storedData); // </w:t>
                      </w:r>
                      <w:r w:rsidRPr="00A33962">
                        <w:rPr>
                          <w:rFonts w:ascii="Consolas" w:hAnsi="Consolas"/>
                        </w:rPr>
                        <w:t>データが</w:t>
                      </w:r>
                      <w:r w:rsidRPr="00A33962">
                        <w:rPr>
                          <w:rFonts w:ascii="Consolas" w:hAnsi="Consolas"/>
                        </w:rPr>
                        <w:t>JSON</w:t>
                      </w:r>
                      <w:r w:rsidRPr="00A33962">
                        <w:rPr>
                          <w:rFonts w:ascii="Consolas" w:hAnsi="Consolas"/>
                        </w:rPr>
                        <w:t>形式の場合</w:t>
                      </w:r>
                    </w:p>
                    <w:p w14:paraId="0C9ECB0E" w14:textId="77777777" w:rsidR="001D6546" w:rsidRPr="00A33962" w:rsidRDefault="001D6546" w:rsidP="001D6546">
                      <w:pPr>
                        <w:ind w:firstLine="188"/>
                        <w:rPr>
                          <w:rFonts w:ascii="Consolas" w:hAnsi="Consolas"/>
                        </w:rPr>
                      </w:pPr>
                      <w:r w:rsidRPr="00A33962">
                        <w:rPr>
                          <w:rFonts w:ascii="Consolas" w:hAnsi="Consolas"/>
                        </w:rPr>
                        <w:t xml:space="preserve">      cell.innerHTML = dataObject.content; // content</w:t>
                      </w:r>
                      <w:r w:rsidRPr="00A33962">
                        <w:rPr>
                          <w:rFonts w:ascii="Consolas" w:hAnsi="Consolas"/>
                        </w:rPr>
                        <w:t>プロパティに保存された内容を設定</w:t>
                      </w:r>
                    </w:p>
                    <w:p w14:paraId="42E0960D" w14:textId="77777777" w:rsidR="001D6546" w:rsidRPr="00A33962" w:rsidRDefault="001D6546" w:rsidP="001D6546">
                      <w:pPr>
                        <w:ind w:firstLine="188"/>
                        <w:rPr>
                          <w:rFonts w:ascii="Consolas" w:hAnsi="Consolas"/>
                        </w:rPr>
                      </w:pPr>
                      <w:r w:rsidRPr="00A33962">
                        <w:rPr>
                          <w:rFonts w:ascii="Consolas" w:hAnsi="Consolas"/>
                        </w:rPr>
                        <w:t xml:space="preserve">    } else{</w:t>
                      </w:r>
                    </w:p>
                    <w:p w14:paraId="3CE952E1" w14:textId="77777777" w:rsidR="001D6546" w:rsidRPr="00A33962" w:rsidRDefault="001D6546" w:rsidP="001D6546">
                      <w:pPr>
                        <w:ind w:firstLine="188"/>
                        <w:rPr>
                          <w:rFonts w:ascii="Consolas" w:hAnsi="Consolas"/>
                        </w:rPr>
                      </w:pPr>
                      <w:r w:rsidRPr="00A33962">
                        <w:rPr>
                          <w:rFonts w:ascii="Consolas" w:hAnsi="Consolas"/>
                        </w:rPr>
                        <w:t xml:space="preserve">      cell.innerHTML = ""; //</w:t>
                      </w:r>
                      <w:r w:rsidRPr="00A33962">
                        <w:rPr>
                          <w:rFonts w:ascii="Consolas" w:hAnsi="Consolas"/>
                        </w:rPr>
                        <w:t>その</w:t>
                      </w:r>
                      <w:r w:rsidRPr="00A33962">
                        <w:rPr>
                          <w:rFonts w:ascii="Consolas" w:hAnsi="Consolas"/>
                        </w:rPr>
                        <w:t>cell</w:t>
                      </w:r>
                      <w:r w:rsidRPr="00A33962">
                        <w:rPr>
                          <w:rFonts w:ascii="Consolas" w:hAnsi="Consolas"/>
                        </w:rPr>
                        <w:t>の</w:t>
                      </w:r>
                      <w:r w:rsidRPr="00A33962">
                        <w:rPr>
                          <w:rFonts w:ascii="Consolas" w:hAnsi="Consolas"/>
                        </w:rPr>
                        <w:t>id</w:t>
                      </w:r>
                      <w:r w:rsidRPr="00A33962">
                        <w:rPr>
                          <w:rFonts w:ascii="Consolas" w:hAnsi="Consolas"/>
                        </w:rPr>
                        <w:t>に何もセットされてなかったら空白をいれる</w:t>
                      </w:r>
                    </w:p>
                    <w:p w14:paraId="5E1D59A1" w14:textId="77777777" w:rsidR="001D6546" w:rsidRPr="00A33962" w:rsidRDefault="001D6546" w:rsidP="001D6546">
                      <w:pPr>
                        <w:ind w:firstLine="188"/>
                        <w:rPr>
                          <w:rFonts w:ascii="Consolas" w:hAnsi="Consolas"/>
                        </w:rPr>
                      </w:pPr>
                      <w:r w:rsidRPr="00A33962">
                        <w:rPr>
                          <w:rFonts w:ascii="Consolas" w:hAnsi="Consolas"/>
                        </w:rPr>
                        <w:t xml:space="preserve">    }</w:t>
                      </w:r>
                    </w:p>
                    <w:p w14:paraId="270451CD" w14:textId="77777777" w:rsidR="001D6546" w:rsidRPr="00A33962" w:rsidRDefault="001D6546" w:rsidP="001D6546">
                      <w:pPr>
                        <w:ind w:firstLineChars="200" w:firstLine="376"/>
                        <w:rPr>
                          <w:rFonts w:ascii="Consolas" w:hAnsi="Consolas"/>
                        </w:rPr>
                      </w:pPr>
                      <w:r w:rsidRPr="00A33962">
                        <w:rPr>
                          <w:rFonts w:ascii="Consolas" w:hAnsi="Consolas"/>
                        </w:rPr>
                        <w:t>});}</w:t>
                      </w:r>
                    </w:p>
                  </w:txbxContent>
                </v:textbox>
                <w10:wrap anchorx="margin"/>
              </v:shape>
            </w:pict>
          </mc:Fallback>
        </mc:AlternateContent>
      </w:r>
    </w:p>
    <w:p w14:paraId="79B9CD8E" w14:textId="77777777" w:rsidR="001D6546" w:rsidRDefault="001D6546" w:rsidP="001D6546">
      <w:pPr>
        <w:spacing w:line="240" w:lineRule="auto"/>
        <w:ind w:firstLineChars="0" w:firstLine="0"/>
      </w:pPr>
    </w:p>
    <w:p w14:paraId="680FAF54" w14:textId="77777777" w:rsidR="001D6546" w:rsidRDefault="001D6546" w:rsidP="001D6546">
      <w:pPr>
        <w:spacing w:line="240" w:lineRule="auto"/>
        <w:ind w:firstLineChars="0" w:firstLine="0"/>
      </w:pPr>
    </w:p>
    <w:p w14:paraId="3CC61557" w14:textId="77777777" w:rsidR="001D6546" w:rsidRDefault="001D6546" w:rsidP="001D6546">
      <w:pPr>
        <w:spacing w:line="240" w:lineRule="auto"/>
        <w:ind w:firstLineChars="0" w:firstLine="0"/>
      </w:pPr>
    </w:p>
    <w:p w14:paraId="162D6CB2" w14:textId="77777777" w:rsidR="001D6546" w:rsidRDefault="001D6546" w:rsidP="001D6546">
      <w:pPr>
        <w:spacing w:line="240" w:lineRule="auto"/>
        <w:ind w:firstLineChars="0" w:firstLine="0"/>
      </w:pPr>
    </w:p>
    <w:p w14:paraId="67AFA415" w14:textId="77777777" w:rsidR="001D6546" w:rsidRDefault="001D6546" w:rsidP="001D6546">
      <w:pPr>
        <w:spacing w:line="240" w:lineRule="auto"/>
        <w:ind w:firstLineChars="0" w:firstLine="0"/>
      </w:pPr>
    </w:p>
    <w:p w14:paraId="5836950A" w14:textId="77777777" w:rsidR="001D6546" w:rsidRDefault="001D6546" w:rsidP="001D6546">
      <w:pPr>
        <w:spacing w:line="240" w:lineRule="auto"/>
        <w:ind w:firstLineChars="0" w:firstLine="0"/>
      </w:pPr>
    </w:p>
    <w:p w14:paraId="4100918D" w14:textId="77777777" w:rsidR="001D6546" w:rsidRDefault="001D6546" w:rsidP="001D6546">
      <w:pPr>
        <w:spacing w:line="240" w:lineRule="auto"/>
        <w:ind w:firstLineChars="0" w:firstLine="0"/>
      </w:pPr>
    </w:p>
    <w:p w14:paraId="4DDC9DCC" w14:textId="77777777" w:rsidR="001D6546" w:rsidRDefault="001D6546" w:rsidP="001D6546">
      <w:pPr>
        <w:spacing w:line="240" w:lineRule="auto"/>
        <w:ind w:firstLineChars="0" w:firstLine="0"/>
      </w:pPr>
    </w:p>
    <w:p w14:paraId="239E7134" w14:textId="77777777" w:rsidR="001D6546" w:rsidRDefault="001D6546" w:rsidP="001D6546">
      <w:pPr>
        <w:spacing w:line="240" w:lineRule="auto"/>
        <w:ind w:firstLineChars="0" w:firstLine="0"/>
      </w:pPr>
    </w:p>
    <w:p w14:paraId="1069A66B" w14:textId="77777777" w:rsidR="001D6546" w:rsidRDefault="001D6546" w:rsidP="001D6546">
      <w:pPr>
        <w:spacing w:line="240" w:lineRule="auto"/>
        <w:ind w:firstLineChars="0" w:firstLine="0"/>
      </w:pPr>
    </w:p>
    <w:p w14:paraId="40221822" w14:textId="77777777" w:rsidR="001D6546" w:rsidRDefault="001D6546" w:rsidP="001D6546">
      <w:pPr>
        <w:spacing w:line="240" w:lineRule="auto"/>
        <w:ind w:firstLineChars="0" w:firstLine="0"/>
      </w:pPr>
    </w:p>
    <w:p w14:paraId="7704B234" w14:textId="77777777" w:rsidR="001D6546" w:rsidRDefault="001D6546" w:rsidP="001D6546">
      <w:pPr>
        <w:spacing w:line="240" w:lineRule="auto"/>
        <w:ind w:firstLineChars="0" w:firstLine="0"/>
      </w:pPr>
    </w:p>
    <w:p w14:paraId="0A357DA3" w14:textId="77777777" w:rsidR="001D6546" w:rsidRDefault="001D6546" w:rsidP="001D6546">
      <w:pPr>
        <w:spacing w:line="240" w:lineRule="auto"/>
        <w:ind w:firstLineChars="0" w:firstLine="0"/>
      </w:pPr>
    </w:p>
    <w:p w14:paraId="41219CB9" w14:textId="77777777" w:rsidR="001D6546" w:rsidRDefault="001D6546" w:rsidP="001D6546">
      <w:pPr>
        <w:spacing w:line="240" w:lineRule="auto"/>
        <w:ind w:firstLineChars="0" w:firstLine="0"/>
      </w:pPr>
    </w:p>
    <w:p w14:paraId="41863C20" w14:textId="77777777" w:rsidR="001D6546" w:rsidRDefault="001D6546" w:rsidP="001D6546">
      <w:pPr>
        <w:spacing w:line="240" w:lineRule="auto"/>
        <w:ind w:firstLineChars="0" w:firstLine="0"/>
      </w:pPr>
    </w:p>
    <w:p w14:paraId="55BD6613" w14:textId="77777777" w:rsidR="001D6546" w:rsidRDefault="001D6546" w:rsidP="001D6546">
      <w:pPr>
        <w:spacing w:line="240" w:lineRule="auto"/>
        <w:ind w:firstLineChars="0" w:firstLine="0"/>
      </w:pPr>
    </w:p>
    <w:p w14:paraId="5E01C78F" w14:textId="77777777" w:rsidR="001D6546" w:rsidRDefault="001D6546" w:rsidP="001D6546">
      <w:pPr>
        <w:spacing w:line="240" w:lineRule="auto"/>
        <w:ind w:firstLineChars="0" w:firstLine="0"/>
      </w:pPr>
    </w:p>
    <w:p w14:paraId="05519EEE" w14:textId="77777777" w:rsidR="001D6546" w:rsidRDefault="001D6546" w:rsidP="001D6546">
      <w:pPr>
        <w:spacing w:line="240" w:lineRule="auto"/>
        <w:ind w:firstLineChars="0" w:firstLine="0"/>
      </w:pPr>
    </w:p>
    <w:p w14:paraId="274ACC1B" w14:textId="77777777" w:rsidR="001D6546" w:rsidRDefault="001D6546" w:rsidP="001D6546">
      <w:pPr>
        <w:spacing w:line="240" w:lineRule="auto"/>
        <w:ind w:firstLineChars="0" w:firstLine="0"/>
      </w:pPr>
      <w:r>
        <w:rPr>
          <w:rFonts w:hint="eastAsia"/>
        </w:rPr>
        <w:t>・</w:t>
      </w:r>
      <w:proofErr w:type="spellStart"/>
      <w:r>
        <w:t>displayCellsContent</w:t>
      </w:r>
      <w:proofErr w:type="spellEnd"/>
      <w:r>
        <w:t>()</w:t>
      </w:r>
      <w:r>
        <w:rPr>
          <w:rFonts w:hint="eastAsia"/>
        </w:rPr>
        <w:t>関数で，セルにコマ目情報を表示する．</w:t>
      </w:r>
    </w:p>
    <w:p w14:paraId="143488B7" w14:textId="5AA8D950" w:rsidR="009C2EE6" w:rsidRDefault="009C2EE6" w:rsidP="009C2EE6">
      <w:pPr>
        <w:spacing w:line="240" w:lineRule="auto"/>
        <w:ind w:firstLineChars="0" w:firstLine="0"/>
      </w:pPr>
    </w:p>
    <w:p w14:paraId="58AC11F1" w14:textId="55A5CCA3" w:rsidR="009C2EE6" w:rsidRDefault="009C2EE6" w:rsidP="009C2EE6">
      <w:pPr>
        <w:pStyle w:val="2"/>
      </w:pPr>
      <w:bookmarkStart w:id="280" w:name="_Toc161049448"/>
      <w:r>
        <w:rPr>
          <w:rFonts w:hint="eastAsia"/>
        </w:rPr>
        <w:lastRenderedPageBreak/>
        <w:t>学生側の時間割インタフェースについて</w:t>
      </w:r>
      <w:bookmarkEnd w:id="280"/>
    </w:p>
    <w:p w14:paraId="0C790688" w14:textId="77777777" w:rsidR="008C38CB" w:rsidRDefault="008C38CB" w:rsidP="008C38CB">
      <w:pPr>
        <w:ind w:firstLineChars="250" w:firstLine="470"/>
        <w:jc w:val="left"/>
      </w:pPr>
      <w:r>
        <w:t>学生側では時間割</w:t>
      </w:r>
      <w:r>
        <w:rPr>
          <w:rFonts w:hint="eastAsia"/>
        </w:rPr>
        <w:t>表を確認することができる．</w:t>
      </w:r>
    </w:p>
    <w:p w14:paraId="19FC50D2" w14:textId="77777777" w:rsidR="008C38CB" w:rsidRDefault="008C38CB" w:rsidP="008C38CB">
      <w:pPr>
        <w:ind w:firstLineChars="0"/>
        <w:jc w:val="left"/>
      </w:pPr>
      <w:r>
        <w:rPr>
          <w:noProof/>
        </w:rPr>
        <w:drawing>
          <wp:anchor distT="0" distB="0" distL="114300" distR="114300" simplePos="0" relativeHeight="251982848" behindDoc="0" locked="0" layoutInCell="1" allowOverlap="1" wp14:anchorId="155733FB" wp14:editId="4D71F1E2">
            <wp:simplePos x="0" y="0"/>
            <wp:positionH relativeFrom="column">
              <wp:posOffset>321945</wp:posOffset>
            </wp:positionH>
            <wp:positionV relativeFrom="paragraph">
              <wp:posOffset>22860</wp:posOffset>
            </wp:positionV>
            <wp:extent cx="4737100" cy="3934460"/>
            <wp:effectExtent l="19050" t="19050" r="25400" b="27940"/>
            <wp:wrapNone/>
            <wp:docPr id="65" name="図 65" descr="1年生時間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年生時間割"/>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37100" cy="3934460"/>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7FB551B7" w14:textId="77777777" w:rsidR="008C38CB" w:rsidRDefault="008C38CB" w:rsidP="008C38CB">
      <w:pPr>
        <w:ind w:firstLineChars="0"/>
        <w:jc w:val="left"/>
      </w:pPr>
    </w:p>
    <w:p w14:paraId="6A0CD9FB" w14:textId="77777777" w:rsidR="008C38CB" w:rsidRDefault="008C38CB" w:rsidP="008C38CB">
      <w:pPr>
        <w:ind w:firstLineChars="0"/>
        <w:jc w:val="left"/>
      </w:pPr>
    </w:p>
    <w:p w14:paraId="0A135FCF" w14:textId="77777777" w:rsidR="008C38CB" w:rsidRPr="004357E6" w:rsidRDefault="008C38CB" w:rsidP="008C38CB">
      <w:pPr>
        <w:ind w:firstLineChars="0"/>
        <w:jc w:val="left"/>
      </w:pPr>
    </w:p>
    <w:p w14:paraId="244F31B6" w14:textId="77777777" w:rsidR="008C38CB" w:rsidRDefault="008C38CB" w:rsidP="008C38CB">
      <w:pPr>
        <w:ind w:firstLineChars="0" w:firstLine="0"/>
      </w:pPr>
    </w:p>
    <w:p w14:paraId="0D32DEB9" w14:textId="77777777" w:rsidR="008C38CB" w:rsidRDefault="008C38CB" w:rsidP="008C38CB">
      <w:pPr>
        <w:ind w:firstLineChars="0" w:firstLine="0"/>
      </w:pPr>
    </w:p>
    <w:p w14:paraId="73971D3F" w14:textId="77777777" w:rsidR="008C38CB" w:rsidRDefault="008C38CB" w:rsidP="008C38CB">
      <w:pPr>
        <w:ind w:firstLineChars="0" w:firstLine="0"/>
      </w:pPr>
    </w:p>
    <w:p w14:paraId="0749E304" w14:textId="77777777" w:rsidR="008C38CB" w:rsidRDefault="008C38CB" w:rsidP="008C38CB">
      <w:pPr>
        <w:ind w:firstLineChars="0" w:firstLine="0"/>
      </w:pPr>
    </w:p>
    <w:p w14:paraId="3896BDEF" w14:textId="77777777" w:rsidR="008C38CB" w:rsidRDefault="008C38CB" w:rsidP="008C38CB">
      <w:pPr>
        <w:ind w:firstLineChars="0" w:firstLine="0"/>
      </w:pPr>
    </w:p>
    <w:p w14:paraId="0A015D7C" w14:textId="77777777" w:rsidR="008C38CB" w:rsidRDefault="008C38CB" w:rsidP="008C38CB">
      <w:pPr>
        <w:ind w:firstLineChars="0" w:firstLine="0"/>
      </w:pPr>
    </w:p>
    <w:p w14:paraId="716C017C" w14:textId="77777777" w:rsidR="008C38CB" w:rsidRDefault="008C38CB" w:rsidP="008C38CB">
      <w:pPr>
        <w:ind w:firstLineChars="0" w:firstLine="0"/>
      </w:pPr>
    </w:p>
    <w:p w14:paraId="5781EF07" w14:textId="77777777" w:rsidR="008C38CB" w:rsidRDefault="008C38CB" w:rsidP="008C38CB">
      <w:pPr>
        <w:ind w:firstLineChars="0" w:firstLine="0"/>
      </w:pPr>
    </w:p>
    <w:p w14:paraId="2EBBB87C" w14:textId="77777777" w:rsidR="008C38CB" w:rsidRDefault="008C38CB" w:rsidP="008C38CB">
      <w:pPr>
        <w:ind w:firstLineChars="0" w:firstLine="0"/>
        <w:jc w:val="center"/>
      </w:pPr>
      <w:r w:rsidRPr="008C38CB">
        <w:rPr>
          <w:rFonts w:hint="eastAsia"/>
        </w:rPr>
        <w:t>図</w:t>
      </w:r>
      <w:r>
        <w:rPr>
          <w:rFonts w:hint="eastAsia"/>
        </w:rPr>
        <w:t>4</w:t>
      </w:r>
      <w:r>
        <w:t>.3.1</w:t>
      </w:r>
      <w:r>
        <w:rPr>
          <w:rFonts w:hint="eastAsia"/>
        </w:rPr>
        <w:t xml:space="preserve">　学生側の時間割</w:t>
      </w:r>
    </w:p>
    <w:p w14:paraId="72A137D3" w14:textId="77777777" w:rsidR="008C38CB" w:rsidRPr="008C38CB" w:rsidRDefault="008C38CB" w:rsidP="008C38CB">
      <w:pPr>
        <w:ind w:firstLineChars="0" w:firstLine="0"/>
      </w:pPr>
      <w:r w:rsidRPr="008C38CB">
        <w:rPr>
          <w:rFonts w:hint="eastAsia"/>
        </w:rPr>
        <w:t>主な機能は次のとおりである．</w:t>
      </w:r>
    </w:p>
    <w:p w14:paraId="2DE77E22" w14:textId="34CAA5E9" w:rsidR="008C38CB" w:rsidRDefault="008C38CB" w:rsidP="008C38CB">
      <w:pPr>
        <w:ind w:left="376" w:hangingChars="200" w:hanging="376"/>
        <w:jc w:val="left"/>
        <w:rPr>
          <w:rFonts w:ascii="Segoe UI" w:hAnsi="Segoe UI" w:cs="Segoe UI"/>
          <w:color w:val="0D0D0D"/>
          <w:shd w:val="clear" w:color="auto" w:fill="FFFFFF"/>
        </w:rPr>
      </w:pPr>
      <w:r>
        <w:rPr>
          <w:rFonts w:ascii="Segoe UI" w:hAnsi="Segoe UI" w:cs="Segoe UI" w:hint="eastAsia"/>
          <w:color w:val="0D0D0D"/>
          <w:shd w:val="clear" w:color="auto" w:fill="FFFFFF"/>
        </w:rPr>
        <w:t>（１）「前の週」「今の週に戻る」「次の週」ボタンで表示する日付を週ごとで切り替える</w:t>
      </w:r>
    </w:p>
    <w:p w14:paraId="24DEA828" w14:textId="2AEA9A9C" w:rsidR="008C38CB" w:rsidRPr="007079E2" w:rsidRDefault="008C38CB" w:rsidP="008C38CB">
      <w:pPr>
        <w:ind w:firstLineChars="0" w:firstLine="0"/>
        <w:jc w:val="center"/>
        <w:rPr>
          <w:u w:val="single"/>
        </w:rPr>
      </w:pPr>
      <w:r w:rsidRPr="000067DC">
        <w:rPr>
          <w:rFonts w:hint="eastAsia"/>
          <w:u w:val="single"/>
        </w:rPr>
        <w:t>※</w:t>
      </w:r>
      <w:r w:rsidRPr="000067DC">
        <w:rPr>
          <w:u w:val="single"/>
        </w:rPr>
        <w:t>1.1.2</w:t>
      </w:r>
      <w:r w:rsidRPr="000067DC">
        <w:rPr>
          <w:rFonts w:hint="eastAsia"/>
          <w:u w:val="single"/>
        </w:rPr>
        <w:t>の（1）と同様であるため</w:t>
      </w:r>
      <w:r>
        <w:rPr>
          <w:rFonts w:hint="eastAsia"/>
          <w:u w:val="single"/>
        </w:rPr>
        <w:t>コードは</w:t>
      </w:r>
      <w:r w:rsidRPr="000067DC">
        <w:rPr>
          <w:rFonts w:hint="eastAsia"/>
          <w:u w:val="single"/>
        </w:rPr>
        <w:t>省略</w:t>
      </w:r>
      <w:r>
        <w:rPr>
          <w:rFonts w:hint="eastAsia"/>
          <w:u w:val="single"/>
        </w:rPr>
        <w:t>する</w:t>
      </w:r>
    </w:p>
    <w:p w14:paraId="0CE5DD27" w14:textId="77777777" w:rsidR="008C38CB" w:rsidRDefault="008C38CB" w:rsidP="008C38CB">
      <w:pPr>
        <w:ind w:firstLineChars="600" w:firstLine="1128"/>
      </w:pPr>
      <w:r>
        <w:rPr>
          <w:rFonts w:hint="eastAsia"/>
          <w:noProof/>
        </w:rPr>
        <mc:AlternateContent>
          <mc:Choice Requires="wps">
            <w:drawing>
              <wp:anchor distT="0" distB="0" distL="114300" distR="114300" simplePos="0" relativeHeight="251994112" behindDoc="0" locked="0" layoutInCell="1" allowOverlap="1" wp14:anchorId="275952CE" wp14:editId="28CA6B4D">
                <wp:simplePos x="0" y="0"/>
                <wp:positionH relativeFrom="margin">
                  <wp:align>left</wp:align>
                </wp:positionH>
                <wp:positionV relativeFrom="paragraph">
                  <wp:posOffset>54780</wp:posOffset>
                </wp:positionV>
                <wp:extent cx="5382985" cy="1232773"/>
                <wp:effectExtent l="0" t="0" r="27305" b="24765"/>
                <wp:wrapNone/>
                <wp:docPr id="1078" name="正方形/長方形 1078"/>
                <wp:cNvGraphicFramePr/>
                <a:graphic xmlns:a="http://schemas.openxmlformats.org/drawingml/2006/main">
                  <a:graphicData uri="http://schemas.microsoft.com/office/word/2010/wordprocessingShape">
                    <wps:wsp>
                      <wps:cNvSpPr/>
                      <wps:spPr>
                        <a:xfrm>
                          <a:off x="0" y="0"/>
                          <a:ext cx="5382985" cy="1232773"/>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FB1BD" id="正方形/長方形 1078" o:spid="_x0000_s1026" style="position:absolute;left:0;text-align:left;margin-left:0;margin-top:4.3pt;width:423.85pt;height:97.05pt;z-index:25199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" filled="f" strokecolor="black [3213]" strokeweight="1.5pt">
                <w10:wrap anchorx="margin"/>
              </v:rect>
            </w:pict>
          </mc:Fallback>
        </mc:AlternateContent>
      </w:r>
      <w:r>
        <w:rPr>
          <w:rFonts w:hint="eastAsia"/>
          <w:noProof/>
        </w:rPr>
        <mc:AlternateContent>
          <mc:Choice Requires="wps">
            <w:drawing>
              <wp:anchor distT="0" distB="0" distL="114300" distR="114300" simplePos="0" relativeHeight="251993088" behindDoc="0" locked="0" layoutInCell="1" allowOverlap="1" wp14:anchorId="788320DE" wp14:editId="5990D1D1">
                <wp:simplePos x="0" y="0"/>
                <wp:positionH relativeFrom="column">
                  <wp:posOffset>2693375</wp:posOffset>
                </wp:positionH>
                <wp:positionV relativeFrom="paragraph">
                  <wp:posOffset>247963</wp:posOffset>
                </wp:positionV>
                <wp:extent cx="0" cy="167425"/>
                <wp:effectExtent l="0" t="0" r="19050" b="23495"/>
                <wp:wrapNone/>
                <wp:docPr id="1079" name="直線コネクタ 1079"/>
                <wp:cNvGraphicFramePr/>
                <a:graphic xmlns:a="http://schemas.openxmlformats.org/drawingml/2006/main">
                  <a:graphicData uri="http://schemas.microsoft.com/office/word/2010/wordprocessingShape">
                    <wps:wsp>
                      <wps:cNvCnPr/>
                      <wps:spPr>
                        <a:xfrm>
                          <a:off x="0" y="0"/>
                          <a:ext cx="0" cy="167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EB43E" id="直線コネクタ 1079" o:spid="_x0000_s1026" style="position:absolute;left:0;text-align:left;z-index:251993088;visibility:visible;mso-wrap-style:square;mso-wrap-distance-left:9pt;mso-wrap-distance-top:0;mso-wrap-distance-right:9pt;mso-wrap-distance-bottom:0;mso-position-horizontal:absolute;mso-position-horizontal-relative:text;mso-position-vertical:absolute;mso-position-vertical-relative:text" from="212.1pt,19.5pt" to="212.1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988992" behindDoc="0" locked="0" layoutInCell="1" allowOverlap="1" wp14:anchorId="23CE31CB" wp14:editId="3858FDAE">
                <wp:simplePos x="0" y="0"/>
                <wp:positionH relativeFrom="column">
                  <wp:posOffset>2138591</wp:posOffset>
                </wp:positionH>
                <wp:positionV relativeFrom="paragraph">
                  <wp:posOffset>247650</wp:posOffset>
                </wp:positionV>
                <wp:extent cx="1133341" cy="0"/>
                <wp:effectExtent l="0" t="0" r="29210" b="19050"/>
                <wp:wrapNone/>
                <wp:docPr id="1080" name="直線コネクタ 1080"/>
                <wp:cNvGraphicFramePr/>
                <a:graphic xmlns:a="http://schemas.openxmlformats.org/drawingml/2006/main">
                  <a:graphicData uri="http://schemas.microsoft.com/office/word/2010/wordprocessingShape">
                    <wps:wsp>
                      <wps:cNvCnPr/>
                      <wps:spPr>
                        <a:xfrm>
                          <a:off x="0" y="0"/>
                          <a:ext cx="113334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D20FC0" id="直線コネクタ 1080" o:spid="_x0000_s1026" style="position:absolute;left:0;text-align:lef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4pt,19.5pt" to="257.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992064" behindDoc="0" locked="0" layoutInCell="1" allowOverlap="1" wp14:anchorId="4908DA3F" wp14:editId="73A97B26">
                <wp:simplePos x="0" y="0"/>
                <wp:positionH relativeFrom="column">
                  <wp:posOffset>3743003</wp:posOffset>
                </wp:positionH>
                <wp:positionV relativeFrom="paragraph">
                  <wp:posOffset>247963</wp:posOffset>
                </wp:positionV>
                <wp:extent cx="425361" cy="283210"/>
                <wp:effectExtent l="0" t="0" r="32385" b="21590"/>
                <wp:wrapNone/>
                <wp:docPr id="1081" name="カギ線コネクタ 1081"/>
                <wp:cNvGraphicFramePr/>
                <a:graphic xmlns:a="http://schemas.openxmlformats.org/drawingml/2006/main">
                  <a:graphicData uri="http://schemas.microsoft.com/office/word/2010/wordprocessingShape">
                    <wps:wsp>
                      <wps:cNvCnPr/>
                      <wps:spPr>
                        <a:xfrm flipH="1">
                          <a:off x="0" y="0"/>
                          <a:ext cx="425361" cy="283210"/>
                        </a:xfrm>
                        <a:prstGeom prst="bentConnector3">
                          <a:avLst>
                            <a:gd name="adj1" fmla="val -1504"/>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E64CD" id="カギ線コネクタ 1081" o:spid="_x0000_s1026" type="#_x0000_t34" style="position:absolute;left:0;text-align:left;margin-left:294.7pt;margin-top:19.5pt;width:33.5pt;height:22.3pt;flip:x;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" adj="-325" strokecolor="black [3213]" strokeweight="1pt"/>
            </w:pict>
          </mc:Fallback>
        </mc:AlternateContent>
      </w:r>
      <w:r>
        <w:rPr>
          <w:rFonts w:hint="eastAsia"/>
          <w:noProof/>
        </w:rPr>
        <mc:AlternateContent>
          <mc:Choice Requires="wps">
            <w:drawing>
              <wp:anchor distT="0" distB="0" distL="114300" distR="114300" simplePos="0" relativeHeight="251991040" behindDoc="0" locked="0" layoutInCell="1" allowOverlap="1" wp14:anchorId="47E65FF5" wp14:editId="6BFC1D48">
                <wp:simplePos x="0" y="0"/>
                <wp:positionH relativeFrom="column">
                  <wp:posOffset>1263820</wp:posOffset>
                </wp:positionH>
                <wp:positionV relativeFrom="paragraph">
                  <wp:posOffset>247962</wp:posOffset>
                </wp:positionV>
                <wp:extent cx="386366" cy="283335"/>
                <wp:effectExtent l="19050" t="0" r="13970" b="21590"/>
                <wp:wrapNone/>
                <wp:docPr id="1082" name="カギ線コネクタ 1082"/>
                <wp:cNvGraphicFramePr/>
                <a:graphic xmlns:a="http://schemas.openxmlformats.org/drawingml/2006/main">
                  <a:graphicData uri="http://schemas.microsoft.com/office/word/2010/wordprocessingShape">
                    <wps:wsp>
                      <wps:cNvCnPr/>
                      <wps:spPr>
                        <a:xfrm>
                          <a:off x="0" y="0"/>
                          <a:ext cx="386366" cy="283335"/>
                        </a:xfrm>
                        <a:prstGeom prst="bentConnector3">
                          <a:avLst>
                            <a:gd name="adj1" fmla="val -1504"/>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7D1DC" id="カギ線コネクタ 1082" o:spid="_x0000_s1026" type="#_x0000_t34" style="position:absolute;left:0;text-align:left;margin-left:99.5pt;margin-top:19.5pt;width:30.4pt;height:22.3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" adj="-325" strokecolor="black [3213]" strokeweight="1pt"/>
            </w:pict>
          </mc:Fallback>
        </mc:AlternateContent>
      </w:r>
      <w:r>
        <w:rPr>
          <w:rFonts w:hint="eastAsia"/>
          <w:noProof/>
        </w:rPr>
        <mc:AlternateContent>
          <mc:Choice Requires="wps">
            <w:drawing>
              <wp:anchor distT="0" distB="0" distL="114300" distR="114300" simplePos="0" relativeHeight="251990016" behindDoc="0" locked="0" layoutInCell="1" allowOverlap="1" wp14:anchorId="41FC46D9" wp14:editId="0636B7B2">
                <wp:simplePos x="0" y="0"/>
                <wp:positionH relativeFrom="column">
                  <wp:posOffset>3609251</wp:posOffset>
                </wp:positionH>
                <wp:positionV relativeFrom="paragraph">
                  <wp:posOffset>245110</wp:posOffset>
                </wp:positionV>
                <wp:extent cx="1178417" cy="0"/>
                <wp:effectExtent l="0" t="0" r="22225" b="19050"/>
                <wp:wrapNone/>
                <wp:docPr id="1083" name="直線コネクタ 1083"/>
                <wp:cNvGraphicFramePr/>
                <a:graphic xmlns:a="http://schemas.openxmlformats.org/drawingml/2006/main">
                  <a:graphicData uri="http://schemas.microsoft.com/office/word/2010/wordprocessingShape">
                    <wps:wsp>
                      <wps:cNvCnPr/>
                      <wps:spPr>
                        <a:xfrm>
                          <a:off x="0" y="0"/>
                          <a:ext cx="117841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FDDC0" id="直線コネクタ 1083" o:spid="_x0000_s1026" style="position:absolute;left:0;text-align:left;z-index:251990016;visibility:visible;mso-wrap-style:square;mso-wrap-distance-left:9pt;mso-wrap-distance-top:0;mso-wrap-distance-right:9pt;mso-wrap-distance-bottom:0;mso-position-horizontal:absolute;mso-position-horizontal-relative:text;mso-position-vertical:absolute;mso-position-vertical-relative:text" from="284.2pt,19.3pt" to="37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987968" behindDoc="0" locked="0" layoutInCell="1" allowOverlap="1" wp14:anchorId="7C31D85D" wp14:editId="1F466A8A">
                <wp:simplePos x="0" y="0"/>
                <wp:positionH relativeFrom="column">
                  <wp:posOffset>690709</wp:posOffset>
                </wp:positionH>
                <wp:positionV relativeFrom="paragraph">
                  <wp:posOffset>247963</wp:posOffset>
                </wp:positionV>
                <wp:extent cx="1178417" cy="0"/>
                <wp:effectExtent l="0" t="0" r="22225" b="19050"/>
                <wp:wrapNone/>
                <wp:docPr id="1084" name="直線コネクタ 1084"/>
                <wp:cNvGraphicFramePr/>
                <a:graphic xmlns:a="http://schemas.openxmlformats.org/drawingml/2006/main">
                  <a:graphicData uri="http://schemas.microsoft.com/office/word/2010/wordprocessingShape">
                    <wps:wsp>
                      <wps:cNvCnPr/>
                      <wps:spPr>
                        <a:xfrm>
                          <a:off x="0" y="0"/>
                          <a:ext cx="117841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75175D" id="直線コネクタ 1084" o:spid="_x0000_s1026" style="position:absolute;left:0;text-align:left;z-index:251987968;visibility:visible;mso-wrap-style:square;mso-wrap-distance-left:9pt;mso-wrap-distance-top:0;mso-wrap-distance-right:9pt;mso-wrap-distance-bottom:0;mso-position-horizontal:absolute;mso-position-horizontal-relative:text;mso-position-vertical:absolute;mso-position-vertical-relative:text" from="54.4pt,19.5pt" to="147.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" strokecolor="black [3213]" strokeweight="1pt">
                <v:stroke joinstyle="miter"/>
              </v:line>
            </w:pict>
          </mc:Fallback>
        </mc:AlternateContent>
      </w:r>
      <w:r>
        <w:rPr>
          <w:rFonts w:hint="eastAsia"/>
        </w:rPr>
        <w:t xml:space="preserve">前の週の日付に変更 </w:t>
      </w:r>
      <w:r>
        <w:t xml:space="preserve">    </w:t>
      </w:r>
      <w:r>
        <w:rPr>
          <w:rFonts w:hint="eastAsia"/>
        </w:rPr>
        <w:t xml:space="preserve"> 今の週に日付に変更　　　　次の週の日付に変更</w:t>
      </w:r>
    </w:p>
    <w:p w14:paraId="6961D3BE" w14:textId="77777777" w:rsidR="008C38CB" w:rsidRDefault="008C38CB" w:rsidP="008C38CB">
      <w:pPr>
        <w:ind w:firstLineChars="0" w:firstLine="0"/>
      </w:pPr>
      <w:r>
        <w:rPr>
          <w:noProof/>
        </w:rPr>
        <mc:AlternateContent>
          <mc:Choice Requires="wps">
            <w:drawing>
              <wp:anchor distT="0" distB="0" distL="114300" distR="114300" simplePos="0" relativeHeight="251986944" behindDoc="0" locked="0" layoutInCell="1" allowOverlap="1" wp14:anchorId="6B71E242" wp14:editId="0B01EBAD">
                <wp:simplePos x="0" y="0"/>
                <wp:positionH relativeFrom="column">
                  <wp:posOffset>3339554</wp:posOffset>
                </wp:positionH>
                <wp:positionV relativeFrom="paragraph">
                  <wp:posOffset>69850</wp:posOffset>
                </wp:positionV>
                <wp:extent cx="405685" cy="210570"/>
                <wp:effectExtent l="0" t="0" r="13970" b="18415"/>
                <wp:wrapNone/>
                <wp:docPr id="1085" name="正方形/長方形 1085"/>
                <wp:cNvGraphicFramePr/>
                <a:graphic xmlns:a="http://schemas.openxmlformats.org/drawingml/2006/main">
                  <a:graphicData uri="http://schemas.microsoft.com/office/word/2010/wordprocessingShape">
                    <wps:wsp>
                      <wps:cNvSpPr/>
                      <wps:spPr>
                        <a:xfrm>
                          <a:off x="0" y="0"/>
                          <a:ext cx="405685" cy="2105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A8835" id="正方形/長方形 1085" o:spid="_x0000_s1026" style="position:absolute;left:0;text-align:left;margin-left:262.95pt;margin-top:5.5pt;width:31.95pt;height:16.6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" filled="f" strokecolor="black [3213]" strokeweight="1pt"/>
            </w:pict>
          </mc:Fallback>
        </mc:AlternateContent>
      </w:r>
      <w:r>
        <w:rPr>
          <w:noProof/>
        </w:rPr>
        <mc:AlternateContent>
          <mc:Choice Requires="wps">
            <w:drawing>
              <wp:anchor distT="0" distB="0" distL="114300" distR="114300" simplePos="0" relativeHeight="251985920" behindDoc="0" locked="0" layoutInCell="1" allowOverlap="1" wp14:anchorId="63BAFC53" wp14:editId="176EEA00">
                <wp:simplePos x="0" y="0"/>
                <wp:positionH relativeFrom="column">
                  <wp:posOffset>2397160</wp:posOffset>
                </wp:positionH>
                <wp:positionV relativeFrom="paragraph">
                  <wp:posOffset>72488</wp:posOffset>
                </wp:positionV>
                <wp:extent cx="585989" cy="210570"/>
                <wp:effectExtent l="0" t="0" r="24130" b="18415"/>
                <wp:wrapNone/>
                <wp:docPr id="1086" name="正方形/長方形 1086"/>
                <wp:cNvGraphicFramePr/>
                <a:graphic xmlns:a="http://schemas.openxmlformats.org/drawingml/2006/main">
                  <a:graphicData uri="http://schemas.microsoft.com/office/word/2010/wordprocessingShape">
                    <wps:wsp>
                      <wps:cNvSpPr/>
                      <wps:spPr>
                        <a:xfrm>
                          <a:off x="0" y="0"/>
                          <a:ext cx="585989" cy="2105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C20BA" id="正方形/長方形 1086" o:spid="_x0000_s1026" style="position:absolute;left:0;text-align:left;margin-left:188.75pt;margin-top:5.7pt;width:46.15pt;height:16.6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" filled="f" strokecolor="black [3213]" strokeweight="1pt"/>
            </w:pict>
          </mc:Fallback>
        </mc:AlternateContent>
      </w:r>
      <w:r>
        <w:rPr>
          <w:noProof/>
        </w:rPr>
        <mc:AlternateContent>
          <mc:Choice Requires="wps">
            <w:drawing>
              <wp:anchor distT="0" distB="0" distL="114300" distR="114300" simplePos="0" relativeHeight="251984896" behindDoc="0" locked="0" layoutInCell="1" allowOverlap="1" wp14:anchorId="1513C06B" wp14:editId="31C9881D">
                <wp:simplePos x="0" y="0"/>
                <wp:positionH relativeFrom="column">
                  <wp:posOffset>1650185</wp:posOffset>
                </wp:positionH>
                <wp:positionV relativeFrom="paragraph">
                  <wp:posOffset>72488</wp:posOffset>
                </wp:positionV>
                <wp:extent cx="405685" cy="210570"/>
                <wp:effectExtent l="0" t="0" r="13970" b="18415"/>
                <wp:wrapNone/>
                <wp:docPr id="1087" name="正方形/長方形 1087"/>
                <wp:cNvGraphicFramePr/>
                <a:graphic xmlns:a="http://schemas.openxmlformats.org/drawingml/2006/main">
                  <a:graphicData uri="http://schemas.microsoft.com/office/word/2010/wordprocessingShape">
                    <wps:wsp>
                      <wps:cNvSpPr/>
                      <wps:spPr>
                        <a:xfrm>
                          <a:off x="0" y="0"/>
                          <a:ext cx="405685" cy="2105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6B2C3" id="正方形/長方形 1087" o:spid="_x0000_s1026" style="position:absolute;left:0;text-align:left;margin-left:129.95pt;margin-top:5.7pt;width:31.95pt;height:16.6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" filled="f" strokecolor="black [3213]" strokeweight="1pt"/>
            </w:pict>
          </mc:Fallback>
        </mc:AlternateContent>
      </w:r>
      <w:r>
        <w:rPr>
          <w:noProof/>
        </w:rPr>
        <w:drawing>
          <wp:anchor distT="0" distB="0" distL="114300" distR="114300" simplePos="0" relativeHeight="251983872" behindDoc="0" locked="0" layoutInCell="1" allowOverlap="1" wp14:anchorId="1B777FB4" wp14:editId="526AD496">
            <wp:simplePos x="0" y="0"/>
            <wp:positionH relativeFrom="margin">
              <wp:align>left</wp:align>
            </wp:positionH>
            <wp:positionV relativeFrom="paragraph">
              <wp:posOffset>11458</wp:posOffset>
            </wp:positionV>
            <wp:extent cx="5366606" cy="924703"/>
            <wp:effectExtent l="0" t="0" r="5715" b="8890"/>
            <wp:wrapNone/>
            <wp:docPr id="64" name="図 64" descr="1年生時間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年生時間割"/>
                    <pic:cNvPicPr>
                      <a:picLocks noChangeAspect="1" noChangeArrowheads="1"/>
                    </pic:cNvPicPr>
                  </pic:nvPicPr>
                  <pic:blipFill rotWithShape="1">
                    <a:blip r:embed="rId35">
                      <a:extLst>
                        <a:ext uri="{28A0092B-C50C-407E-A947-70E740481C1C}">
                          <a14:useLocalDpi xmlns:a14="http://schemas.microsoft.com/office/drawing/2010/main" val="0"/>
                        </a:ext>
                      </a:extLst>
                    </a:blip>
                    <a:srcRect l="1289" t="23282" r="1447" b="56538"/>
                    <a:stretch/>
                  </pic:blipFill>
                  <pic:spPr bwMode="auto">
                    <a:xfrm>
                      <a:off x="0" y="0"/>
                      <a:ext cx="5366606" cy="924703"/>
                    </a:xfrm>
                    <a:prstGeom prst="rect">
                      <a:avLst/>
                    </a:prstGeom>
                    <a:noFill/>
                    <a:ln w="19050" cap="flat" cmpd="sng" algn="ctr">
                      <a:noFill/>
                      <a:prstDash val="solid"/>
                      <a:miter lim="800000"/>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05112A" w14:textId="77777777" w:rsidR="008C38CB" w:rsidRDefault="008C38CB" w:rsidP="008C38CB">
      <w:pPr>
        <w:ind w:firstLineChars="0" w:firstLine="0"/>
      </w:pPr>
    </w:p>
    <w:p w14:paraId="02705CBE" w14:textId="77777777" w:rsidR="008C38CB" w:rsidRDefault="008C38CB" w:rsidP="008C38CB">
      <w:pPr>
        <w:ind w:firstLineChars="0" w:firstLine="0"/>
      </w:pPr>
    </w:p>
    <w:p w14:paraId="2BA28864" w14:textId="77777777" w:rsidR="008C38CB" w:rsidRPr="009827CB" w:rsidRDefault="008C38CB" w:rsidP="008C38CB">
      <w:pPr>
        <w:ind w:firstLineChars="0" w:firstLine="0"/>
        <w:jc w:val="center"/>
      </w:pPr>
      <w:r w:rsidRPr="008C38CB">
        <w:rPr>
          <w:rFonts w:hint="eastAsia"/>
        </w:rPr>
        <w:t>図</w:t>
      </w:r>
      <w:r>
        <w:rPr>
          <w:rFonts w:hint="eastAsia"/>
        </w:rPr>
        <w:t>4</w:t>
      </w:r>
      <w:r>
        <w:t>.3.2</w:t>
      </w:r>
      <w:r>
        <w:rPr>
          <w:rFonts w:hint="eastAsia"/>
        </w:rPr>
        <w:t xml:space="preserve">　学生側時間割表での週変更ボタン</w:t>
      </w:r>
    </w:p>
    <w:p w14:paraId="4538BC3F" w14:textId="51E81AFB" w:rsidR="008C38CB" w:rsidDel="009144ED" w:rsidRDefault="0081278B" w:rsidP="008C38CB">
      <w:pPr>
        <w:ind w:firstLineChars="0" w:firstLine="0"/>
        <w:rPr>
          <w:del w:id="281" w:author="ishidatek244" w:date="2024-03-10T22:54:00Z"/>
        </w:rPr>
      </w:pPr>
      <w:r>
        <w:rPr>
          <w:noProof/>
        </w:rPr>
        <w:lastRenderedPageBreak/>
        <mc:AlternateContent>
          <mc:Choice Requires="wps">
            <w:drawing>
              <wp:anchor distT="0" distB="0" distL="114300" distR="114300" simplePos="0" relativeHeight="251996160" behindDoc="0" locked="0" layoutInCell="1" allowOverlap="1" wp14:anchorId="44F012BE" wp14:editId="492D45B3">
                <wp:simplePos x="0" y="0"/>
                <wp:positionH relativeFrom="margin">
                  <wp:align>right</wp:align>
                </wp:positionH>
                <wp:positionV relativeFrom="paragraph">
                  <wp:posOffset>595879</wp:posOffset>
                </wp:positionV>
                <wp:extent cx="5377270" cy="2808515"/>
                <wp:effectExtent l="0" t="0" r="13970" b="11430"/>
                <wp:wrapNone/>
                <wp:docPr id="66" name="正方形/長方形 66"/>
                <wp:cNvGraphicFramePr/>
                <a:graphic xmlns:a="http://schemas.openxmlformats.org/drawingml/2006/main">
                  <a:graphicData uri="http://schemas.microsoft.com/office/word/2010/wordprocessingShape">
                    <wps:wsp>
                      <wps:cNvSpPr/>
                      <wps:spPr>
                        <a:xfrm>
                          <a:off x="0" y="0"/>
                          <a:ext cx="5377270" cy="280851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D31E0" id="正方形/長方形 66" o:spid="_x0000_s1026" style="position:absolute;left:0;text-align:left;margin-left:372.2pt;margin-top:46.9pt;width:423.4pt;height:221.15pt;z-index:251996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" filled="f" strokecolor="black [3213]" strokeweight="1.5pt">
                <w10:wrap anchorx="margin"/>
              </v:rect>
            </w:pict>
          </mc:Fallback>
        </mc:AlternateContent>
      </w:r>
      <w:r w:rsidR="008C38CB">
        <w:rPr>
          <w:rFonts w:hint="eastAsia"/>
        </w:rPr>
        <w:t>（２）教師側で作成した時間割を共有する</w:t>
      </w:r>
      <w:r w:rsidR="008C38CB">
        <w:t>.</w:t>
      </w:r>
    </w:p>
    <w:p w14:paraId="7A7E14B2" w14:textId="05BFB954" w:rsidR="00D3596F" w:rsidRDefault="008C38CB" w:rsidP="008C38CB">
      <w:pPr>
        <w:ind w:firstLineChars="0" w:firstLine="0"/>
      </w:pPr>
      <w:r>
        <w:rPr>
          <w:rFonts w:hint="eastAsia"/>
        </w:rPr>
        <w:t>時間割表のセルに固有のi</w:t>
      </w:r>
      <w:r>
        <w:t>d</w:t>
      </w:r>
      <w:r>
        <w:rPr>
          <w:rFonts w:hint="eastAsia"/>
        </w:rPr>
        <w:t>を</w:t>
      </w:r>
      <w:r w:rsidR="00D3596F">
        <w:rPr>
          <w:rFonts w:hint="eastAsia"/>
        </w:rPr>
        <w:t>,</w:t>
      </w:r>
    </w:p>
    <w:p w14:paraId="2C9A8FD5" w14:textId="552EABB5" w:rsidR="008C38CB" w:rsidRDefault="008C38CB" w:rsidP="00D3596F">
      <w:pPr>
        <w:ind w:firstLineChars="300" w:firstLine="564"/>
      </w:pPr>
      <w:r>
        <w:rPr>
          <w:rFonts w:hint="eastAsia"/>
        </w:rPr>
        <w:t>1</w:t>
      </w:r>
      <w:r>
        <w:t>.1.2</w:t>
      </w:r>
      <w:r>
        <w:rPr>
          <w:rFonts w:hint="eastAsia"/>
        </w:rPr>
        <w:t>の（4）同様に付与する．</w:t>
      </w:r>
    </w:p>
    <w:p w14:paraId="408CBB24" w14:textId="263371DD" w:rsidR="008C38CB" w:rsidRPr="00432E8F" w:rsidRDefault="008C38CB" w:rsidP="008C38CB">
      <w:pPr>
        <w:ind w:firstLineChars="0" w:firstLine="0"/>
        <w:jc w:val="center"/>
        <w:rPr>
          <w:b/>
        </w:rPr>
      </w:pPr>
      <w:r>
        <w:rPr>
          <w:noProof/>
        </w:rPr>
        <w:drawing>
          <wp:anchor distT="0" distB="0" distL="114300" distR="114300" simplePos="0" relativeHeight="251997184" behindDoc="0" locked="0" layoutInCell="1" allowOverlap="1" wp14:anchorId="64E8D5B1" wp14:editId="535ACF27">
            <wp:simplePos x="0" y="0"/>
            <wp:positionH relativeFrom="column">
              <wp:posOffset>370205</wp:posOffset>
            </wp:positionH>
            <wp:positionV relativeFrom="paragraph">
              <wp:posOffset>290195</wp:posOffset>
            </wp:positionV>
            <wp:extent cx="4658995" cy="948690"/>
            <wp:effectExtent l="0" t="0" r="8255" b="3810"/>
            <wp:wrapNone/>
            <wp:docPr id="69" name="図 69" descr="C:\Users\y22502\AppData\Local\Microsoft\Windows\INetCache\Content.Word\1年生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22502\AppData\Local\Microsoft\Windows\INetCache\Content.Word\1年生id.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8995" cy="948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2E8F">
        <w:rPr>
          <w:rFonts w:hint="eastAsia"/>
          <w:b/>
        </w:rPr>
        <w:t>1年生の時間割の場合</w:t>
      </w:r>
    </w:p>
    <w:p w14:paraId="71F428F8" w14:textId="77777777" w:rsidR="008C38CB" w:rsidRDefault="008C38CB" w:rsidP="008C38CB">
      <w:pPr>
        <w:ind w:firstLineChars="0" w:firstLine="0"/>
      </w:pPr>
    </w:p>
    <w:p w14:paraId="3ED4AA94" w14:textId="77777777" w:rsidR="008C38CB" w:rsidRDefault="008C38CB" w:rsidP="008C38CB">
      <w:pPr>
        <w:ind w:firstLineChars="0" w:firstLine="0"/>
      </w:pPr>
    </w:p>
    <w:p w14:paraId="7FA0CC99" w14:textId="77777777" w:rsidR="008C38CB" w:rsidRDefault="008C38CB" w:rsidP="008C38CB">
      <w:pPr>
        <w:ind w:firstLineChars="0" w:firstLine="0"/>
      </w:pPr>
    </w:p>
    <w:p w14:paraId="56D60BCE" w14:textId="77777777" w:rsidR="008C38CB" w:rsidRPr="00432E8F" w:rsidRDefault="008C38CB" w:rsidP="008C38CB">
      <w:pPr>
        <w:ind w:firstLineChars="0" w:firstLine="0"/>
        <w:jc w:val="center"/>
        <w:rPr>
          <w:b/>
        </w:rPr>
      </w:pPr>
      <w:r>
        <w:rPr>
          <w:noProof/>
        </w:rPr>
        <w:drawing>
          <wp:anchor distT="0" distB="0" distL="114300" distR="114300" simplePos="0" relativeHeight="251998208" behindDoc="0" locked="0" layoutInCell="1" allowOverlap="1" wp14:anchorId="5DC9DB91" wp14:editId="23F91FB2">
            <wp:simplePos x="0" y="0"/>
            <wp:positionH relativeFrom="column">
              <wp:posOffset>301988</wp:posOffset>
            </wp:positionH>
            <wp:positionV relativeFrom="paragraph">
              <wp:posOffset>268424</wp:posOffset>
            </wp:positionV>
            <wp:extent cx="4691743" cy="983815"/>
            <wp:effectExtent l="0" t="0" r="0" b="6985"/>
            <wp:wrapNone/>
            <wp:docPr id="68" name="図 68" descr="C:\Users\y22502\AppData\Local\Microsoft\Windows\INetCache\Content.Word\2年生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22502\AppData\Local\Microsoft\Windows\INetCache\Content.Word\2年生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91743" cy="983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2E8F">
        <w:rPr>
          <w:rFonts w:hint="eastAsia"/>
          <w:b/>
        </w:rPr>
        <w:t>2年生の時間割の場合</w:t>
      </w:r>
    </w:p>
    <w:p w14:paraId="6C8FD259" w14:textId="77777777" w:rsidR="008C38CB" w:rsidRDefault="008C38CB" w:rsidP="008C38CB">
      <w:pPr>
        <w:ind w:firstLineChars="0" w:firstLine="0"/>
      </w:pPr>
    </w:p>
    <w:p w14:paraId="64858B7A" w14:textId="77777777" w:rsidR="008C38CB" w:rsidRDefault="008C38CB" w:rsidP="008C38CB">
      <w:pPr>
        <w:ind w:firstLineChars="0" w:firstLine="0"/>
      </w:pPr>
    </w:p>
    <w:p w14:paraId="7244BDEE" w14:textId="77777777" w:rsidR="008C38CB" w:rsidRDefault="008C38CB" w:rsidP="008C38CB">
      <w:pPr>
        <w:ind w:firstLineChars="0" w:firstLine="0"/>
      </w:pPr>
    </w:p>
    <w:p w14:paraId="523741E8" w14:textId="77777777" w:rsidR="008C38CB" w:rsidRDefault="008C38CB" w:rsidP="008C38CB">
      <w:pPr>
        <w:ind w:firstLineChars="0" w:firstLine="0"/>
        <w:jc w:val="center"/>
      </w:pPr>
      <w:r w:rsidRPr="00F64DB0">
        <w:rPr>
          <w:rFonts w:hint="eastAsia"/>
        </w:rPr>
        <w:t>図</w:t>
      </w:r>
      <w:r>
        <w:rPr>
          <w:rFonts w:hint="eastAsia"/>
        </w:rPr>
        <w:t>4</w:t>
      </w:r>
      <w:r>
        <w:t>.3.3</w:t>
      </w:r>
      <w:r>
        <w:rPr>
          <w:rFonts w:hint="eastAsia"/>
        </w:rPr>
        <w:t xml:space="preserve">　セルと対応するi</w:t>
      </w:r>
      <w:r>
        <w:t>d</w:t>
      </w:r>
      <w:r>
        <w:rPr>
          <w:rFonts w:hint="eastAsia"/>
        </w:rPr>
        <w:t>のイメージ</w:t>
      </w:r>
    </w:p>
    <w:p w14:paraId="2CE8313B" w14:textId="240BE59A" w:rsidR="008C38CB" w:rsidRPr="00BE48C2" w:rsidRDefault="008C38CB" w:rsidP="008C38CB">
      <w:pPr>
        <w:ind w:firstLineChars="0" w:firstLine="0"/>
      </w:pPr>
      <w:r>
        <w:rPr>
          <w:rFonts w:hint="eastAsia"/>
        </w:rPr>
        <w:t>今回は1年生の時間割と2年生の時間割が分かれているのでそれに対応するように</w:t>
      </w:r>
      <w:r>
        <w:t>Id</w:t>
      </w:r>
      <w:r>
        <w:rPr>
          <w:rFonts w:hint="eastAsia"/>
        </w:rPr>
        <w:t>を付与する．</w:t>
      </w:r>
    </w:p>
    <w:p w14:paraId="66A341A5" w14:textId="7A628833" w:rsidR="008C38CB" w:rsidRDefault="008C38CB" w:rsidP="008C38CB">
      <w:pPr>
        <w:ind w:firstLineChars="0" w:firstLine="0"/>
        <w:jc w:val="center"/>
      </w:pPr>
      <w:r>
        <w:rPr>
          <w:rFonts w:hint="eastAsia"/>
        </w:rPr>
        <w:t>リスト4</w:t>
      </w:r>
      <w:r>
        <w:t>.3.1</w:t>
      </w:r>
      <w:r>
        <w:rPr>
          <w:rFonts w:hint="eastAsia"/>
        </w:rPr>
        <w:t xml:space="preserve">　</w:t>
      </w:r>
      <w:proofErr w:type="spellStart"/>
      <w:r>
        <w:rPr>
          <w:rFonts w:hint="eastAsia"/>
        </w:rPr>
        <w:t>u</w:t>
      </w:r>
      <w:r>
        <w:t>pdateIds</w:t>
      </w:r>
      <w:proofErr w:type="spellEnd"/>
      <w:r>
        <w:t>( )</w:t>
      </w:r>
      <w:r>
        <w:rPr>
          <w:rFonts w:hint="eastAsia"/>
        </w:rPr>
        <w:t>関数.</w:t>
      </w:r>
    </w:p>
    <w:p w14:paraId="201A4071" w14:textId="2ECF51F6" w:rsidR="008C38CB" w:rsidRDefault="008C38CB" w:rsidP="008C38CB">
      <w:pPr>
        <w:ind w:firstLineChars="0" w:firstLine="0"/>
      </w:pPr>
      <w:r>
        <w:rPr>
          <w:noProof/>
        </w:rPr>
        <mc:AlternateContent>
          <mc:Choice Requires="wps">
            <w:drawing>
              <wp:anchor distT="0" distB="0" distL="114300" distR="114300" simplePos="0" relativeHeight="251999232" behindDoc="0" locked="0" layoutInCell="1" allowOverlap="1" wp14:anchorId="2741B739" wp14:editId="07FDFE74">
                <wp:simplePos x="0" y="0"/>
                <wp:positionH relativeFrom="margin">
                  <wp:align>right</wp:align>
                </wp:positionH>
                <wp:positionV relativeFrom="paragraph">
                  <wp:posOffset>16067</wp:posOffset>
                </wp:positionV>
                <wp:extent cx="5351780" cy="3413760"/>
                <wp:effectExtent l="0" t="0" r="20320" b="15240"/>
                <wp:wrapNone/>
                <wp:docPr id="67" name="テキスト ボックス 67"/>
                <wp:cNvGraphicFramePr/>
                <a:graphic xmlns:a="http://schemas.openxmlformats.org/drawingml/2006/main">
                  <a:graphicData uri="http://schemas.microsoft.com/office/word/2010/wordprocessingShape">
                    <wps:wsp>
                      <wps:cNvSpPr txBox="1"/>
                      <wps:spPr>
                        <a:xfrm>
                          <a:off x="0" y="0"/>
                          <a:ext cx="5351780" cy="3413760"/>
                        </a:xfrm>
                        <a:prstGeom prst="rect">
                          <a:avLst/>
                        </a:prstGeom>
                        <a:noFill/>
                        <a:ln w="6350">
                          <a:solidFill>
                            <a:prstClr val="black"/>
                          </a:solidFill>
                        </a:ln>
                      </wps:spPr>
                      <wps:txbx>
                        <w:txbxContent>
                          <w:p w14:paraId="1ECD2A3E" w14:textId="77777777" w:rsidR="008C38CB" w:rsidRPr="001F5AE2" w:rsidRDefault="008C38CB" w:rsidP="008C38CB">
                            <w:pPr>
                              <w:spacing w:line="240" w:lineRule="auto"/>
                              <w:ind w:firstLine="188"/>
                              <w:rPr>
                                <w:rFonts w:ascii="Consolas" w:hAnsi="Consolas"/>
                              </w:rPr>
                            </w:pPr>
                            <w:r w:rsidRPr="001F5AE2">
                              <w:rPr>
                                <w:rFonts w:ascii="Consolas" w:hAnsi="Consolas"/>
                              </w:rPr>
                              <w:t>// ID</w:t>
                            </w:r>
                            <w:r w:rsidRPr="001F5AE2">
                              <w:rPr>
                                <w:rFonts w:ascii="Consolas" w:hAnsi="Consolas"/>
                              </w:rPr>
                              <w:t>を更新する関数</w:t>
                            </w:r>
                          </w:p>
                          <w:p w14:paraId="3FDA4937"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function </w:t>
                            </w:r>
                            <w:proofErr w:type="spellStart"/>
                            <w:r w:rsidRPr="001F5AE2">
                              <w:rPr>
                                <w:rFonts w:ascii="Consolas" w:hAnsi="Consolas"/>
                              </w:rPr>
                              <w:t>updateIds</w:t>
                            </w:r>
                            <w:proofErr w:type="spellEnd"/>
                            <w:r w:rsidRPr="001F5AE2">
                              <w:rPr>
                                <w:rFonts w:ascii="Consolas" w:hAnsi="Consolas"/>
                              </w:rPr>
                              <w:t>() {</w:t>
                            </w:r>
                          </w:p>
                          <w:p w14:paraId="3437A1C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cells = </w:t>
                            </w:r>
                            <w:proofErr w:type="spellStart"/>
                            <w:r w:rsidRPr="001F5AE2">
                              <w:rPr>
                                <w:rFonts w:ascii="Consolas" w:hAnsi="Consolas"/>
                              </w:rPr>
                              <w:t>document.querySelectorAll</w:t>
                            </w:r>
                            <w:proofErr w:type="spellEnd"/>
                            <w:r w:rsidRPr="001F5AE2">
                              <w:rPr>
                                <w:rFonts w:ascii="Consolas" w:hAnsi="Consolas"/>
                              </w:rPr>
                              <w:t>('</w:t>
                            </w:r>
                            <w:proofErr w:type="spellStart"/>
                            <w:r w:rsidRPr="001F5AE2">
                              <w:rPr>
                                <w:rFonts w:ascii="Consolas" w:hAnsi="Consolas"/>
                              </w:rPr>
                              <w:t>td.komacell</w:t>
                            </w:r>
                            <w:proofErr w:type="spellEnd"/>
                            <w:r w:rsidRPr="001F5AE2">
                              <w:rPr>
                                <w:rFonts w:ascii="Consolas" w:hAnsi="Consolas"/>
                              </w:rPr>
                              <w:t>');</w:t>
                            </w:r>
                          </w:p>
                          <w:p w14:paraId="5545AD6D"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for (let </w:t>
                            </w:r>
                            <w:proofErr w:type="spellStart"/>
                            <w:r w:rsidRPr="001F5AE2">
                              <w:rPr>
                                <w:rFonts w:ascii="Consolas" w:hAnsi="Consolas"/>
                              </w:rPr>
                              <w:t>i</w:t>
                            </w:r>
                            <w:proofErr w:type="spellEnd"/>
                            <w:r w:rsidRPr="001F5AE2">
                              <w:rPr>
                                <w:rFonts w:ascii="Consolas" w:hAnsi="Consolas"/>
                              </w:rPr>
                              <w:t xml:space="preserve"> = 0; </w:t>
                            </w:r>
                            <w:proofErr w:type="spellStart"/>
                            <w:r w:rsidRPr="001F5AE2">
                              <w:rPr>
                                <w:rFonts w:ascii="Consolas" w:hAnsi="Consolas"/>
                              </w:rPr>
                              <w:t>i</w:t>
                            </w:r>
                            <w:proofErr w:type="spellEnd"/>
                            <w:r w:rsidRPr="001F5AE2">
                              <w:rPr>
                                <w:rFonts w:ascii="Consolas" w:hAnsi="Consolas"/>
                              </w:rPr>
                              <w:t xml:space="preserve"> &lt; </w:t>
                            </w:r>
                            <w:proofErr w:type="spellStart"/>
                            <w:r w:rsidRPr="001F5AE2">
                              <w:rPr>
                                <w:rFonts w:ascii="Consolas" w:hAnsi="Consolas"/>
                              </w:rPr>
                              <w:t>cells.length</w:t>
                            </w:r>
                            <w:proofErr w:type="spellEnd"/>
                            <w:r w:rsidRPr="001F5AE2">
                              <w:rPr>
                                <w:rFonts w:ascii="Consolas" w:hAnsi="Consolas"/>
                              </w:rPr>
                              <w:t xml:space="preserve">; </w:t>
                            </w:r>
                            <w:proofErr w:type="spellStart"/>
                            <w:r w:rsidRPr="001F5AE2">
                              <w:rPr>
                                <w:rFonts w:ascii="Consolas" w:hAnsi="Consolas"/>
                              </w:rPr>
                              <w:t>i</w:t>
                            </w:r>
                            <w:proofErr w:type="spellEnd"/>
                            <w:r w:rsidRPr="001F5AE2">
                              <w:rPr>
                                <w:rFonts w:ascii="Consolas" w:hAnsi="Consolas"/>
                              </w:rPr>
                              <w:t>++) {</w:t>
                            </w:r>
                          </w:p>
                          <w:p w14:paraId="6D1B048A"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 </w:t>
                            </w:r>
                            <w:r w:rsidRPr="001F5AE2">
                              <w:rPr>
                                <w:rFonts w:ascii="Consolas" w:hAnsi="Consolas"/>
                              </w:rPr>
                              <w:t>日付計算のためのロジックをここに追加</w:t>
                            </w:r>
                          </w:p>
                          <w:p w14:paraId="408A0916" w14:textId="77777777" w:rsidR="008C38CB" w:rsidRPr="001F5AE2" w:rsidRDefault="008C38CB" w:rsidP="008C38CB">
                            <w:pPr>
                              <w:spacing w:line="240" w:lineRule="auto"/>
                              <w:ind w:firstLine="188"/>
                              <w:rPr>
                                <w:rFonts w:ascii="Consolas" w:hAnsi="Consolas"/>
                              </w:rPr>
                            </w:pPr>
                            <w:r>
                              <w:rPr>
                                <w:rFonts w:ascii="Consolas" w:hAnsi="Consolas"/>
                              </w:rPr>
                              <w:t xml:space="preserve">    let result = </w:t>
                            </w:r>
                            <w:proofErr w:type="spellStart"/>
                            <w:r>
                              <w:rPr>
                                <w:rFonts w:ascii="Consolas" w:hAnsi="Consolas"/>
                              </w:rPr>
                              <w:t>i</w:t>
                            </w:r>
                            <w:proofErr w:type="spellEnd"/>
                            <w:r>
                              <w:rPr>
                                <w:rFonts w:ascii="Consolas" w:hAnsi="Consolas"/>
                              </w:rPr>
                              <w:t xml:space="preserve"> % 5 ;</w:t>
                            </w:r>
                          </w:p>
                          <w:p w14:paraId="0A8B5AA6"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 </w:t>
                            </w:r>
                            <w:proofErr w:type="spellStart"/>
                            <w:r w:rsidRPr="001F5AE2">
                              <w:rPr>
                                <w:rFonts w:ascii="Consolas" w:hAnsi="Consolas"/>
                              </w:rPr>
                              <w:t>startOfWeek</w:t>
                            </w:r>
                            <w:proofErr w:type="spellEnd"/>
                            <w:r w:rsidRPr="001F5AE2">
                              <w:rPr>
                                <w:rFonts w:ascii="Consolas" w:hAnsi="Consolas"/>
                              </w:rPr>
                              <w:t xml:space="preserve">, </w:t>
                            </w:r>
                            <w:proofErr w:type="spellStart"/>
                            <w:r w:rsidRPr="001F5AE2">
                              <w:rPr>
                                <w:rFonts w:ascii="Consolas" w:hAnsi="Consolas"/>
                              </w:rPr>
                              <w:t>endOfWeek</w:t>
                            </w:r>
                            <w:proofErr w:type="spellEnd"/>
                            <w:r w:rsidRPr="001F5AE2">
                              <w:rPr>
                                <w:rFonts w:ascii="Consolas" w:hAnsi="Consolas"/>
                              </w:rPr>
                              <w:t xml:space="preserve"> } = </w:t>
                            </w:r>
                            <w:proofErr w:type="spellStart"/>
                            <w:r w:rsidRPr="001F5AE2">
                              <w:rPr>
                                <w:rFonts w:ascii="Consolas" w:hAnsi="Consolas"/>
                              </w:rPr>
                              <w:t>getWeekStartEndDates</w:t>
                            </w:r>
                            <w:proofErr w:type="spellEnd"/>
                            <w:r w:rsidRPr="001F5AE2">
                              <w:rPr>
                                <w:rFonts w:ascii="Consolas" w:hAnsi="Consolas"/>
                              </w:rPr>
                              <w:t>(</w:t>
                            </w:r>
                            <w:proofErr w:type="spellStart"/>
                            <w:r w:rsidRPr="001F5AE2">
                              <w:rPr>
                                <w:rFonts w:ascii="Consolas" w:hAnsi="Consolas"/>
                              </w:rPr>
                              <w:t>currentWeek</w:t>
                            </w:r>
                            <w:proofErr w:type="spellEnd"/>
                            <w:r w:rsidRPr="001F5AE2">
                              <w:rPr>
                                <w:rFonts w:ascii="Consolas" w:hAnsi="Consolas"/>
                              </w:rPr>
                              <w:t>);</w:t>
                            </w:r>
                          </w:p>
                          <w:p w14:paraId="1F215AFD"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w:t>
                            </w:r>
                            <w:proofErr w:type="spellStart"/>
                            <w:r w:rsidRPr="001F5AE2">
                              <w:rPr>
                                <w:rFonts w:ascii="Consolas" w:hAnsi="Consolas"/>
                              </w:rPr>
                              <w:t>currentDate</w:t>
                            </w:r>
                            <w:proofErr w:type="spellEnd"/>
                            <w:r w:rsidRPr="001F5AE2">
                              <w:rPr>
                                <w:rFonts w:ascii="Consolas" w:hAnsi="Consolas"/>
                              </w:rPr>
                              <w:t xml:space="preserve"> = new Date(</w:t>
                            </w:r>
                            <w:proofErr w:type="spellStart"/>
                            <w:r w:rsidRPr="001F5AE2">
                              <w:rPr>
                                <w:rFonts w:ascii="Consolas" w:hAnsi="Consolas"/>
                              </w:rPr>
                              <w:t>startOfWeek</w:t>
                            </w:r>
                            <w:proofErr w:type="spellEnd"/>
                            <w:r w:rsidRPr="001F5AE2">
                              <w:rPr>
                                <w:rFonts w:ascii="Consolas" w:hAnsi="Consolas"/>
                              </w:rPr>
                              <w:t>);</w:t>
                            </w:r>
                          </w:p>
                          <w:p w14:paraId="5DAC56BA" w14:textId="77777777" w:rsidR="008C38CB" w:rsidRPr="001F5AE2" w:rsidRDefault="008C38CB" w:rsidP="008C38CB">
                            <w:pPr>
                              <w:spacing w:line="240" w:lineRule="auto"/>
                              <w:ind w:firstLine="188"/>
                              <w:rPr>
                                <w:rFonts w:ascii="Consolas" w:hAnsi="Consolas"/>
                              </w:rPr>
                            </w:pPr>
                          </w:p>
                          <w:p w14:paraId="37880DF7"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let date = new Date(</w:t>
                            </w:r>
                            <w:proofErr w:type="spellStart"/>
                            <w:r w:rsidRPr="001F5AE2">
                              <w:rPr>
                                <w:rFonts w:ascii="Consolas" w:hAnsi="Consolas"/>
                              </w:rPr>
                              <w:t>currentDate</w:t>
                            </w:r>
                            <w:proofErr w:type="spellEnd"/>
                            <w:r w:rsidRPr="001F5AE2">
                              <w:rPr>
                                <w:rFonts w:ascii="Consolas" w:hAnsi="Consolas"/>
                              </w:rPr>
                              <w:t>);</w:t>
                            </w:r>
                          </w:p>
                          <w:p w14:paraId="798C81E3"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date.setDate</w:t>
                            </w:r>
                            <w:proofErr w:type="spellEnd"/>
                            <w:r w:rsidRPr="001F5AE2">
                              <w:rPr>
                                <w:rFonts w:ascii="Consolas" w:hAnsi="Consolas"/>
                              </w:rPr>
                              <w:t>(</w:t>
                            </w:r>
                            <w:proofErr w:type="spellStart"/>
                            <w:r w:rsidRPr="001F5AE2">
                              <w:rPr>
                                <w:rFonts w:ascii="Consolas" w:hAnsi="Consolas"/>
                              </w:rPr>
                              <w:t>currentDate.getDate</w:t>
                            </w:r>
                            <w:proofErr w:type="spellEnd"/>
                            <w:r w:rsidRPr="001F5AE2">
                              <w:rPr>
                                <w:rFonts w:ascii="Consolas" w:hAnsi="Consolas"/>
                              </w:rPr>
                              <w:t>()+result); //</w:t>
                            </w:r>
                            <w:r w:rsidRPr="001F5AE2">
                              <w:rPr>
                                <w:rFonts w:ascii="Consolas" w:hAnsi="Consolas"/>
                              </w:rPr>
                              <w:t>週の各日に対応</w:t>
                            </w:r>
                          </w:p>
                          <w:p w14:paraId="1E5FD468"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year = </w:t>
                            </w:r>
                            <w:proofErr w:type="spellStart"/>
                            <w:r w:rsidRPr="001F5AE2">
                              <w:rPr>
                                <w:rFonts w:ascii="Consolas" w:hAnsi="Consolas"/>
                              </w:rPr>
                              <w:t>date.getFullYear</w:t>
                            </w:r>
                            <w:proofErr w:type="spellEnd"/>
                            <w:r w:rsidRPr="001F5AE2">
                              <w:rPr>
                                <w:rFonts w:ascii="Consolas" w:hAnsi="Consolas"/>
                              </w:rPr>
                              <w:t>();</w:t>
                            </w:r>
                          </w:p>
                          <w:p w14:paraId="5D6465D5"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month = </w:t>
                            </w:r>
                            <w:proofErr w:type="spellStart"/>
                            <w:r w:rsidRPr="001F5AE2">
                              <w:rPr>
                                <w:rFonts w:ascii="Consolas" w:hAnsi="Consolas"/>
                              </w:rPr>
                              <w:t>date.getMonth</w:t>
                            </w:r>
                            <w:proofErr w:type="spellEnd"/>
                            <w:r w:rsidRPr="001F5AE2">
                              <w:rPr>
                                <w:rFonts w:ascii="Consolas" w:hAnsi="Consolas"/>
                              </w:rPr>
                              <w:t>() + 1; //</w:t>
                            </w:r>
                            <w:r w:rsidRPr="001F5AE2">
                              <w:rPr>
                                <w:rFonts w:ascii="Consolas" w:hAnsi="Consolas"/>
                              </w:rPr>
                              <w:t>月を</w:t>
                            </w:r>
                            <w:r w:rsidRPr="001F5AE2">
                              <w:rPr>
                                <w:rFonts w:ascii="Consolas" w:hAnsi="Consolas"/>
                              </w:rPr>
                              <w:t>1</w:t>
                            </w:r>
                            <w:r w:rsidRPr="001F5AE2">
                              <w:rPr>
                                <w:rFonts w:ascii="Consolas" w:hAnsi="Consolas"/>
                              </w:rPr>
                              <w:t>ベースで取得</w:t>
                            </w:r>
                          </w:p>
                          <w:p w14:paraId="6FA3843A"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day = </w:t>
                            </w:r>
                            <w:proofErr w:type="spellStart"/>
                            <w:r w:rsidRPr="001F5AE2">
                              <w:rPr>
                                <w:rFonts w:ascii="Consolas" w:hAnsi="Consolas"/>
                              </w:rPr>
                              <w:t>date.getDate</w:t>
                            </w:r>
                            <w:proofErr w:type="spellEnd"/>
                            <w:r w:rsidRPr="001F5AE2">
                              <w:rPr>
                                <w:rFonts w:ascii="Consolas" w:hAnsi="Consolas"/>
                              </w:rPr>
                              <w:t>();</w:t>
                            </w:r>
                          </w:p>
                          <w:p w14:paraId="6F149BD4" w14:textId="77777777" w:rsidR="008C38CB" w:rsidRDefault="008C38CB" w:rsidP="008C38CB">
                            <w:pPr>
                              <w:spacing w:line="240" w:lineRule="auto"/>
                              <w:ind w:firstLine="188"/>
                            </w:pPr>
                          </w:p>
                          <w:p w14:paraId="04AB107A" w14:textId="77777777" w:rsidR="008C38CB" w:rsidRDefault="008C38CB" w:rsidP="008C38CB">
                            <w:pPr>
                              <w:spacing w:line="240" w:lineRule="auto"/>
                              <w:ind w:firstLine="188"/>
                            </w:pPr>
                            <w:r>
                              <w:t xml:space="preserve">    //何年生のセルか？</w:t>
                            </w:r>
                          </w:p>
                          <w:p w14:paraId="31A3C08F" w14:textId="77777777" w:rsidR="008C38CB" w:rsidRDefault="008C38CB" w:rsidP="008C38CB">
                            <w:pPr>
                              <w:spacing w:line="240" w:lineRule="auto"/>
                              <w:ind w:firstLine="188"/>
                            </w:pPr>
                            <w:r>
                              <w:t xml:space="preserve">    let grade = 1;</w:t>
                            </w:r>
                          </w:p>
                          <w:p w14:paraId="721EF62D" w14:textId="77777777" w:rsidR="008C38CB" w:rsidRDefault="008C38CB" w:rsidP="008C38CB">
                            <w:pPr>
                              <w:spacing w:line="240" w:lineRule="auto"/>
                              <w:ind w:firstLine="188"/>
                            </w:pPr>
                          </w:p>
                          <w:p w14:paraId="28D72073" w14:textId="77777777" w:rsidR="008C38CB" w:rsidRDefault="008C38CB" w:rsidP="008C38CB">
                            <w:pPr>
                              <w:spacing w:line="240" w:lineRule="auto"/>
                              <w:ind w:firstLine="188"/>
                            </w:pPr>
                            <w:r>
                              <w:t xml:space="preserve">    //何時間目のセルか？</w:t>
                            </w:r>
                          </w:p>
                          <w:p w14:paraId="6004983E" w14:textId="77777777" w:rsidR="008C38CB" w:rsidRDefault="008C38CB" w:rsidP="008C38CB">
                            <w:pPr>
                              <w:spacing w:line="240" w:lineRule="auto"/>
                              <w:ind w:firstLine="188"/>
                            </w:pPr>
                            <w:r>
                              <w:t xml:space="preserve">    //</w:t>
                            </w:r>
                            <w:proofErr w:type="spellStart"/>
                            <w:r>
                              <w:t>i</w:t>
                            </w:r>
                            <w:proofErr w:type="spellEnd"/>
                            <w:r>
                              <w:t>=0~49なので</w:t>
                            </w:r>
                            <w:proofErr w:type="spellStart"/>
                            <w:r>
                              <w:t>i</w:t>
                            </w:r>
                            <w:proofErr w:type="spellEnd"/>
                            <w:r>
                              <w:t>を10で割ったものに１を足すと1~5時間目になる</w:t>
                            </w:r>
                            <w:del w:id="282" w:author="ishidatek244" w:date="2024-03-10T22:41:00Z">
                              <w:r w:rsidDel="00885A3E">
                                <w:delText>。</w:delText>
                              </w:r>
                            </w:del>
                            <w:ins w:id="283" w:author="ishidatek244" w:date="2024-03-10T22:41:00Z">
                              <w:r>
                                <w:t>．</w:t>
                              </w:r>
                            </w:ins>
                          </w:p>
                          <w:p w14:paraId="2B5172C5" w14:textId="77777777" w:rsidR="008C38CB" w:rsidRDefault="008C38CB" w:rsidP="008C38CB">
                            <w:pPr>
                              <w:spacing w:line="240" w:lineRule="auto"/>
                              <w:ind w:firstLine="188"/>
                            </w:pPr>
                            <w:r>
                              <w:t xml:space="preserve">    let row = </w:t>
                            </w:r>
                            <w:proofErr w:type="spellStart"/>
                            <w:r>
                              <w:t>Math.floor</w:t>
                            </w:r>
                            <w:proofErr w:type="spellEnd"/>
                            <w:r>
                              <w:t>(</w:t>
                            </w:r>
                            <w:proofErr w:type="spellStart"/>
                            <w:r>
                              <w:t>i</w:t>
                            </w:r>
                            <w:proofErr w:type="spellEnd"/>
                            <w:r>
                              <w:t>/5)+1;</w:t>
                            </w:r>
                          </w:p>
                          <w:p w14:paraId="6EACA6C9" w14:textId="77777777" w:rsidR="008C38CB" w:rsidRDefault="008C38CB" w:rsidP="008C38CB">
                            <w:pPr>
                              <w:spacing w:line="240" w:lineRule="auto"/>
                              <w:ind w:firstLine="188"/>
                            </w:pPr>
                            <w:r>
                              <w:t xml:space="preserve">    </w:t>
                            </w:r>
                          </w:p>
                          <w:p w14:paraId="70876833" w14:textId="77777777" w:rsidR="008C38CB" w:rsidRDefault="008C38CB" w:rsidP="008C38CB">
                            <w:pPr>
                              <w:spacing w:line="240" w:lineRule="auto"/>
                              <w:ind w:firstLine="188"/>
                            </w:pPr>
                            <w:r>
                              <w:t xml:space="preserve">  </w:t>
                            </w:r>
                          </w:p>
                          <w:p w14:paraId="15B55E0C" w14:textId="77777777" w:rsidR="008C38CB" w:rsidRDefault="008C38CB" w:rsidP="008C38CB">
                            <w:pPr>
                              <w:spacing w:line="240" w:lineRule="auto"/>
                              <w:ind w:firstLine="188"/>
                            </w:pPr>
                            <w:r>
                              <w:t xml:space="preserve">    </w:t>
                            </w:r>
                            <w:proofErr w:type="spellStart"/>
                            <w:r>
                              <w:t>const</w:t>
                            </w:r>
                            <w:proofErr w:type="spellEnd"/>
                            <w:r>
                              <w:t xml:space="preserve"> </w:t>
                            </w:r>
                            <w:proofErr w:type="spellStart"/>
                            <w:r>
                              <w:t>cellId</w:t>
                            </w:r>
                            <w:proofErr w:type="spellEnd"/>
                            <w:r>
                              <w:t xml:space="preserve"> = `${year}_${month}_${day}_${grade}_${row}`;</w:t>
                            </w:r>
                          </w:p>
                          <w:p w14:paraId="69E5AD07" w14:textId="77777777" w:rsidR="008C38CB" w:rsidRDefault="008C38CB" w:rsidP="008C38CB">
                            <w:pPr>
                              <w:spacing w:line="240" w:lineRule="auto"/>
                              <w:ind w:firstLine="188"/>
                            </w:pPr>
                            <w:r>
                              <w:t xml:space="preserve">    cells[</w:t>
                            </w:r>
                            <w:proofErr w:type="spellStart"/>
                            <w:r>
                              <w:t>i</w:t>
                            </w:r>
                            <w:proofErr w:type="spellEnd"/>
                            <w:r>
                              <w:t>].</w:t>
                            </w:r>
                            <w:proofErr w:type="spellStart"/>
                            <w:r>
                              <w:t>setAttribute</w:t>
                            </w:r>
                            <w:proofErr w:type="spellEnd"/>
                            <w:r>
                              <w:t xml:space="preserve">('id', </w:t>
                            </w:r>
                            <w:proofErr w:type="spellStart"/>
                            <w:r>
                              <w:t>cellId</w:t>
                            </w:r>
                            <w:proofErr w:type="spellEnd"/>
                            <w:r>
                              <w:t>);</w:t>
                            </w:r>
                          </w:p>
                          <w:p w14:paraId="2B2BC800" w14:textId="77777777" w:rsidR="008C38CB" w:rsidRDefault="008C38CB" w:rsidP="008C38CB">
                            <w:pPr>
                              <w:spacing w:line="240" w:lineRule="auto"/>
                              <w:ind w:firstLine="188"/>
                            </w:pPr>
                            <w:r>
                              <w:t xml:space="preserve">  }</w:t>
                            </w:r>
                          </w:p>
                          <w:p w14:paraId="49A47567" w14:textId="77777777" w:rsidR="008C38CB" w:rsidRDefault="008C38CB" w:rsidP="008C38CB">
                            <w:pPr>
                              <w:spacing w:line="240" w:lineRule="auto"/>
                              <w:ind w:firstLine="188"/>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1B739" id="テキスト ボックス 67" o:spid="_x0000_s1064" type="#_x0000_t202" style="position:absolute;left:0;text-align:left;margin-left:370.2pt;margin-top:1.25pt;width:421.4pt;height:268.8pt;z-index:251999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" filled="f" strokeweight=".5pt">
                <v:textbox>
                  <w:txbxContent>
                    <w:p w14:paraId="1ECD2A3E" w14:textId="77777777" w:rsidR="008C38CB" w:rsidRPr="001F5AE2" w:rsidRDefault="008C38CB" w:rsidP="008C38CB">
                      <w:pPr>
                        <w:spacing w:line="240" w:lineRule="auto"/>
                        <w:ind w:firstLine="188"/>
                        <w:rPr>
                          <w:rFonts w:ascii="Consolas" w:hAnsi="Consolas"/>
                        </w:rPr>
                      </w:pPr>
                      <w:r w:rsidRPr="001F5AE2">
                        <w:rPr>
                          <w:rFonts w:ascii="Consolas" w:hAnsi="Consolas"/>
                        </w:rPr>
                        <w:t>// ID</w:t>
                      </w:r>
                      <w:r w:rsidRPr="001F5AE2">
                        <w:rPr>
                          <w:rFonts w:ascii="Consolas" w:hAnsi="Consolas"/>
                        </w:rPr>
                        <w:t>を更新する関数</w:t>
                      </w:r>
                    </w:p>
                    <w:p w14:paraId="3FDA4937" w14:textId="77777777" w:rsidR="008C38CB" w:rsidRPr="001F5AE2" w:rsidRDefault="008C38CB" w:rsidP="008C38CB">
                      <w:pPr>
                        <w:spacing w:line="240" w:lineRule="auto"/>
                        <w:ind w:firstLine="188"/>
                        <w:rPr>
                          <w:rFonts w:ascii="Consolas" w:hAnsi="Consolas"/>
                        </w:rPr>
                      </w:pPr>
                      <w:r w:rsidRPr="001F5AE2">
                        <w:rPr>
                          <w:rFonts w:ascii="Consolas" w:hAnsi="Consolas"/>
                        </w:rPr>
                        <w:t>function updateIds() {</w:t>
                      </w:r>
                    </w:p>
                    <w:p w14:paraId="3437A1C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cells = document.querySelectorAll('td.komacell');</w:t>
                      </w:r>
                    </w:p>
                    <w:p w14:paraId="5545AD6D"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for (let i = 0; i &lt; cells.length; i++) {</w:t>
                      </w:r>
                    </w:p>
                    <w:p w14:paraId="6D1B048A"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 </w:t>
                      </w:r>
                      <w:r w:rsidRPr="001F5AE2">
                        <w:rPr>
                          <w:rFonts w:ascii="Consolas" w:hAnsi="Consolas"/>
                        </w:rPr>
                        <w:t>日付計算のためのロジックをここに追加</w:t>
                      </w:r>
                    </w:p>
                    <w:p w14:paraId="408A0916" w14:textId="77777777" w:rsidR="008C38CB" w:rsidRPr="001F5AE2" w:rsidRDefault="008C38CB" w:rsidP="008C38CB">
                      <w:pPr>
                        <w:spacing w:line="240" w:lineRule="auto"/>
                        <w:ind w:firstLine="188"/>
                        <w:rPr>
                          <w:rFonts w:ascii="Consolas" w:hAnsi="Consolas"/>
                        </w:rPr>
                      </w:pPr>
                      <w:r>
                        <w:rPr>
                          <w:rFonts w:ascii="Consolas" w:hAnsi="Consolas"/>
                        </w:rPr>
                        <w:t xml:space="preserve">    let result = i % 5 ;</w:t>
                      </w:r>
                    </w:p>
                    <w:p w14:paraId="0A8B5AA6"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 startOfWeek, endOfWeek } = getWeekStartEndDates(currentWeek);</w:t>
                      </w:r>
                    </w:p>
                    <w:p w14:paraId="1F215AFD"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currentDate = new Date(startOfWeek);</w:t>
                      </w:r>
                    </w:p>
                    <w:p w14:paraId="5DAC56BA" w14:textId="77777777" w:rsidR="008C38CB" w:rsidRPr="001F5AE2" w:rsidRDefault="008C38CB" w:rsidP="008C38CB">
                      <w:pPr>
                        <w:spacing w:line="240" w:lineRule="auto"/>
                        <w:ind w:firstLine="188"/>
                        <w:rPr>
                          <w:rFonts w:ascii="Consolas" w:hAnsi="Consolas"/>
                        </w:rPr>
                      </w:pPr>
                    </w:p>
                    <w:p w14:paraId="37880DF7"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let date = new Date(currentDate);</w:t>
                      </w:r>
                    </w:p>
                    <w:p w14:paraId="798C81E3"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date.setDate(currentDate.getDate()+result); //</w:t>
                      </w:r>
                      <w:r w:rsidRPr="001F5AE2">
                        <w:rPr>
                          <w:rFonts w:ascii="Consolas" w:hAnsi="Consolas"/>
                        </w:rPr>
                        <w:t>週の各日に対応</w:t>
                      </w:r>
                    </w:p>
                    <w:p w14:paraId="1E5FD468"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year = date.getFullYear();</w:t>
                      </w:r>
                    </w:p>
                    <w:p w14:paraId="5D6465D5"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month = date.getMonth() + 1; //</w:t>
                      </w:r>
                      <w:r w:rsidRPr="001F5AE2">
                        <w:rPr>
                          <w:rFonts w:ascii="Consolas" w:hAnsi="Consolas"/>
                        </w:rPr>
                        <w:t>月を</w:t>
                      </w:r>
                      <w:r w:rsidRPr="001F5AE2">
                        <w:rPr>
                          <w:rFonts w:ascii="Consolas" w:hAnsi="Consolas"/>
                        </w:rPr>
                        <w:t>1</w:t>
                      </w:r>
                      <w:r w:rsidRPr="001F5AE2">
                        <w:rPr>
                          <w:rFonts w:ascii="Consolas" w:hAnsi="Consolas"/>
                        </w:rPr>
                        <w:t>ベースで取得</w:t>
                      </w:r>
                    </w:p>
                    <w:p w14:paraId="6FA3843A"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day = date.getDate();</w:t>
                      </w:r>
                    </w:p>
                    <w:p w14:paraId="6F149BD4" w14:textId="77777777" w:rsidR="008C38CB" w:rsidRDefault="008C38CB" w:rsidP="008C38CB">
                      <w:pPr>
                        <w:spacing w:line="240" w:lineRule="auto"/>
                        <w:ind w:firstLine="188"/>
                      </w:pPr>
                    </w:p>
                    <w:p w14:paraId="04AB107A" w14:textId="77777777" w:rsidR="008C38CB" w:rsidRDefault="008C38CB" w:rsidP="008C38CB">
                      <w:pPr>
                        <w:spacing w:line="240" w:lineRule="auto"/>
                        <w:ind w:firstLine="188"/>
                      </w:pPr>
                      <w:r>
                        <w:t xml:space="preserve">    //何年生のセルか？</w:t>
                      </w:r>
                    </w:p>
                    <w:p w14:paraId="31A3C08F" w14:textId="77777777" w:rsidR="008C38CB" w:rsidRDefault="008C38CB" w:rsidP="008C38CB">
                      <w:pPr>
                        <w:spacing w:line="240" w:lineRule="auto"/>
                        <w:ind w:firstLine="188"/>
                      </w:pPr>
                      <w:r>
                        <w:t xml:space="preserve">    let grade = 1;</w:t>
                      </w:r>
                    </w:p>
                    <w:p w14:paraId="721EF62D" w14:textId="77777777" w:rsidR="008C38CB" w:rsidRDefault="008C38CB" w:rsidP="008C38CB">
                      <w:pPr>
                        <w:spacing w:line="240" w:lineRule="auto"/>
                        <w:ind w:firstLine="188"/>
                      </w:pPr>
                    </w:p>
                    <w:p w14:paraId="28D72073" w14:textId="77777777" w:rsidR="008C38CB" w:rsidRDefault="008C38CB" w:rsidP="008C38CB">
                      <w:pPr>
                        <w:spacing w:line="240" w:lineRule="auto"/>
                        <w:ind w:firstLine="188"/>
                      </w:pPr>
                      <w:r>
                        <w:t xml:space="preserve">    //何時間目のセルか？</w:t>
                      </w:r>
                    </w:p>
                    <w:p w14:paraId="6004983E" w14:textId="77777777" w:rsidR="008C38CB" w:rsidRDefault="008C38CB" w:rsidP="008C38CB">
                      <w:pPr>
                        <w:spacing w:line="240" w:lineRule="auto"/>
                        <w:ind w:firstLine="188"/>
                      </w:pPr>
                      <w:r>
                        <w:t xml:space="preserve">    //i=0~49なのでiを10で割ったものに１を足すと1~5時間目になる</w:t>
                      </w:r>
                      <w:del w:id="268" w:author="ishidatek244" w:date="2024-03-10T22:41:00Z">
                        <w:r w:rsidDel="00885A3E">
                          <w:delText>。</w:delText>
                        </w:r>
                      </w:del>
                      <w:ins w:id="269" w:author="ishidatek244" w:date="2024-03-10T22:41:00Z">
                        <w:r>
                          <w:t>．</w:t>
                        </w:r>
                      </w:ins>
                    </w:p>
                    <w:p w14:paraId="2B5172C5" w14:textId="77777777" w:rsidR="008C38CB" w:rsidRDefault="008C38CB" w:rsidP="008C38CB">
                      <w:pPr>
                        <w:spacing w:line="240" w:lineRule="auto"/>
                        <w:ind w:firstLine="188"/>
                      </w:pPr>
                      <w:r>
                        <w:t xml:space="preserve">    let row = Math.floor(i/5)+1;</w:t>
                      </w:r>
                    </w:p>
                    <w:p w14:paraId="6EACA6C9" w14:textId="77777777" w:rsidR="008C38CB" w:rsidRDefault="008C38CB" w:rsidP="008C38CB">
                      <w:pPr>
                        <w:spacing w:line="240" w:lineRule="auto"/>
                        <w:ind w:firstLine="188"/>
                      </w:pPr>
                      <w:r>
                        <w:t xml:space="preserve">    </w:t>
                      </w:r>
                    </w:p>
                    <w:p w14:paraId="70876833" w14:textId="77777777" w:rsidR="008C38CB" w:rsidRDefault="008C38CB" w:rsidP="008C38CB">
                      <w:pPr>
                        <w:spacing w:line="240" w:lineRule="auto"/>
                        <w:ind w:firstLine="188"/>
                      </w:pPr>
                      <w:r>
                        <w:t xml:space="preserve">  </w:t>
                      </w:r>
                    </w:p>
                    <w:p w14:paraId="15B55E0C" w14:textId="77777777" w:rsidR="008C38CB" w:rsidRDefault="008C38CB" w:rsidP="008C38CB">
                      <w:pPr>
                        <w:spacing w:line="240" w:lineRule="auto"/>
                        <w:ind w:firstLine="188"/>
                      </w:pPr>
                      <w:r>
                        <w:t xml:space="preserve">    const cellId = `${year}_${month}_${day}_${grade}_${row}`;</w:t>
                      </w:r>
                    </w:p>
                    <w:p w14:paraId="69E5AD07" w14:textId="77777777" w:rsidR="008C38CB" w:rsidRDefault="008C38CB" w:rsidP="008C38CB">
                      <w:pPr>
                        <w:spacing w:line="240" w:lineRule="auto"/>
                        <w:ind w:firstLine="188"/>
                      </w:pPr>
                      <w:r>
                        <w:t xml:space="preserve">    cells[i].setAttribute('id', cellId);</w:t>
                      </w:r>
                    </w:p>
                    <w:p w14:paraId="2B2BC800" w14:textId="77777777" w:rsidR="008C38CB" w:rsidRDefault="008C38CB" w:rsidP="008C38CB">
                      <w:pPr>
                        <w:spacing w:line="240" w:lineRule="auto"/>
                        <w:ind w:firstLine="188"/>
                      </w:pPr>
                      <w:r>
                        <w:t xml:space="preserve">  }</w:t>
                      </w:r>
                    </w:p>
                    <w:p w14:paraId="49A47567" w14:textId="77777777" w:rsidR="008C38CB" w:rsidRDefault="008C38CB" w:rsidP="008C38CB">
                      <w:pPr>
                        <w:spacing w:line="240" w:lineRule="auto"/>
                        <w:ind w:firstLine="188"/>
                      </w:pPr>
                      <w:r>
                        <w:t>}</w:t>
                      </w:r>
                    </w:p>
                  </w:txbxContent>
                </v:textbox>
                <w10:wrap anchorx="margin"/>
              </v:shape>
            </w:pict>
          </mc:Fallback>
        </mc:AlternateContent>
      </w:r>
    </w:p>
    <w:p w14:paraId="2A26FF4D" w14:textId="05B93FC0" w:rsidR="008C38CB" w:rsidRDefault="008C38CB" w:rsidP="008C38CB">
      <w:pPr>
        <w:ind w:firstLineChars="0" w:firstLine="0"/>
      </w:pPr>
    </w:p>
    <w:p w14:paraId="351CF50E" w14:textId="77777777" w:rsidR="008C38CB" w:rsidRDefault="008C38CB" w:rsidP="008C38CB">
      <w:pPr>
        <w:ind w:firstLineChars="0" w:firstLine="0"/>
      </w:pPr>
    </w:p>
    <w:p w14:paraId="32F1E9E3" w14:textId="77777777" w:rsidR="008C38CB" w:rsidRDefault="008C38CB" w:rsidP="008C38CB">
      <w:pPr>
        <w:ind w:firstLineChars="0" w:firstLine="0"/>
      </w:pPr>
    </w:p>
    <w:p w14:paraId="05A66E1A" w14:textId="77777777" w:rsidR="008C38CB" w:rsidRDefault="008C38CB" w:rsidP="008C38CB">
      <w:pPr>
        <w:ind w:firstLineChars="0" w:firstLine="0"/>
      </w:pPr>
    </w:p>
    <w:p w14:paraId="5CDA9D9B" w14:textId="77777777" w:rsidR="008C38CB" w:rsidRDefault="008C38CB" w:rsidP="008C38CB">
      <w:pPr>
        <w:ind w:firstLineChars="0" w:firstLine="0"/>
      </w:pPr>
    </w:p>
    <w:p w14:paraId="49DD2C0F" w14:textId="77777777" w:rsidR="008C38CB" w:rsidRPr="009C2EE6" w:rsidRDefault="008C38CB" w:rsidP="008C38CB">
      <w:pPr>
        <w:spacing w:line="240" w:lineRule="auto"/>
        <w:ind w:firstLine="188"/>
      </w:pPr>
    </w:p>
    <w:p w14:paraId="25C18456" w14:textId="62F8ED52" w:rsidR="009C2EE6" w:rsidRDefault="009C2EE6" w:rsidP="00745DD7">
      <w:pPr>
        <w:ind w:firstLine="188"/>
      </w:pPr>
    </w:p>
    <w:p w14:paraId="02B55150" w14:textId="75C7D60F" w:rsidR="009C2EE6" w:rsidRDefault="009C2EE6" w:rsidP="00745DD7">
      <w:pPr>
        <w:ind w:firstLine="188"/>
      </w:pPr>
    </w:p>
    <w:p w14:paraId="3D6F447E" w14:textId="4A0C366E" w:rsidR="009C2EE6" w:rsidRDefault="009C2EE6" w:rsidP="009C2EE6">
      <w:pPr>
        <w:ind w:firstLineChars="0" w:firstLine="0"/>
      </w:pPr>
    </w:p>
    <w:p w14:paraId="70A3795A" w14:textId="33501A2C" w:rsidR="009C2EE6" w:rsidRDefault="009C2EE6" w:rsidP="009C2EE6">
      <w:pPr>
        <w:ind w:firstLineChars="0" w:firstLine="0"/>
      </w:pPr>
    </w:p>
    <w:p w14:paraId="1B0DA0B2" w14:textId="77777777" w:rsidR="008C38CB" w:rsidRDefault="008C38CB" w:rsidP="008C38CB">
      <w:pPr>
        <w:ind w:firstLineChars="0" w:firstLine="0"/>
      </w:pPr>
      <w:r>
        <w:rPr>
          <w:noProof/>
        </w:rPr>
        <w:lastRenderedPageBreak/>
        <mc:AlternateContent>
          <mc:Choice Requires="wps">
            <w:drawing>
              <wp:anchor distT="0" distB="0" distL="114300" distR="114300" simplePos="0" relativeHeight="252001280" behindDoc="0" locked="0" layoutInCell="1" allowOverlap="1" wp14:anchorId="13BF81B6" wp14:editId="34DFDBFD">
                <wp:simplePos x="0" y="0"/>
                <wp:positionH relativeFrom="margin">
                  <wp:align>left</wp:align>
                </wp:positionH>
                <wp:positionV relativeFrom="paragraph">
                  <wp:posOffset>-7493</wp:posOffset>
                </wp:positionV>
                <wp:extent cx="5352288" cy="3133344"/>
                <wp:effectExtent l="0" t="0" r="20320" b="10160"/>
                <wp:wrapNone/>
                <wp:docPr id="70" name="テキスト ボックス 70"/>
                <wp:cNvGraphicFramePr/>
                <a:graphic xmlns:a="http://schemas.openxmlformats.org/drawingml/2006/main">
                  <a:graphicData uri="http://schemas.microsoft.com/office/word/2010/wordprocessingShape">
                    <wps:wsp>
                      <wps:cNvSpPr txBox="1"/>
                      <wps:spPr>
                        <a:xfrm>
                          <a:off x="0" y="0"/>
                          <a:ext cx="5352288" cy="3133344"/>
                        </a:xfrm>
                        <a:prstGeom prst="rect">
                          <a:avLst/>
                        </a:prstGeom>
                        <a:solidFill>
                          <a:schemeClr val="lt1"/>
                        </a:solidFill>
                        <a:ln w="6350">
                          <a:solidFill>
                            <a:prstClr val="black"/>
                          </a:solidFill>
                        </a:ln>
                      </wps:spPr>
                      <wps:txbx>
                        <w:txbxContent>
                          <w:p w14:paraId="46D04ABF" w14:textId="77777777" w:rsidR="008C38CB" w:rsidRDefault="008C38CB" w:rsidP="008C38CB">
                            <w:pPr>
                              <w:spacing w:line="240" w:lineRule="auto"/>
                              <w:ind w:firstLine="188"/>
                            </w:pPr>
                          </w:p>
                          <w:p w14:paraId="3FD05F59"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r w:rsidRPr="001F5AE2">
                              <w:rPr>
                                <w:rFonts w:ascii="Consolas" w:hAnsi="Consolas"/>
                              </w:rPr>
                              <w:t>何年生のセルか？</w:t>
                            </w:r>
                          </w:p>
                          <w:p w14:paraId="37E6AAA1"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let grade = 1;</w:t>
                            </w:r>
                            <w:r>
                              <w:rPr>
                                <w:rFonts w:ascii="Consolas" w:hAnsi="Consolas" w:hint="eastAsia"/>
                              </w:rPr>
                              <w:t xml:space="preserve">　</w:t>
                            </w:r>
                            <w:r>
                              <w:rPr>
                                <w:rFonts w:ascii="Consolas" w:hAnsi="Consolas" w:hint="eastAsia"/>
                              </w:rPr>
                              <w:t>//2</w:t>
                            </w:r>
                            <w:r>
                              <w:rPr>
                                <w:rFonts w:ascii="Consolas" w:hAnsi="Consolas" w:hint="eastAsia"/>
                              </w:rPr>
                              <w:t>年生の時は</w:t>
                            </w:r>
                            <w:r>
                              <w:rPr>
                                <w:rFonts w:ascii="Consolas" w:hAnsi="Consolas" w:hint="eastAsia"/>
                              </w:rPr>
                              <w:t>grade = 2;</w:t>
                            </w:r>
                          </w:p>
                          <w:p w14:paraId="272CBF67" w14:textId="77777777" w:rsidR="008C38CB" w:rsidRPr="001F5AE2" w:rsidRDefault="008C38CB" w:rsidP="008C38CB">
                            <w:pPr>
                              <w:spacing w:line="240" w:lineRule="auto"/>
                              <w:ind w:firstLine="188"/>
                              <w:rPr>
                                <w:rFonts w:ascii="Consolas" w:hAnsi="Consolas"/>
                              </w:rPr>
                            </w:pPr>
                          </w:p>
                          <w:p w14:paraId="7AB78EE2"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r w:rsidRPr="001F5AE2">
                              <w:rPr>
                                <w:rFonts w:ascii="Consolas" w:hAnsi="Consolas"/>
                              </w:rPr>
                              <w:t>何時間目のセルか？</w:t>
                            </w:r>
                          </w:p>
                          <w:p w14:paraId="6EF16457" w14:textId="44AE57E5"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i</w:t>
                            </w:r>
                            <w:proofErr w:type="spellEnd"/>
                            <w:r w:rsidRPr="001F5AE2">
                              <w:rPr>
                                <w:rFonts w:ascii="Consolas" w:hAnsi="Consolas"/>
                              </w:rPr>
                              <w:t>=0~49</w:t>
                            </w:r>
                            <w:r w:rsidRPr="001F5AE2">
                              <w:rPr>
                                <w:rFonts w:ascii="Consolas" w:hAnsi="Consolas"/>
                              </w:rPr>
                              <w:t>なので</w:t>
                            </w:r>
                            <w:proofErr w:type="spellStart"/>
                            <w:r w:rsidRPr="001F5AE2">
                              <w:rPr>
                                <w:rFonts w:ascii="Consolas" w:hAnsi="Consolas"/>
                              </w:rPr>
                              <w:t>i</w:t>
                            </w:r>
                            <w:proofErr w:type="spellEnd"/>
                            <w:r w:rsidRPr="001F5AE2">
                              <w:rPr>
                                <w:rFonts w:ascii="Consolas" w:hAnsi="Consolas"/>
                              </w:rPr>
                              <w:t>を</w:t>
                            </w:r>
                            <w:r w:rsidRPr="001F5AE2">
                              <w:rPr>
                                <w:rFonts w:ascii="Consolas" w:hAnsi="Consolas"/>
                              </w:rPr>
                              <w:t>10</w:t>
                            </w:r>
                            <w:r w:rsidRPr="001F5AE2">
                              <w:rPr>
                                <w:rFonts w:ascii="Consolas" w:hAnsi="Consolas"/>
                              </w:rPr>
                              <w:t>で割ったものに１を足すと</w:t>
                            </w:r>
                            <w:r w:rsidRPr="001F5AE2">
                              <w:rPr>
                                <w:rFonts w:ascii="Consolas" w:hAnsi="Consolas"/>
                              </w:rPr>
                              <w:t>1~5</w:t>
                            </w:r>
                            <w:r w:rsidRPr="001F5AE2">
                              <w:rPr>
                                <w:rFonts w:ascii="Consolas" w:hAnsi="Consolas"/>
                              </w:rPr>
                              <w:t>時間目になる</w:t>
                            </w:r>
                            <w:r>
                              <w:rPr>
                                <w:rFonts w:ascii="Consolas" w:hAnsi="Consolas"/>
                              </w:rPr>
                              <w:t>．</w:t>
                            </w:r>
                          </w:p>
                          <w:p w14:paraId="3DA361B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let row = </w:t>
                            </w:r>
                            <w:proofErr w:type="spellStart"/>
                            <w:r w:rsidRPr="001F5AE2">
                              <w:rPr>
                                <w:rFonts w:ascii="Consolas" w:hAnsi="Consolas"/>
                              </w:rPr>
                              <w:t>Math.floor</w:t>
                            </w:r>
                            <w:proofErr w:type="spellEnd"/>
                            <w:r w:rsidRPr="001F5AE2">
                              <w:rPr>
                                <w:rFonts w:ascii="Consolas" w:hAnsi="Consolas"/>
                              </w:rPr>
                              <w:t>(</w:t>
                            </w:r>
                            <w:proofErr w:type="spellStart"/>
                            <w:r w:rsidRPr="001F5AE2">
                              <w:rPr>
                                <w:rFonts w:ascii="Consolas" w:hAnsi="Consolas"/>
                              </w:rPr>
                              <w:t>i</w:t>
                            </w:r>
                            <w:proofErr w:type="spellEnd"/>
                            <w:r w:rsidRPr="001F5AE2">
                              <w:rPr>
                                <w:rFonts w:ascii="Consolas" w:hAnsi="Consolas"/>
                              </w:rPr>
                              <w:t>/5)+1;</w:t>
                            </w:r>
                          </w:p>
                          <w:p w14:paraId="3FE81939"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
                          <w:p w14:paraId="461C6996"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
                          <w:p w14:paraId="4B0B7D1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roofErr w:type="spellStart"/>
                            <w:r w:rsidRPr="001F5AE2">
                              <w:rPr>
                                <w:rFonts w:ascii="Consolas" w:hAnsi="Consolas"/>
                              </w:rPr>
                              <w:t>const</w:t>
                            </w:r>
                            <w:proofErr w:type="spellEnd"/>
                            <w:r w:rsidRPr="001F5AE2">
                              <w:rPr>
                                <w:rFonts w:ascii="Consolas" w:hAnsi="Consolas"/>
                              </w:rPr>
                              <w:t xml:space="preserve"> </w:t>
                            </w:r>
                            <w:proofErr w:type="spellStart"/>
                            <w:r w:rsidRPr="001F5AE2">
                              <w:rPr>
                                <w:rFonts w:ascii="Consolas" w:hAnsi="Consolas"/>
                              </w:rPr>
                              <w:t>cellId</w:t>
                            </w:r>
                            <w:proofErr w:type="spellEnd"/>
                            <w:r w:rsidRPr="001F5AE2">
                              <w:rPr>
                                <w:rFonts w:ascii="Consolas" w:hAnsi="Consolas"/>
                              </w:rPr>
                              <w:t xml:space="preserve"> = `${year}_${month}_${day}_${grade}_${row}`;</w:t>
                            </w:r>
                          </w:p>
                          <w:p w14:paraId="12CA3D16"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cells[</w:t>
                            </w:r>
                            <w:proofErr w:type="spellStart"/>
                            <w:r w:rsidRPr="001F5AE2">
                              <w:rPr>
                                <w:rFonts w:ascii="Consolas" w:hAnsi="Consolas"/>
                              </w:rPr>
                              <w:t>i</w:t>
                            </w:r>
                            <w:proofErr w:type="spellEnd"/>
                            <w:r w:rsidRPr="001F5AE2">
                              <w:rPr>
                                <w:rFonts w:ascii="Consolas" w:hAnsi="Consolas"/>
                              </w:rPr>
                              <w:t>].</w:t>
                            </w:r>
                            <w:proofErr w:type="spellStart"/>
                            <w:r w:rsidRPr="001F5AE2">
                              <w:rPr>
                                <w:rFonts w:ascii="Consolas" w:hAnsi="Consolas"/>
                              </w:rPr>
                              <w:t>setAttribute</w:t>
                            </w:r>
                            <w:proofErr w:type="spellEnd"/>
                            <w:r w:rsidRPr="001F5AE2">
                              <w:rPr>
                                <w:rFonts w:ascii="Consolas" w:hAnsi="Consolas"/>
                              </w:rPr>
                              <w:t xml:space="preserve">('id', </w:t>
                            </w:r>
                            <w:proofErr w:type="spellStart"/>
                            <w:r w:rsidRPr="001F5AE2">
                              <w:rPr>
                                <w:rFonts w:ascii="Consolas" w:hAnsi="Consolas"/>
                              </w:rPr>
                              <w:t>cellId</w:t>
                            </w:r>
                            <w:proofErr w:type="spellEnd"/>
                            <w:r w:rsidRPr="001F5AE2">
                              <w:rPr>
                                <w:rFonts w:ascii="Consolas" w:hAnsi="Consolas"/>
                              </w:rPr>
                              <w:t>);</w:t>
                            </w:r>
                          </w:p>
                          <w:p w14:paraId="7396402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
                          <w:p w14:paraId="6627AC66" w14:textId="77777777" w:rsidR="008C38CB" w:rsidRPr="001F5AE2" w:rsidRDefault="008C38CB" w:rsidP="008C38CB">
                            <w:pPr>
                              <w:spacing w:line="240" w:lineRule="auto"/>
                              <w:ind w:firstLine="188"/>
                              <w:rPr>
                                <w:rFonts w:ascii="Consolas" w:hAnsi="Consolas"/>
                              </w:rPr>
                            </w:pPr>
                            <w:r w:rsidRPr="001F5AE2">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F81B6" id="テキスト ボックス 70" o:spid="_x0000_s1065" type="#_x0000_t202" style="position:absolute;left:0;text-align:left;margin-left:0;margin-top:-.6pt;width:421.45pt;height:246.7pt;z-index:252001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" fillcolor="white [3201]" strokeweight=".5pt">
                <v:textbox>
                  <w:txbxContent>
                    <w:p w14:paraId="46D04ABF" w14:textId="77777777" w:rsidR="008C38CB" w:rsidRDefault="008C38CB" w:rsidP="008C38CB">
                      <w:pPr>
                        <w:spacing w:line="240" w:lineRule="auto"/>
                        <w:ind w:firstLine="188"/>
                      </w:pPr>
                    </w:p>
                    <w:p w14:paraId="3FD05F59"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r w:rsidRPr="001F5AE2">
                        <w:rPr>
                          <w:rFonts w:ascii="Consolas" w:hAnsi="Consolas"/>
                        </w:rPr>
                        <w:t>何年生のセルか？</w:t>
                      </w:r>
                    </w:p>
                    <w:p w14:paraId="37E6AAA1"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let grade = 1;</w:t>
                      </w:r>
                      <w:r>
                        <w:rPr>
                          <w:rFonts w:ascii="Consolas" w:hAnsi="Consolas" w:hint="eastAsia"/>
                        </w:rPr>
                        <w:t xml:space="preserve">　</w:t>
                      </w:r>
                      <w:r>
                        <w:rPr>
                          <w:rFonts w:ascii="Consolas" w:hAnsi="Consolas" w:hint="eastAsia"/>
                        </w:rPr>
                        <w:t>//2</w:t>
                      </w:r>
                      <w:r>
                        <w:rPr>
                          <w:rFonts w:ascii="Consolas" w:hAnsi="Consolas" w:hint="eastAsia"/>
                        </w:rPr>
                        <w:t>年生の時は</w:t>
                      </w:r>
                      <w:r>
                        <w:rPr>
                          <w:rFonts w:ascii="Consolas" w:hAnsi="Consolas" w:hint="eastAsia"/>
                        </w:rPr>
                        <w:t>grade = 2;</w:t>
                      </w:r>
                    </w:p>
                    <w:p w14:paraId="272CBF67" w14:textId="77777777" w:rsidR="008C38CB" w:rsidRPr="001F5AE2" w:rsidRDefault="008C38CB" w:rsidP="008C38CB">
                      <w:pPr>
                        <w:spacing w:line="240" w:lineRule="auto"/>
                        <w:ind w:firstLine="188"/>
                        <w:rPr>
                          <w:rFonts w:ascii="Consolas" w:hAnsi="Consolas"/>
                        </w:rPr>
                      </w:pPr>
                    </w:p>
                    <w:p w14:paraId="7AB78EE2"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r w:rsidRPr="001F5AE2">
                        <w:rPr>
                          <w:rFonts w:ascii="Consolas" w:hAnsi="Consolas"/>
                        </w:rPr>
                        <w:t>何時間目のセルか？</w:t>
                      </w:r>
                    </w:p>
                    <w:p w14:paraId="6EF16457" w14:textId="44AE57E5" w:rsidR="008C38CB" w:rsidRPr="001F5AE2" w:rsidRDefault="008C38CB" w:rsidP="008C38CB">
                      <w:pPr>
                        <w:spacing w:line="240" w:lineRule="auto"/>
                        <w:ind w:firstLine="188"/>
                        <w:rPr>
                          <w:rFonts w:ascii="Consolas" w:hAnsi="Consolas"/>
                        </w:rPr>
                      </w:pPr>
                      <w:r w:rsidRPr="001F5AE2">
                        <w:rPr>
                          <w:rFonts w:ascii="Consolas" w:hAnsi="Consolas"/>
                        </w:rPr>
                        <w:t xml:space="preserve">    //i=0~49</w:t>
                      </w:r>
                      <w:r w:rsidRPr="001F5AE2">
                        <w:rPr>
                          <w:rFonts w:ascii="Consolas" w:hAnsi="Consolas"/>
                        </w:rPr>
                        <w:t>なので</w:t>
                      </w:r>
                      <w:r w:rsidRPr="001F5AE2">
                        <w:rPr>
                          <w:rFonts w:ascii="Consolas" w:hAnsi="Consolas"/>
                        </w:rPr>
                        <w:t>i</w:t>
                      </w:r>
                      <w:r w:rsidRPr="001F5AE2">
                        <w:rPr>
                          <w:rFonts w:ascii="Consolas" w:hAnsi="Consolas"/>
                        </w:rPr>
                        <w:t>を</w:t>
                      </w:r>
                      <w:r w:rsidRPr="001F5AE2">
                        <w:rPr>
                          <w:rFonts w:ascii="Consolas" w:hAnsi="Consolas"/>
                        </w:rPr>
                        <w:t>10</w:t>
                      </w:r>
                      <w:r w:rsidRPr="001F5AE2">
                        <w:rPr>
                          <w:rFonts w:ascii="Consolas" w:hAnsi="Consolas"/>
                        </w:rPr>
                        <w:t>で割ったものに１を足すと</w:t>
                      </w:r>
                      <w:r w:rsidRPr="001F5AE2">
                        <w:rPr>
                          <w:rFonts w:ascii="Consolas" w:hAnsi="Consolas"/>
                        </w:rPr>
                        <w:t>1~5</w:t>
                      </w:r>
                      <w:r w:rsidRPr="001F5AE2">
                        <w:rPr>
                          <w:rFonts w:ascii="Consolas" w:hAnsi="Consolas"/>
                        </w:rPr>
                        <w:t>時間目になる</w:t>
                      </w:r>
                      <w:r>
                        <w:rPr>
                          <w:rFonts w:ascii="Consolas" w:hAnsi="Consolas"/>
                        </w:rPr>
                        <w:t>．</w:t>
                      </w:r>
                    </w:p>
                    <w:p w14:paraId="3DA361B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let row = Math.floor(i/5)+1;</w:t>
                      </w:r>
                    </w:p>
                    <w:p w14:paraId="3FE81939"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
                    <w:p w14:paraId="461C6996"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
                    <w:p w14:paraId="4B0B7D1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const cellId = `${year}_${month}_${day}_${grade}_${row}`;</w:t>
                      </w:r>
                    </w:p>
                    <w:p w14:paraId="12CA3D16"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cells[i].setAttribute('id', cellId);</w:t>
                      </w:r>
                    </w:p>
                    <w:p w14:paraId="73964024" w14:textId="77777777" w:rsidR="008C38CB" w:rsidRPr="001F5AE2" w:rsidRDefault="008C38CB" w:rsidP="008C38CB">
                      <w:pPr>
                        <w:spacing w:line="240" w:lineRule="auto"/>
                        <w:ind w:firstLine="188"/>
                        <w:rPr>
                          <w:rFonts w:ascii="Consolas" w:hAnsi="Consolas"/>
                        </w:rPr>
                      </w:pPr>
                      <w:r w:rsidRPr="001F5AE2">
                        <w:rPr>
                          <w:rFonts w:ascii="Consolas" w:hAnsi="Consolas"/>
                        </w:rPr>
                        <w:t xml:space="preserve">  }</w:t>
                      </w:r>
                    </w:p>
                    <w:p w14:paraId="6627AC66" w14:textId="77777777" w:rsidR="008C38CB" w:rsidRPr="001F5AE2" w:rsidRDefault="008C38CB" w:rsidP="008C38CB">
                      <w:pPr>
                        <w:spacing w:line="240" w:lineRule="auto"/>
                        <w:ind w:firstLine="188"/>
                        <w:rPr>
                          <w:rFonts w:ascii="Consolas" w:hAnsi="Consolas"/>
                        </w:rPr>
                      </w:pPr>
                      <w:r w:rsidRPr="001F5AE2">
                        <w:rPr>
                          <w:rFonts w:ascii="Consolas" w:hAnsi="Consolas"/>
                        </w:rPr>
                        <w:t>}</w:t>
                      </w:r>
                    </w:p>
                  </w:txbxContent>
                </v:textbox>
                <w10:wrap anchorx="margin"/>
              </v:shape>
            </w:pict>
          </mc:Fallback>
        </mc:AlternateContent>
      </w:r>
    </w:p>
    <w:p w14:paraId="74DA85C2" w14:textId="77777777" w:rsidR="008C38CB" w:rsidRDefault="008C38CB" w:rsidP="008C38CB">
      <w:pPr>
        <w:ind w:firstLineChars="0" w:firstLine="0"/>
      </w:pPr>
    </w:p>
    <w:p w14:paraId="7E4A4D0C" w14:textId="77777777" w:rsidR="008C38CB" w:rsidRDefault="008C38CB" w:rsidP="008C38CB">
      <w:pPr>
        <w:ind w:firstLineChars="0" w:firstLine="0"/>
      </w:pPr>
    </w:p>
    <w:p w14:paraId="037AC305" w14:textId="77777777" w:rsidR="008C38CB" w:rsidRDefault="008C38CB" w:rsidP="008C38CB">
      <w:pPr>
        <w:ind w:firstLineChars="0" w:firstLine="0"/>
      </w:pPr>
    </w:p>
    <w:p w14:paraId="17983B76" w14:textId="77777777" w:rsidR="008C38CB" w:rsidRDefault="008C38CB" w:rsidP="008C38CB">
      <w:pPr>
        <w:ind w:firstLineChars="0" w:firstLine="0"/>
      </w:pPr>
    </w:p>
    <w:p w14:paraId="462DCA86" w14:textId="77777777" w:rsidR="008C38CB" w:rsidRDefault="008C38CB" w:rsidP="008C38CB">
      <w:pPr>
        <w:ind w:firstLineChars="0" w:firstLine="0"/>
      </w:pPr>
    </w:p>
    <w:p w14:paraId="65BF5A68" w14:textId="77777777" w:rsidR="008C38CB" w:rsidRDefault="008C38CB" w:rsidP="008C38CB">
      <w:pPr>
        <w:ind w:firstLineChars="0" w:firstLine="0"/>
      </w:pPr>
    </w:p>
    <w:p w14:paraId="78FC3EEA" w14:textId="77777777" w:rsidR="008C38CB" w:rsidRDefault="008C38CB" w:rsidP="008C38CB">
      <w:pPr>
        <w:ind w:firstLineChars="0" w:firstLine="0"/>
      </w:pPr>
    </w:p>
    <w:p w14:paraId="00068FDF" w14:textId="77777777" w:rsidR="008C38CB" w:rsidRDefault="008C38CB" w:rsidP="008C38CB">
      <w:pPr>
        <w:ind w:firstLineChars="0" w:firstLine="0"/>
      </w:pPr>
    </w:p>
    <w:p w14:paraId="16CA110A" w14:textId="77777777" w:rsidR="008C38CB" w:rsidRDefault="008C38CB" w:rsidP="008C38CB">
      <w:pPr>
        <w:ind w:firstLineChars="0" w:firstLine="0"/>
      </w:pPr>
    </w:p>
    <w:p w14:paraId="77912DFD" w14:textId="2E698B62" w:rsidR="008C38CB" w:rsidRDefault="008C38CB" w:rsidP="008C38CB">
      <w:pPr>
        <w:ind w:firstLineChars="50" w:firstLine="94"/>
      </w:pPr>
      <w:r>
        <w:rPr>
          <w:rFonts w:hint="eastAsia"/>
        </w:rPr>
        <w:t>1</w:t>
      </w:r>
      <w:r>
        <w:t xml:space="preserve">.1.2 </w:t>
      </w:r>
      <w:r>
        <w:rPr>
          <w:rFonts w:hint="eastAsia"/>
        </w:rPr>
        <w:t>（５）と同様に各セルに保存されたコマ目の内容を表示する</w:t>
      </w:r>
      <w:r>
        <w:t>.</w:t>
      </w:r>
    </w:p>
    <w:p w14:paraId="51022354" w14:textId="7BC960BD" w:rsidR="008C38CB" w:rsidRDefault="008C38CB" w:rsidP="008C38CB">
      <w:pPr>
        <w:ind w:firstLineChars="50" w:firstLine="94"/>
      </w:pPr>
      <w:proofErr w:type="spellStart"/>
      <w:r w:rsidRPr="00A50464">
        <w:t>document.querySelectorAll</w:t>
      </w:r>
      <w:proofErr w:type="spellEnd"/>
      <w:r w:rsidRPr="00A50464">
        <w:t>('.</w:t>
      </w:r>
      <w:proofErr w:type="spellStart"/>
      <w:r w:rsidRPr="00A50464">
        <w:t>komacell</w:t>
      </w:r>
      <w:proofErr w:type="spellEnd"/>
      <w:r w:rsidRPr="00A50464">
        <w:t xml:space="preserve">') </w:t>
      </w:r>
      <w:r>
        <w:t>を使って，全てのセルを取得</w:t>
      </w:r>
      <w:r>
        <w:rPr>
          <w:rFonts w:hint="eastAsia"/>
        </w:rPr>
        <w:t>する．</w:t>
      </w:r>
    </w:p>
    <w:p w14:paraId="5A123A3C" w14:textId="77777777" w:rsidR="008C38CB" w:rsidRDefault="008C38CB" w:rsidP="008C38CB">
      <w:pPr>
        <w:ind w:firstLineChars="150" w:firstLine="282"/>
      </w:pPr>
      <w:r>
        <w:rPr>
          <w:rFonts w:hint="eastAsia"/>
        </w:rPr>
        <w:t>各セルに対して，以下の処理を行う．</w:t>
      </w:r>
    </w:p>
    <w:p w14:paraId="0850FF25" w14:textId="77777777" w:rsidR="008C38CB" w:rsidRDefault="008C38CB" w:rsidP="008C38CB">
      <w:pPr>
        <w:ind w:firstLineChars="0"/>
      </w:pPr>
      <w:r>
        <w:rPr>
          <w:rFonts w:hint="eastAsia"/>
        </w:rPr>
        <w:t>・セルの</w:t>
      </w:r>
      <w:r>
        <w:t>id</w:t>
      </w:r>
      <w:r>
        <w:rPr>
          <w:rFonts w:hint="eastAsia"/>
        </w:rPr>
        <w:t>を取得する．</w:t>
      </w:r>
    </w:p>
    <w:p w14:paraId="3A670B7A" w14:textId="77777777" w:rsidR="008C38CB" w:rsidRPr="00A50464" w:rsidRDefault="008C38CB" w:rsidP="008C38CB">
      <w:pPr>
        <w:ind w:firstLineChars="0"/>
      </w:pPr>
      <w:r>
        <w:rPr>
          <w:rFonts w:hint="eastAsia"/>
        </w:rPr>
        <w:t>・ローカルストレージからそのセルの</w:t>
      </w:r>
      <w:r>
        <w:t>id</w:t>
      </w:r>
      <w:r>
        <w:rPr>
          <w:rFonts w:hint="eastAsia"/>
        </w:rPr>
        <w:t>に対応するデータを取得する．</w:t>
      </w:r>
    </w:p>
    <w:p w14:paraId="1E300DFB" w14:textId="77777777" w:rsidR="008C38CB" w:rsidRDefault="008C38CB" w:rsidP="008C38CB">
      <w:pPr>
        <w:ind w:firstLineChars="0"/>
      </w:pPr>
      <w:r>
        <w:rPr>
          <w:rFonts w:hint="eastAsia"/>
        </w:rPr>
        <w:t>・取得したコマ目の内容をセルの</w:t>
      </w:r>
      <w:proofErr w:type="spellStart"/>
      <w:r>
        <w:rPr>
          <w:rFonts w:hint="eastAsia"/>
        </w:rPr>
        <w:t>i</w:t>
      </w:r>
      <w:r>
        <w:t>nnerHTML</w:t>
      </w:r>
      <w:proofErr w:type="spellEnd"/>
      <w:r>
        <w:rPr>
          <w:rFonts w:hint="eastAsia"/>
        </w:rPr>
        <w:t>プロパティに設定する．</w:t>
      </w:r>
    </w:p>
    <w:p w14:paraId="349514AD" w14:textId="77777777" w:rsidR="008C38CB" w:rsidRDefault="008C38CB" w:rsidP="008C38CB">
      <w:pPr>
        <w:ind w:firstLineChars="0"/>
      </w:pPr>
      <w:r>
        <w:rPr>
          <w:rFonts w:hint="eastAsia"/>
        </w:rPr>
        <w:t>・もしそのセルに対応するデータ（コマ目）が存在しない時は，セルの内容を空に設定する．</w:t>
      </w:r>
    </w:p>
    <w:p w14:paraId="7B80B57D" w14:textId="77777777" w:rsidR="008C38CB" w:rsidRDefault="008C38CB" w:rsidP="008C38CB">
      <w:pPr>
        <w:ind w:firstLineChars="0" w:firstLine="0"/>
        <w:rPr>
          <w:rFonts w:ascii="Segoe UI" w:hAnsi="Segoe UI" w:cs="Segoe UI"/>
          <w:color w:val="0D0D0D"/>
          <w:shd w:val="clear" w:color="auto" w:fill="FFFFFF"/>
        </w:rPr>
      </w:pPr>
      <w:r>
        <w:rPr>
          <w:rFonts w:hint="eastAsia"/>
        </w:rPr>
        <w:t>このようにして</w:t>
      </w:r>
      <w:r>
        <w:rPr>
          <w:rFonts w:ascii="Segoe UI" w:hAnsi="Segoe UI" w:cs="Segoe UI"/>
          <w:color w:val="0D0D0D"/>
          <w:shd w:val="clear" w:color="auto" w:fill="FFFFFF"/>
        </w:rPr>
        <w:t>時間割のセルにコマ目の内容を表示</w:t>
      </w:r>
      <w:r>
        <w:rPr>
          <w:rFonts w:ascii="Segoe UI" w:hAnsi="Segoe UI" w:cs="Segoe UI" w:hint="eastAsia"/>
          <w:color w:val="0D0D0D"/>
          <w:shd w:val="clear" w:color="auto" w:fill="FFFFFF"/>
        </w:rPr>
        <w:t>する．</w:t>
      </w:r>
    </w:p>
    <w:p w14:paraId="34F8D6CD" w14:textId="521C504F" w:rsidR="008C38CB" w:rsidRDefault="008C38CB" w:rsidP="009C2EE6">
      <w:pPr>
        <w:ind w:firstLineChars="0" w:firstLine="0"/>
      </w:pPr>
    </w:p>
    <w:p w14:paraId="2341D6CB" w14:textId="40B3F6E5" w:rsidR="008C38CB" w:rsidRDefault="008C38CB" w:rsidP="009C2EE6">
      <w:pPr>
        <w:ind w:firstLineChars="0" w:firstLine="0"/>
      </w:pPr>
    </w:p>
    <w:p w14:paraId="5313733A" w14:textId="578B38A8" w:rsidR="008C38CB" w:rsidRDefault="008C38CB" w:rsidP="009C2EE6">
      <w:pPr>
        <w:ind w:firstLineChars="0" w:firstLine="0"/>
      </w:pPr>
    </w:p>
    <w:p w14:paraId="13096D56" w14:textId="7E62CF71" w:rsidR="008C38CB" w:rsidRDefault="008C38CB" w:rsidP="009C2EE6">
      <w:pPr>
        <w:ind w:firstLineChars="0" w:firstLine="0"/>
      </w:pPr>
    </w:p>
    <w:p w14:paraId="2FBD2B8C" w14:textId="26DA3246" w:rsidR="008C38CB" w:rsidRDefault="008C38CB" w:rsidP="009C2EE6">
      <w:pPr>
        <w:ind w:firstLineChars="0" w:firstLine="0"/>
      </w:pPr>
    </w:p>
    <w:p w14:paraId="1BC77A74" w14:textId="2D7C1F80" w:rsidR="008C38CB" w:rsidRDefault="008C38CB" w:rsidP="009C2EE6">
      <w:pPr>
        <w:ind w:firstLineChars="0" w:firstLine="0"/>
      </w:pPr>
    </w:p>
    <w:p w14:paraId="74F4B1D7" w14:textId="76C353C0" w:rsidR="008C38CB" w:rsidDel="009144ED" w:rsidRDefault="0081278B" w:rsidP="008C38CB">
      <w:pPr>
        <w:ind w:firstLineChars="0" w:firstLine="0"/>
        <w:jc w:val="center"/>
        <w:rPr>
          <w:del w:id="284" w:author="ishidatek244" w:date="2024-03-10T22:58:00Z"/>
        </w:rPr>
      </w:pPr>
      <w:r>
        <w:rPr>
          <w:noProof/>
        </w:rPr>
        <w:lastRenderedPageBreak/>
        <mc:AlternateContent>
          <mc:Choice Requires="wps">
            <w:drawing>
              <wp:anchor distT="0" distB="0" distL="114300" distR="114300" simplePos="0" relativeHeight="252003328" behindDoc="0" locked="0" layoutInCell="1" allowOverlap="1" wp14:anchorId="41B4C548" wp14:editId="062BE459">
                <wp:simplePos x="0" y="0"/>
                <wp:positionH relativeFrom="margin">
                  <wp:align>left</wp:align>
                </wp:positionH>
                <wp:positionV relativeFrom="paragraph">
                  <wp:posOffset>286699</wp:posOffset>
                </wp:positionV>
                <wp:extent cx="5393933" cy="4119937"/>
                <wp:effectExtent l="0" t="0" r="16510" b="13970"/>
                <wp:wrapNone/>
                <wp:docPr id="71" name="テキスト ボックス 71"/>
                <wp:cNvGraphicFramePr/>
                <a:graphic xmlns:a="http://schemas.openxmlformats.org/drawingml/2006/main">
                  <a:graphicData uri="http://schemas.microsoft.com/office/word/2010/wordprocessingShape">
                    <wps:wsp>
                      <wps:cNvSpPr txBox="1"/>
                      <wps:spPr>
                        <a:xfrm>
                          <a:off x="0" y="0"/>
                          <a:ext cx="5393933" cy="4119937"/>
                        </a:xfrm>
                        <a:prstGeom prst="rect">
                          <a:avLst/>
                        </a:prstGeom>
                        <a:solidFill>
                          <a:schemeClr val="lt1"/>
                        </a:solidFill>
                        <a:ln w="6350">
                          <a:solidFill>
                            <a:prstClr val="black"/>
                          </a:solidFill>
                        </a:ln>
                      </wps:spPr>
                      <wps:txbx>
                        <w:txbxContent>
                          <w:p w14:paraId="153957A4" w14:textId="77777777" w:rsidR="008C38CB" w:rsidRPr="008664E9" w:rsidRDefault="008C38CB" w:rsidP="008C38CB">
                            <w:pPr>
                              <w:spacing w:line="240" w:lineRule="auto"/>
                              <w:ind w:firstLine="188"/>
                              <w:rPr>
                                <w:rFonts w:ascii="Consolas" w:hAnsi="Consolas"/>
                              </w:rPr>
                            </w:pPr>
                            <w:r w:rsidRPr="008664E9">
                              <w:rPr>
                                <w:rFonts w:ascii="Consolas" w:hAnsi="Consolas"/>
                              </w:rPr>
                              <w:t>//cell</w:t>
                            </w:r>
                            <w:r w:rsidRPr="008664E9">
                              <w:rPr>
                                <w:rFonts w:ascii="Consolas" w:hAnsi="Consolas"/>
                              </w:rPr>
                              <w:t>にコマ目を表示</w:t>
                            </w:r>
                          </w:p>
                          <w:p w14:paraId="53E3DCE2"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function </w:t>
                            </w:r>
                            <w:proofErr w:type="spellStart"/>
                            <w:r w:rsidRPr="008664E9">
                              <w:rPr>
                                <w:rFonts w:ascii="Consolas" w:hAnsi="Consolas"/>
                              </w:rPr>
                              <w:t>displayCellsContent</w:t>
                            </w:r>
                            <w:proofErr w:type="spellEnd"/>
                            <w:r w:rsidRPr="008664E9">
                              <w:rPr>
                                <w:rFonts w:ascii="Consolas" w:hAnsi="Consolas"/>
                              </w:rPr>
                              <w:t>() {</w:t>
                            </w:r>
                          </w:p>
                          <w:p w14:paraId="679DADAE"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const</w:t>
                            </w:r>
                            <w:proofErr w:type="spellEnd"/>
                            <w:r w:rsidRPr="008664E9">
                              <w:rPr>
                                <w:rFonts w:ascii="Consolas" w:hAnsi="Consolas"/>
                              </w:rPr>
                              <w:t xml:space="preserve"> cells = </w:t>
                            </w:r>
                            <w:proofErr w:type="spellStart"/>
                            <w:r w:rsidRPr="008664E9">
                              <w:rPr>
                                <w:rFonts w:ascii="Consolas" w:hAnsi="Consolas"/>
                              </w:rPr>
                              <w:t>document.querySelectorAll</w:t>
                            </w:r>
                            <w:proofErr w:type="spellEnd"/>
                            <w:r w:rsidRPr="008664E9">
                              <w:rPr>
                                <w:rFonts w:ascii="Consolas" w:hAnsi="Consolas"/>
                              </w:rPr>
                              <w:t>('.</w:t>
                            </w:r>
                            <w:proofErr w:type="spellStart"/>
                            <w:r w:rsidRPr="008664E9">
                              <w:rPr>
                                <w:rFonts w:ascii="Consolas" w:hAnsi="Consolas"/>
                              </w:rPr>
                              <w:t>komacell</w:t>
                            </w:r>
                            <w:proofErr w:type="spellEnd"/>
                            <w:r w:rsidRPr="008664E9">
                              <w:rPr>
                                <w:rFonts w:ascii="Consolas" w:hAnsi="Consolas"/>
                              </w:rPr>
                              <w:t>');</w:t>
                            </w:r>
                          </w:p>
                          <w:p w14:paraId="271CD569"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cells.forEach</w:t>
                            </w:r>
                            <w:proofErr w:type="spellEnd"/>
                            <w:r w:rsidRPr="008664E9">
                              <w:rPr>
                                <w:rFonts w:ascii="Consolas" w:hAnsi="Consolas"/>
                              </w:rPr>
                              <w:t>(cell =&gt; {</w:t>
                            </w:r>
                          </w:p>
                          <w:p w14:paraId="1833F7E3"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const</w:t>
                            </w:r>
                            <w:proofErr w:type="spellEnd"/>
                            <w:r w:rsidRPr="008664E9">
                              <w:rPr>
                                <w:rFonts w:ascii="Consolas" w:hAnsi="Consolas"/>
                              </w:rPr>
                              <w:t xml:space="preserve"> </w:t>
                            </w:r>
                            <w:proofErr w:type="spellStart"/>
                            <w:r w:rsidRPr="008664E9">
                              <w:rPr>
                                <w:rFonts w:ascii="Consolas" w:hAnsi="Consolas"/>
                              </w:rPr>
                              <w:t>cellId</w:t>
                            </w:r>
                            <w:proofErr w:type="spellEnd"/>
                            <w:r w:rsidRPr="008664E9">
                              <w:rPr>
                                <w:rFonts w:ascii="Consolas" w:hAnsi="Consolas"/>
                              </w:rPr>
                              <w:t xml:space="preserve"> = cell.id;</w:t>
                            </w:r>
                          </w:p>
                          <w:p w14:paraId="1CB971AB"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const</w:t>
                            </w:r>
                            <w:proofErr w:type="spellEnd"/>
                            <w:r w:rsidRPr="008664E9">
                              <w:rPr>
                                <w:rFonts w:ascii="Consolas" w:hAnsi="Consolas"/>
                              </w:rPr>
                              <w:t xml:space="preserve"> </w:t>
                            </w:r>
                            <w:proofErr w:type="spellStart"/>
                            <w:r w:rsidRPr="008664E9">
                              <w:rPr>
                                <w:rFonts w:ascii="Consolas" w:hAnsi="Consolas"/>
                              </w:rPr>
                              <w:t>storedData</w:t>
                            </w:r>
                            <w:proofErr w:type="spellEnd"/>
                            <w:r w:rsidRPr="008664E9">
                              <w:rPr>
                                <w:rFonts w:ascii="Consolas" w:hAnsi="Consolas"/>
                              </w:rPr>
                              <w:t xml:space="preserve"> = </w:t>
                            </w:r>
                            <w:proofErr w:type="spellStart"/>
                            <w:r w:rsidRPr="008664E9">
                              <w:rPr>
                                <w:rFonts w:ascii="Consolas" w:hAnsi="Consolas"/>
                              </w:rPr>
                              <w:t>localStorage.getItem</w:t>
                            </w:r>
                            <w:proofErr w:type="spellEnd"/>
                            <w:r w:rsidRPr="008664E9">
                              <w:rPr>
                                <w:rFonts w:ascii="Consolas" w:hAnsi="Consolas"/>
                              </w:rPr>
                              <w:t>(</w:t>
                            </w:r>
                            <w:proofErr w:type="spellStart"/>
                            <w:r w:rsidRPr="008664E9">
                              <w:rPr>
                                <w:rFonts w:ascii="Consolas" w:hAnsi="Consolas"/>
                              </w:rPr>
                              <w:t>cellId</w:t>
                            </w:r>
                            <w:proofErr w:type="spellEnd"/>
                            <w:r w:rsidRPr="008664E9">
                              <w:rPr>
                                <w:rFonts w:ascii="Consolas" w:hAnsi="Consolas"/>
                              </w:rPr>
                              <w:t>);</w:t>
                            </w:r>
                          </w:p>
                          <w:p w14:paraId="114A7B6D"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if (</w:t>
                            </w:r>
                            <w:proofErr w:type="spellStart"/>
                            <w:r w:rsidRPr="008664E9">
                              <w:rPr>
                                <w:rFonts w:ascii="Consolas" w:hAnsi="Consolas"/>
                              </w:rPr>
                              <w:t>storedData</w:t>
                            </w:r>
                            <w:proofErr w:type="spellEnd"/>
                            <w:r w:rsidRPr="008664E9">
                              <w:rPr>
                                <w:rFonts w:ascii="Consolas" w:hAnsi="Consolas"/>
                              </w:rPr>
                              <w:t>) {</w:t>
                            </w:r>
                          </w:p>
                          <w:p w14:paraId="716DB0F4" w14:textId="77777777" w:rsidR="008C38CB"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const</w:t>
                            </w:r>
                            <w:proofErr w:type="spellEnd"/>
                            <w:r w:rsidRPr="008664E9">
                              <w:rPr>
                                <w:rFonts w:ascii="Consolas" w:hAnsi="Consolas"/>
                              </w:rPr>
                              <w:t xml:space="preserve"> </w:t>
                            </w:r>
                            <w:proofErr w:type="spellStart"/>
                            <w:r w:rsidRPr="008664E9">
                              <w:rPr>
                                <w:rFonts w:ascii="Consolas" w:hAnsi="Consolas"/>
                              </w:rPr>
                              <w:t>dataObject</w:t>
                            </w:r>
                            <w:proofErr w:type="spellEnd"/>
                            <w:r w:rsidRPr="008664E9">
                              <w:rPr>
                                <w:rFonts w:ascii="Consolas" w:hAnsi="Consolas"/>
                              </w:rPr>
                              <w:t xml:space="preserve"> = </w:t>
                            </w:r>
                            <w:proofErr w:type="spellStart"/>
                            <w:r w:rsidRPr="008664E9">
                              <w:rPr>
                                <w:rFonts w:ascii="Consolas" w:hAnsi="Consolas"/>
                              </w:rPr>
                              <w:t>JSON.parse</w:t>
                            </w:r>
                            <w:proofErr w:type="spellEnd"/>
                            <w:r w:rsidRPr="008664E9">
                              <w:rPr>
                                <w:rFonts w:ascii="Consolas" w:hAnsi="Consolas"/>
                              </w:rPr>
                              <w:t>(</w:t>
                            </w:r>
                            <w:proofErr w:type="spellStart"/>
                            <w:r w:rsidRPr="008664E9">
                              <w:rPr>
                                <w:rFonts w:ascii="Consolas" w:hAnsi="Consolas"/>
                              </w:rPr>
                              <w:t>storedData</w:t>
                            </w:r>
                            <w:proofErr w:type="spellEnd"/>
                            <w:r w:rsidRPr="008664E9">
                              <w:rPr>
                                <w:rFonts w:ascii="Consolas" w:hAnsi="Consolas"/>
                              </w:rPr>
                              <w:t xml:space="preserve">); // </w:t>
                            </w:r>
                            <w:r w:rsidRPr="008664E9">
                              <w:rPr>
                                <w:rFonts w:ascii="Consolas" w:hAnsi="Consolas"/>
                              </w:rPr>
                              <w:t>データが</w:t>
                            </w:r>
                            <w:r w:rsidRPr="008664E9">
                              <w:rPr>
                                <w:rFonts w:ascii="Consolas" w:hAnsi="Consolas"/>
                              </w:rPr>
                              <w:t>JSON</w:t>
                            </w:r>
                            <w:r w:rsidRPr="008664E9">
                              <w:rPr>
                                <w:rFonts w:ascii="Consolas" w:hAnsi="Consolas"/>
                              </w:rPr>
                              <w:t>形式の場合</w:t>
                            </w:r>
                          </w:p>
                          <w:p w14:paraId="182A6EDD" w14:textId="77777777" w:rsidR="008C38CB" w:rsidRDefault="008C38CB" w:rsidP="008C38CB">
                            <w:pPr>
                              <w:spacing w:line="240" w:lineRule="auto"/>
                              <w:ind w:firstLineChars="446" w:firstLine="839"/>
                              <w:rPr>
                                <w:rFonts w:ascii="Consolas" w:hAnsi="Consolas"/>
                              </w:rPr>
                            </w:pPr>
                          </w:p>
                          <w:p w14:paraId="2EEBCF41" w14:textId="77777777" w:rsidR="008C38CB" w:rsidRPr="008664E9" w:rsidRDefault="008C38CB" w:rsidP="008C38CB">
                            <w:pPr>
                              <w:spacing w:line="240" w:lineRule="auto"/>
                              <w:ind w:firstLineChars="446" w:firstLine="839"/>
                              <w:rPr>
                                <w:rFonts w:ascii="Consolas" w:hAnsi="Consolas"/>
                              </w:rPr>
                            </w:pPr>
                            <w:r w:rsidRPr="008664E9">
                              <w:rPr>
                                <w:rFonts w:ascii="Consolas" w:hAnsi="Consolas"/>
                              </w:rPr>
                              <w:t>// content</w:t>
                            </w:r>
                            <w:r w:rsidRPr="008664E9">
                              <w:rPr>
                                <w:rFonts w:ascii="Consolas" w:hAnsi="Consolas"/>
                              </w:rPr>
                              <w:t>プロパティに保存された内容を設定</w:t>
                            </w:r>
                          </w:p>
                          <w:p w14:paraId="277AC895"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cell.innerHTML</w:t>
                            </w:r>
                            <w:proofErr w:type="spellEnd"/>
                            <w:r w:rsidRPr="008664E9">
                              <w:rPr>
                                <w:rFonts w:ascii="Consolas" w:hAnsi="Consolas"/>
                              </w:rPr>
                              <w:t xml:space="preserve"> = </w:t>
                            </w:r>
                            <w:proofErr w:type="spellStart"/>
                            <w:r w:rsidRPr="008664E9">
                              <w:rPr>
                                <w:rFonts w:ascii="Consolas" w:hAnsi="Consolas"/>
                              </w:rPr>
                              <w:t>dataObject.content</w:t>
                            </w:r>
                            <w:proofErr w:type="spellEnd"/>
                            <w:r w:rsidRPr="008664E9">
                              <w:rPr>
                                <w:rFonts w:ascii="Consolas" w:hAnsi="Consolas"/>
                              </w:rPr>
                              <w:t xml:space="preserve">; </w:t>
                            </w:r>
                          </w:p>
                          <w:p w14:paraId="2C6DB90C" w14:textId="77777777" w:rsidR="008C38CB" w:rsidRDefault="008C38CB" w:rsidP="008C38CB">
                            <w:pPr>
                              <w:spacing w:line="240" w:lineRule="auto"/>
                              <w:ind w:firstLine="188"/>
                              <w:rPr>
                                <w:rFonts w:ascii="Consolas" w:hAnsi="Consolas"/>
                              </w:rPr>
                            </w:pPr>
                            <w:r w:rsidRPr="008664E9">
                              <w:rPr>
                                <w:rFonts w:ascii="Consolas" w:hAnsi="Consolas"/>
                              </w:rPr>
                              <w:t xml:space="preserve">    } else{</w:t>
                            </w:r>
                          </w:p>
                          <w:p w14:paraId="0860CEB0" w14:textId="77777777" w:rsidR="008C38CB" w:rsidRPr="008664E9" w:rsidRDefault="008C38CB" w:rsidP="008C38CB">
                            <w:pPr>
                              <w:spacing w:line="240" w:lineRule="auto"/>
                              <w:ind w:firstLineChars="446" w:firstLine="839"/>
                              <w:rPr>
                                <w:rFonts w:ascii="Consolas" w:hAnsi="Consolas"/>
                              </w:rPr>
                            </w:pPr>
                            <w:r w:rsidRPr="008664E9">
                              <w:rPr>
                                <w:rFonts w:ascii="Consolas" w:hAnsi="Consolas"/>
                              </w:rPr>
                              <w:t>//</w:t>
                            </w:r>
                            <w:r w:rsidRPr="008664E9">
                              <w:rPr>
                                <w:rFonts w:ascii="Consolas" w:hAnsi="Consolas"/>
                              </w:rPr>
                              <w:t>その</w:t>
                            </w:r>
                            <w:r w:rsidRPr="008664E9">
                              <w:rPr>
                                <w:rFonts w:ascii="Consolas" w:hAnsi="Consolas"/>
                              </w:rPr>
                              <w:t>cell</w:t>
                            </w:r>
                            <w:r w:rsidRPr="008664E9">
                              <w:rPr>
                                <w:rFonts w:ascii="Consolas" w:hAnsi="Consolas"/>
                              </w:rPr>
                              <w:t>の</w:t>
                            </w:r>
                            <w:r w:rsidRPr="008664E9">
                              <w:rPr>
                                <w:rFonts w:ascii="Consolas" w:hAnsi="Consolas"/>
                              </w:rPr>
                              <w:t>id</w:t>
                            </w:r>
                            <w:r w:rsidRPr="008664E9">
                              <w:rPr>
                                <w:rFonts w:ascii="Consolas" w:hAnsi="Consolas"/>
                              </w:rPr>
                              <w:t>に何もセットされてなかったら空白をいれる</w:t>
                            </w:r>
                          </w:p>
                          <w:p w14:paraId="04E5FACD"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roofErr w:type="spellStart"/>
                            <w:r w:rsidRPr="008664E9">
                              <w:rPr>
                                <w:rFonts w:ascii="Consolas" w:hAnsi="Consolas"/>
                              </w:rPr>
                              <w:t>cell.innerHTML</w:t>
                            </w:r>
                            <w:proofErr w:type="spellEnd"/>
                            <w:r w:rsidRPr="008664E9">
                              <w:rPr>
                                <w:rFonts w:ascii="Consolas" w:hAnsi="Consolas"/>
                              </w:rPr>
                              <w:t xml:space="preserve"> = ""; </w:t>
                            </w:r>
                          </w:p>
                          <w:p w14:paraId="05D33B2E"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
                          <w:p w14:paraId="139209BD"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
                          <w:p w14:paraId="648C49B6" w14:textId="77777777" w:rsidR="008C38CB" w:rsidRPr="008664E9" w:rsidRDefault="008C38CB" w:rsidP="008C38CB">
                            <w:pPr>
                              <w:spacing w:line="240" w:lineRule="auto"/>
                              <w:ind w:firstLine="188"/>
                              <w:rPr>
                                <w:rFonts w:ascii="Consolas" w:hAnsi="Consolas"/>
                              </w:rPr>
                            </w:pPr>
                            <w:r w:rsidRPr="008664E9">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4C548" id="テキスト ボックス 71" o:spid="_x0000_s1066" type="#_x0000_t202" style="position:absolute;left:0;text-align:left;margin-left:0;margin-top:22.55pt;width:424.7pt;height:324.4pt;z-index:252003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" fillcolor="white [3201]" strokeweight=".5pt">
                <v:textbox>
                  <w:txbxContent>
                    <w:p w14:paraId="153957A4" w14:textId="77777777" w:rsidR="008C38CB" w:rsidRPr="008664E9" w:rsidRDefault="008C38CB" w:rsidP="008C38CB">
                      <w:pPr>
                        <w:spacing w:line="240" w:lineRule="auto"/>
                        <w:ind w:firstLine="188"/>
                        <w:rPr>
                          <w:rFonts w:ascii="Consolas" w:hAnsi="Consolas"/>
                        </w:rPr>
                      </w:pPr>
                      <w:r w:rsidRPr="008664E9">
                        <w:rPr>
                          <w:rFonts w:ascii="Consolas" w:hAnsi="Consolas"/>
                        </w:rPr>
                        <w:t>//cell</w:t>
                      </w:r>
                      <w:r w:rsidRPr="008664E9">
                        <w:rPr>
                          <w:rFonts w:ascii="Consolas" w:hAnsi="Consolas"/>
                        </w:rPr>
                        <w:t>にコマ目を表示</w:t>
                      </w:r>
                    </w:p>
                    <w:p w14:paraId="53E3DCE2" w14:textId="77777777" w:rsidR="008C38CB" w:rsidRPr="008664E9" w:rsidRDefault="008C38CB" w:rsidP="008C38CB">
                      <w:pPr>
                        <w:spacing w:line="240" w:lineRule="auto"/>
                        <w:ind w:firstLine="188"/>
                        <w:rPr>
                          <w:rFonts w:ascii="Consolas" w:hAnsi="Consolas"/>
                        </w:rPr>
                      </w:pPr>
                      <w:r w:rsidRPr="008664E9">
                        <w:rPr>
                          <w:rFonts w:ascii="Consolas" w:hAnsi="Consolas"/>
                        </w:rPr>
                        <w:t>function displayCellsContent() {</w:t>
                      </w:r>
                    </w:p>
                    <w:p w14:paraId="679DADAE"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const cells = document.querySelectorAll('.komacell');</w:t>
                      </w:r>
                    </w:p>
                    <w:p w14:paraId="271CD569"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cells.forEach(cell =&gt; {</w:t>
                      </w:r>
                    </w:p>
                    <w:p w14:paraId="1833F7E3"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const cellId = cell.id;</w:t>
                      </w:r>
                    </w:p>
                    <w:p w14:paraId="1CB971AB"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const storedData = localStorage.getItem(cellId);</w:t>
                      </w:r>
                    </w:p>
                    <w:p w14:paraId="114A7B6D"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if (storedData) {</w:t>
                      </w:r>
                    </w:p>
                    <w:p w14:paraId="716DB0F4" w14:textId="77777777" w:rsidR="008C38CB" w:rsidRDefault="008C38CB" w:rsidP="008C38CB">
                      <w:pPr>
                        <w:spacing w:line="240" w:lineRule="auto"/>
                        <w:ind w:firstLine="188"/>
                        <w:rPr>
                          <w:rFonts w:ascii="Consolas" w:hAnsi="Consolas"/>
                        </w:rPr>
                      </w:pPr>
                      <w:r w:rsidRPr="008664E9">
                        <w:rPr>
                          <w:rFonts w:ascii="Consolas" w:hAnsi="Consolas"/>
                        </w:rPr>
                        <w:t xml:space="preserve">      const dataObject = JSON.parse(storedData); // </w:t>
                      </w:r>
                      <w:r w:rsidRPr="008664E9">
                        <w:rPr>
                          <w:rFonts w:ascii="Consolas" w:hAnsi="Consolas"/>
                        </w:rPr>
                        <w:t>データが</w:t>
                      </w:r>
                      <w:r w:rsidRPr="008664E9">
                        <w:rPr>
                          <w:rFonts w:ascii="Consolas" w:hAnsi="Consolas"/>
                        </w:rPr>
                        <w:t>JSON</w:t>
                      </w:r>
                      <w:r w:rsidRPr="008664E9">
                        <w:rPr>
                          <w:rFonts w:ascii="Consolas" w:hAnsi="Consolas"/>
                        </w:rPr>
                        <w:t>形式の場合</w:t>
                      </w:r>
                    </w:p>
                    <w:p w14:paraId="182A6EDD" w14:textId="77777777" w:rsidR="008C38CB" w:rsidRDefault="008C38CB" w:rsidP="008C38CB">
                      <w:pPr>
                        <w:spacing w:line="240" w:lineRule="auto"/>
                        <w:ind w:firstLineChars="446" w:firstLine="839"/>
                        <w:rPr>
                          <w:rFonts w:ascii="Consolas" w:hAnsi="Consolas"/>
                        </w:rPr>
                      </w:pPr>
                    </w:p>
                    <w:p w14:paraId="2EEBCF41" w14:textId="77777777" w:rsidR="008C38CB" w:rsidRPr="008664E9" w:rsidRDefault="008C38CB" w:rsidP="008C38CB">
                      <w:pPr>
                        <w:spacing w:line="240" w:lineRule="auto"/>
                        <w:ind w:firstLineChars="446" w:firstLine="839"/>
                        <w:rPr>
                          <w:rFonts w:ascii="Consolas" w:hAnsi="Consolas"/>
                        </w:rPr>
                      </w:pPr>
                      <w:r w:rsidRPr="008664E9">
                        <w:rPr>
                          <w:rFonts w:ascii="Consolas" w:hAnsi="Consolas"/>
                        </w:rPr>
                        <w:t>// content</w:t>
                      </w:r>
                      <w:r w:rsidRPr="008664E9">
                        <w:rPr>
                          <w:rFonts w:ascii="Consolas" w:hAnsi="Consolas"/>
                        </w:rPr>
                        <w:t>プロパティに保存された内容を設定</w:t>
                      </w:r>
                    </w:p>
                    <w:p w14:paraId="277AC895"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cell.innerHTML = dataObject.content; </w:t>
                      </w:r>
                    </w:p>
                    <w:p w14:paraId="2C6DB90C" w14:textId="77777777" w:rsidR="008C38CB" w:rsidRDefault="008C38CB" w:rsidP="008C38CB">
                      <w:pPr>
                        <w:spacing w:line="240" w:lineRule="auto"/>
                        <w:ind w:firstLine="188"/>
                        <w:rPr>
                          <w:rFonts w:ascii="Consolas" w:hAnsi="Consolas"/>
                        </w:rPr>
                      </w:pPr>
                      <w:r w:rsidRPr="008664E9">
                        <w:rPr>
                          <w:rFonts w:ascii="Consolas" w:hAnsi="Consolas"/>
                        </w:rPr>
                        <w:t xml:space="preserve">    } else{</w:t>
                      </w:r>
                    </w:p>
                    <w:p w14:paraId="0860CEB0" w14:textId="77777777" w:rsidR="008C38CB" w:rsidRPr="008664E9" w:rsidRDefault="008C38CB" w:rsidP="008C38CB">
                      <w:pPr>
                        <w:spacing w:line="240" w:lineRule="auto"/>
                        <w:ind w:firstLineChars="446" w:firstLine="839"/>
                        <w:rPr>
                          <w:rFonts w:ascii="Consolas" w:hAnsi="Consolas"/>
                        </w:rPr>
                      </w:pPr>
                      <w:r w:rsidRPr="008664E9">
                        <w:rPr>
                          <w:rFonts w:ascii="Consolas" w:hAnsi="Consolas"/>
                        </w:rPr>
                        <w:t>//</w:t>
                      </w:r>
                      <w:r w:rsidRPr="008664E9">
                        <w:rPr>
                          <w:rFonts w:ascii="Consolas" w:hAnsi="Consolas"/>
                        </w:rPr>
                        <w:t>その</w:t>
                      </w:r>
                      <w:r w:rsidRPr="008664E9">
                        <w:rPr>
                          <w:rFonts w:ascii="Consolas" w:hAnsi="Consolas"/>
                        </w:rPr>
                        <w:t>cell</w:t>
                      </w:r>
                      <w:r w:rsidRPr="008664E9">
                        <w:rPr>
                          <w:rFonts w:ascii="Consolas" w:hAnsi="Consolas"/>
                        </w:rPr>
                        <w:t>の</w:t>
                      </w:r>
                      <w:r w:rsidRPr="008664E9">
                        <w:rPr>
                          <w:rFonts w:ascii="Consolas" w:hAnsi="Consolas"/>
                        </w:rPr>
                        <w:t>id</w:t>
                      </w:r>
                      <w:r w:rsidRPr="008664E9">
                        <w:rPr>
                          <w:rFonts w:ascii="Consolas" w:hAnsi="Consolas"/>
                        </w:rPr>
                        <w:t>に何もセットされてなかったら空白をいれる</w:t>
                      </w:r>
                    </w:p>
                    <w:p w14:paraId="04E5FACD"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cell.innerHTML = ""; </w:t>
                      </w:r>
                    </w:p>
                    <w:p w14:paraId="05D33B2E"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
                    <w:p w14:paraId="139209BD" w14:textId="77777777" w:rsidR="008C38CB" w:rsidRPr="008664E9" w:rsidRDefault="008C38CB" w:rsidP="008C38CB">
                      <w:pPr>
                        <w:spacing w:line="240" w:lineRule="auto"/>
                        <w:ind w:firstLine="188"/>
                        <w:rPr>
                          <w:rFonts w:ascii="Consolas" w:hAnsi="Consolas"/>
                        </w:rPr>
                      </w:pPr>
                      <w:r w:rsidRPr="008664E9">
                        <w:rPr>
                          <w:rFonts w:ascii="Consolas" w:hAnsi="Consolas"/>
                        </w:rPr>
                        <w:t xml:space="preserve">  });</w:t>
                      </w:r>
                    </w:p>
                    <w:p w14:paraId="648C49B6" w14:textId="77777777" w:rsidR="008C38CB" w:rsidRPr="008664E9" w:rsidRDefault="008C38CB" w:rsidP="008C38CB">
                      <w:pPr>
                        <w:spacing w:line="240" w:lineRule="auto"/>
                        <w:ind w:firstLine="188"/>
                        <w:rPr>
                          <w:rFonts w:ascii="Consolas" w:hAnsi="Consolas"/>
                        </w:rPr>
                      </w:pPr>
                      <w:r w:rsidRPr="008664E9">
                        <w:rPr>
                          <w:rFonts w:ascii="Consolas" w:hAnsi="Consolas"/>
                        </w:rPr>
                        <w:t>}</w:t>
                      </w:r>
                    </w:p>
                  </w:txbxContent>
                </v:textbox>
                <w10:wrap anchorx="margin"/>
              </v:shape>
            </w:pict>
          </mc:Fallback>
        </mc:AlternateContent>
      </w:r>
      <w:r w:rsidR="008C38CB">
        <w:rPr>
          <w:rFonts w:hint="eastAsia"/>
        </w:rPr>
        <w:t>リスト4</w:t>
      </w:r>
      <w:r w:rsidR="008C38CB">
        <w:t xml:space="preserve">.3.2 </w:t>
      </w:r>
      <w:proofErr w:type="spellStart"/>
      <w:r w:rsidR="008C38CB">
        <w:t>displayCellsContent</w:t>
      </w:r>
      <w:proofErr w:type="spellEnd"/>
      <w:r w:rsidR="008C38CB">
        <w:t>( )</w:t>
      </w:r>
      <w:r w:rsidR="008C38CB">
        <w:rPr>
          <w:rFonts w:hint="eastAsia"/>
        </w:rPr>
        <w:t>関数.</w:t>
      </w:r>
    </w:p>
    <w:p w14:paraId="6A57866E" w14:textId="0B4F2822" w:rsidR="008C38CB" w:rsidRDefault="008C38CB" w:rsidP="008C38CB">
      <w:pPr>
        <w:ind w:firstLineChars="0" w:firstLine="0"/>
      </w:pPr>
    </w:p>
    <w:p w14:paraId="3ACD1795" w14:textId="019D0190" w:rsidR="008C38CB" w:rsidRDefault="008C38CB" w:rsidP="008C38CB">
      <w:pPr>
        <w:ind w:firstLineChars="0" w:firstLine="0"/>
      </w:pPr>
    </w:p>
    <w:p w14:paraId="690E7F00" w14:textId="77777777" w:rsidR="008C38CB" w:rsidRDefault="008C38CB" w:rsidP="008C38CB">
      <w:pPr>
        <w:ind w:firstLineChars="0" w:firstLine="0"/>
      </w:pPr>
    </w:p>
    <w:p w14:paraId="6C2B14F7" w14:textId="77777777" w:rsidR="008C38CB" w:rsidRDefault="008C38CB" w:rsidP="008C38CB">
      <w:pPr>
        <w:ind w:firstLineChars="0" w:firstLine="0"/>
      </w:pPr>
    </w:p>
    <w:p w14:paraId="4BD02C22" w14:textId="77777777" w:rsidR="008C38CB" w:rsidRDefault="008C38CB" w:rsidP="008C38CB">
      <w:pPr>
        <w:ind w:firstLineChars="0" w:firstLine="0"/>
      </w:pPr>
    </w:p>
    <w:p w14:paraId="0C39FD7B" w14:textId="77777777" w:rsidR="008C38CB" w:rsidRDefault="008C38CB" w:rsidP="008C38CB">
      <w:pPr>
        <w:ind w:firstLineChars="0" w:firstLine="0"/>
      </w:pPr>
    </w:p>
    <w:p w14:paraId="27BE0518" w14:textId="77777777" w:rsidR="008C38CB" w:rsidRDefault="008C38CB" w:rsidP="008C38CB">
      <w:pPr>
        <w:ind w:firstLineChars="0" w:firstLine="0"/>
      </w:pPr>
    </w:p>
    <w:p w14:paraId="3FD6200B" w14:textId="77777777" w:rsidR="008C38CB" w:rsidRDefault="008C38CB" w:rsidP="008C38CB">
      <w:pPr>
        <w:ind w:firstLineChars="0" w:firstLine="0"/>
      </w:pPr>
    </w:p>
    <w:p w14:paraId="149813ED" w14:textId="77777777" w:rsidR="008C38CB" w:rsidRDefault="008C38CB" w:rsidP="008C38CB">
      <w:pPr>
        <w:ind w:firstLineChars="0" w:firstLine="0"/>
      </w:pPr>
    </w:p>
    <w:p w14:paraId="29411AFB" w14:textId="77777777" w:rsidR="008C38CB" w:rsidRDefault="008C38CB" w:rsidP="008C38CB">
      <w:pPr>
        <w:ind w:firstLineChars="0" w:firstLine="0"/>
      </w:pPr>
    </w:p>
    <w:p w14:paraId="20D4C211" w14:textId="3CEBE602" w:rsidR="008C38CB" w:rsidRPr="008C38CB" w:rsidRDefault="008C38CB" w:rsidP="009C2EE6">
      <w:pPr>
        <w:ind w:firstLineChars="0" w:firstLine="0"/>
      </w:pPr>
    </w:p>
    <w:p w14:paraId="20C525D4" w14:textId="45F2C22F" w:rsidR="003D21B3" w:rsidRPr="002418BC" w:rsidRDefault="003D21B3" w:rsidP="00C00966">
      <w:pPr>
        <w:pStyle w:val="1"/>
        <w:numPr>
          <w:ilvl w:val="0"/>
          <w:numId w:val="0"/>
        </w:numPr>
        <w:ind w:left="425"/>
      </w:pPr>
      <w:r w:rsidRPr="003D21B3">
        <w:br w:type="page"/>
      </w:r>
      <w:bookmarkStart w:id="285" w:name="_Toc161049449"/>
      <w:r>
        <w:rPr>
          <w:rFonts w:hint="eastAsia"/>
        </w:rPr>
        <w:lastRenderedPageBreak/>
        <w:t>第５章</w:t>
      </w:r>
      <w:r w:rsidR="00320838">
        <w:rPr>
          <w:rFonts w:hint="eastAsia"/>
        </w:rPr>
        <w:t xml:space="preserve">　　　</w:t>
      </w:r>
      <w:r w:rsidRPr="002418BC">
        <w:rPr>
          <w:rFonts w:hint="eastAsia"/>
        </w:rPr>
        <w:t>電子出席簿について</w:t>
      </w:r>
      <w:bookmarkEnd w:id="285"/>
    </w:p>
    <w:p w14:paraId="76ED002C" w14:textId="2252269E" w:rsidR="003D21B3" w:rsidRPr="002418BC" w:rsidRDefault="00386FF3" w:rsidP="00386FF3">
      <w:pPr>
        <w:pStyle w:val="2"/>
        <w:numPr>
          <w:ilvl w:val="0"/>
          <w:numId w:val="0"/>
        </w:numPr>
        <w:ind w:left="567" w:hanging="567"/>
        <w:rPr>
          <w:rFonts w:asciiTheme="minorHAnsi" w:eastAsiaTheme="minorHAnsi" w:hAnsiTheme="minorHAnsi"/>
        </w:rPr>
      </w:pPr>
      <w:bookmarkStart w:id="286" w:name="_Toc161049450"/>
      <w:r>
        <w:rPr>
          <w:rFonts w:asciiTheme="minorHAnsi" w:eastAsiaTheme="minorHAnsi" w:hAnsiTheme="minorHAnsi" w:hint="eastAsia"/>
        </w:rPr>
        <w:t>5.1</w:t>
      </w:r>
      <w:r w:rsidR="00E84E6D">
        <w:rPr>
          <w:rFonts w:asciiTheme="minorHAnsi" w:eastAsiaTheme="minorHAnsi" w:hAnsiTheme="minorHAnsi" w:hint="eastAsia"/>
        </w:rPr>
        <w:t xml:space="preserve">　</w:t>
      </w:r>
      <w:r w:rsidRPr="002418BC">
        <w:rPr>
          <w:rFonts w:asciiTheme="minorHAnsi" w:eastAsiaTheme="minorHAnsi" w:hAnsiTheme="minorHAnsi" w:hint="eastAsia"/>
        </w:rPr>
        <w:t>基本動作</w:t>
      </w:r>
      <w:bookmarkEnd w:id="286"/>
    </w:p>
    <w:p w14:paraId="7D2C9E7A" w14:textId="219B5D90" w:rsidR="003D21B3" w:rsidRPr="00465C7B" w:rsidRDefault="007C7D55" w:rsidP="00386FF3">
      <w:pPr>
        <w:ind w:left="188" w:firstLineChars="0" w:firstLine="0"/>
      </w:pPr>
      <w:r>
        <w:rPr>
          <w:rFonts w:hint="eastAsia"/>
        </w:rPr>
        <w:t>まず</w:t>
      </w:r>
      <w:r w:rsidR="007513F6">
        <w:rPr>
          <w:rFonts w:hint="eastAsia"/>
        </w:rPr>
        <w:t>，</w:t>
      </w:r>
      <w:r>
        <w:rPr>
          <w:rFonts w:hint="eastAsia"/>
        </w:rPr>
        <w:t>最初は</w:t>
      </w:r>
      <w:r w:rsidR="007513F6">
        <w:rPr>
          <w:rFonts w:hint="eastAsia"/>
        </w:rPr>
        <w:t>，</w:t>
      </w:r>
      <w:r>
        <w:t xml:space="preserve"> </w:t>
      </w:r>
      <w:r>
        <w:rPr>
          <w:rFonts w:hint="eastAsia"/>
        </w:rPr>
        <w:t>ログインページでユーザ名とパスワードを入力する</w:t>
      </w:r>
      <w:r w:rsidR="007513F6">
        <w:rPr>
          <w:rFonts w:hint="eastAsia"/>
        </w:rPr>
        <w:t>．</w:t>
      </w:r>
    </w:p>
    <w:p w14:paraId="33C8B052" w14:textId="395395C8" w:rsidR="003D21B3" w:rsidRDefault="003D21B3" w:rsidP="003D21B3">
      <w:pPr>
        <w:ind w:firstLineChars="0" w:firstLine="0"/>
      </w:pPr>
      <w:r>
        <w:rPr>
          <w:noProof/>
        </w:rPr>
        <w:drawing>
          <wp:anchor distT="0" distB="0" distL="114300" distR="114300" simplePos="0" relativeHeight="251701248" behindDoc="0" locked="0" layoutInCell="1" allowOverlap="1" wp14:anchorId="733CF554" wp14:editId="6FA573AD">
            <wp:simplePos x="0" y="0"/>
            <wp:positionH relativeFrom="column">
              <wp:posOffset>1544320</wp:posOffset>
            </wp:positionH>
            <wp:positionV relativeFrom="paragraph">
              <wp:posOffset>144780</wp:posOffset>
            </wp:positionV>
            <wp:extent cx="2303780" cy="2849880"/>
            <wp:effectExtent l="0" t="0" r="1270" b="7620"/>
            <wp:wrapNone/>
            <wp:docPr id="9" name="図 9" descr="ログイン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ログイン例"/>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03780" cy="2849880"/>
                    </a:xfrm>
                    <a:prstGeom prst="rect">
                      <a:avLst/>
                    </a:prstGeom>
                    <a:noFill/>
                  </pic:spPr>
                </pic:pic>
              </a:graphicData>
            </a:graphic>
            <wp14:sizeRelH relativeFrom="page">
              <wp14:pctWidth>0</wp14:pctWidth>
            </wp14:sizeRelH>
            <wp14:sizeRelV relativeFrom="page">
              <wp14:pctHeight>0</wp14:pctHeight>
            </wp14:sizeRelV>
          </wp:anchor>
        </w:drawing>
      </w:r>
    </w:p>
    <w:p w14:paraId="35211953" w14:textId="77777777" w:rsidR="003D21B3" w:rsidRDefault="003D21B3" w:rsidP="003D21B3">
      <w:pPr>
        <w:ind w:firstLineChars="0" w:firstLine="0"/>
      </w:pPr>
    </w:p>
    <w:p w14:paraId="51D54F55" w14:textId="77777777" w:rsidR="003D21B3" w:rsidRDefault="003D21B3" w:rsidP="003D21B3">
      <w:pPr>
        <w:ind w:firstLineChars="0" w:firstLine="0"/>
      </w:pPr>
    </w:p>
    <w:p w14:paraId="7F5142F9" w14:textId="77777777" w:rsidR="003D21B3" w:rsidRDefault="003D21B3" w:rsidP="003D21B3">
      <w:pPr>
        <w:ind w:firstLineChars="0" w:firstLine="0"/>
      </w:pPr>
    </w:p>
    <w:p w14:paraId="6B833527" w14:textId="77777777" w:rsidR="003D21B3" w:rsidRDefault="003D21B3" w:rsidP="003D21B3">
      <w:pPr>
        <w:ind w:firstLineChars="0" w:firstLine="0"/>
      </w:pPr>
    </w:p>
    <w:p w14:paraId="239B0C2F" w14:textId="77777777" w:rsidR="003D21B3" w:rsidRDefault="003D21B3" w:rsidP="003D21B3">
      <w:pPr>
        <w:ind w:firstLineChars="0" w:firstLine="0"/>
      </w:pPr>
    </w:p>
    <w:p w14:paraId="0E2F3A06" w14:textId="77777777" w:rsidR="003D21B3" w:rsidRDefault="003D21B3" w:rsidP="003D21B3">
      <w:pPr>
        <w:ind w:firstLineChars="0" w:firstLine="0"/>
      </w:pPr>
    </w:p>
    <w:p w14:paraId="44D1AE94" w14:textId="77777777" w:rsidR="003D21B3" w:rsidRDefault="003D21B3" w:rsidP="003D21B3">
      <w:pPr>
        <w:ind w:firstLineChars="0" w:firstLine="0"/>
      </w:pPr>
    </w:p>
    <w:p w14:paraId="3B2338A9" w14:textId="77777777" w:rsidR="003D21B3" w:rsidRDefault="003D21B3" w:rsidP="003D21B3">
      <w:pPr>
        <w:ind w:firstLineChars="0" w:firstLine="0"/>
      </w:pPr>
    </w:p>
    <w:p w14:paraId="51417D84" w14:textId="77777777" w:rsidR="003D21B3" w:rsidRDefault="003D21B3" w:rsidP="003D21B3">
      <w:pPr>
        <w:ind w:firstLineChars="0" w:firstLine="0"/>
        <w:jc w:val="center"/>
      </w:pPr>
      <w:r>
        <w:rPr>
          <w:rFonts w:hint="eastAsia"/>
        </w:rPr>
        <w:t>図3.</w:t>
      </w:r>
      <w:r>
        <w:t>1</w:t>
      </w:r>
      <w:r>
        <w:rPr>
          <w:rFonts w:hint="eastAsia"/>
        </w:rPr>
        <w:t>.1　ログインページ入力例</w:t>
      </w:r>
    </w:p>
    <w:p w14:paraId="58790DCA" w14:textId="0B2436A2" w:rsidR="003D21B3" w:rsidRDefault="003D21B3" w:rsidP="003D21B3">
      <w:pPr>
        <w:ind w:firstLineChars="0" w:firstLine="0"/>
      </w:pPr>
      <w:r>
        <w:rPr>
          <w:noProof/>
        </w:rPr>
        <w:drawing>
          <wp:anchor distT="0" distB="0" distL="114300" distR="114300" simplePos="0" relativeHeight="251702272" behindDoc="0" locked="0" layoutInCell="1" allowOverlap="1" wp14:anchorId="049C8CC8" wp14:editId="4B0CBBB8">
            <wp:simplePos x="0" y="0"/>
            <wp:positionH relativeFrom="column">
              <wp:posOffset>680720</wp:posOffset>
            </wp:positionH>
            <wp:positionV relativeFrom="paragraph">
              <wp:posOffset>650240</wp:posOffset>
            </wp:positionV>
            <wp:extent cx="4027170" cy="2155190"/>
            <wp:effectExtent l="0" t="0" r="0" b="0"/>
            <wp:wrapNone/>
            <wp:docPr id="7" name="図 7" descr="出欠確認ページ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出欠確認ページ例"/>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27170" cy="2155190"/>
                    </a:xfrm>
                    <a:prstGeom prst="rect">
                      <a:avLst/>
                    </a:prstGeom>
                    <a:noFill/>
                  </pic:spPr>
                </pic:pic>
              </a:graphicData>
            </a:graphic>
            <wp14:sizeRelH relativeFrom="page">
              <wp14:pctWidth>0</wp14:pctWidth>
            </wp14:sizeRelH>
            <wp14:sizeRelV relativeFrom="page">
              <wp14:pctHeight>0</wp14:pctHeight>
            </wp14:sizeRelV>
          </wp:anchor>
        </w:drawing>
      </w:r>
      <w:r w:rsidR="007C7D55">
        <w:rPr>
          <w:rFonts w:hint="eastAsia"/>
        </w:rPr>
        <w:t>出欠確認ページでは図3.</w:t>
      </w:r>
      <w:r w:rsidR="007C7D55">
        <w:t>1</w:t>
      </w:r>
      <w:r w:rsidR="007C7D55">
        <w:rPr>
          <w:rFonts w:hint="eastAsia"/>
        </w:rPr>
        <w:t>.</w:t>
      </w:r>
      <w:r w:rsidR="007C7D55">
        <w:t>2</w:t>
      </w:r>
      <w:r w:rsidR="007C7D55">
        <w:rPr>
          <w:rFonts w:hint="eastAsia"/>
        </w:rPr>
        <w:t>が最初に表示され</w:t>
      </w:r>
      <w:r w:rsidR="007513F6">
        <w:rPr>
          <w:rFonts w:hint="eastAsia"/>
        </w:rPr>
        <w:t>，</w:t>
      </w:r>
      <w:r w:rsidR="007C7D55">
        <w:t xml:space="preserve"> </w:t>
      </w:r>
      <w:r w:rsidR="007C7D55">
        <w:rPr>
          <w:rFonts w:hint="eastAsia"/>
        </w:rPr>
        <w:t>欠席届が出ている学生がいる場合は欠席開始時間</w:t>
      </w:r>
      <w:r w:rsidR="007513F6">
        <w:t>，</w:t>
      </w:r>
      <w:r w:rsidR="007C7D55">
        <w:t xml:space="preserve"> </w:t>
      </w:r>
      <w:r w:rsidR="007C7D55">
        <w:rPr>
          <w:rFonts w:hint="eastAsia"/>
        </w:rPr>
        <w:t>欠席終了時間</w:t>
      </w:r>
      <w:r w:rsidR="007513F6">
        <w:rPr>
          <w:rFonts w:hint="eastAsia"/>
        </w:rPr>
        <w:t>，</w:t>
      </w:r>
      <w:r w:rsidR="007C7D55">
        <w:t xml:space="preserve"> </w:t>
      </w:r>
      <w:r w:rsidR="007C7D55">
        <w:rPr>
          <w:rFonts w:hint="eastAsia"/>
        </w:rPr>
        <w:t>欠席理由が表示される</w:t>
      </w:r>
      <w:r w:rsidR="007513F6">
        <w:rPr>
          <w:rFonts w:hint="eastAsia"/>
        </w:rPr>
        <w:t>．</w:t>
      </w:r>
    </w:p>
    <w:p w14:paraId="3712DA3F" w14:textId="77777777" w:rsidR="003D21B3" w:rsidRDefault="003D21B3" w:rsidP="003D21B3">
      <w:pPr>
        <w:ind w:firstLineChars="0" w:firstLine="0"/>
      </w:pPr>
    </w:p>
    <w:p w14:paraId="694B70E3" w14:textId="77777777" w:rsidR="003D21B3" w:rsidRDefault="003D21B3" w:rsidP="003D21B3">
      <w:pPr>
        <w:ind w:firstLineChars="0" w:firstLine="0"/>
      </w:pPr>
    </w:p>
    <w:p w14:paraId="0E3691AE" w14:textId="77777777" w:rsidR="003D21B3" w:rsidRDefault="003D21B3" w:rsidP="003D21B3">
      <w:pPr>
        <w:ind w:firstLineChars="0" w:firstLine="0"/>
      </w:pPr>
    </w:p>
    <w:p w14:paraId="5E7F7230" w14:textId="77777777" w:rsidR="003D21B3" w:rsidRDefault="003D21B3" w:rsidP="003D21B3">
      <w:pPr>
        <w:ind w:firstLineChars="0" w:firstLine="0"/>
      </w:pPr>
    </w:p>
    <w:p w14:paraId="5A4C7B32" w14:textId="77777777" w:rsidR="003D21B3" w:rsidRDefault="003D21B3" w:rsidP="003D21B3">
      <w:pPr>
        <w:ind w:firstLineChars="0" w:firstLine="0"/>
      </w:pPr>
    </w:p>
    <w:p w14:paraId="431F0C40" w14:textId="77777777" w:rsidR="003D21B3" w:rsidRDefault="003D21B3" w:rsidP="003D21B3">
      <w:pPr>
        <w:ind w:firstLineChars="0" w:firstLine="0"/>
      </w:pPr>
    </w:p>
    <w:p w14:paraId="1925B9FC" w14:textId="77777777" w:rsidR="003D21B3" w:rsidRDefault="003D21B3" w:rsidP="003D21B3">
      <w:pPr>
        <w:ind w:firstLineChars="0" w:firstLine="0"/>
        <w:jc w:val="center"/>
      </w:pPr>
      <w:r>
        <w:rPr>
          <w:rFonts w:hint="eastAsia"/>
        </w:rPr>
        <w:t>図3.</w:t>
      </w:r>
      <w:r>
        <w:t>1</w:t>
      </w:r>
      <w:r>
        <w:rPr>
          <w:rFonts w:hint="eastAsia"/>
        </w:rPr>
        <w:t>.</w:t>
      </w:r>
      <w:r>
        <w:t>2</w:t>
      </w:r>
      <w:r>
        <w:rPr>
          <w:rFonts w:hint="eastAsia"/>
        </w:rPr>
        <w:t xml:space="preserve">　出欠確認ページ</w:t>
      </w:r>
    </w:p>
    <w:p w14:paraId="7AFE68B4" w14:textId="217B1EF5" w:rsidR="003D21B3" w:rsidRDefault="003D21B3">
      <w:pPr>
        <w:ind w:firstLine="380"/>
        <w:pPrChange w:id="287" w:author="ishidatek244" w:date="2024-03-10T22:59:00Z">
          <w:pPr>
            <w:ind w:firstLineChars="0" w:firstLine="0"/>
          </w:pPr>
        </w:pPrChange>
      </w:pPr>
      <w:r>
        <w:rPr>
          <w:rFonts w:ascii="Times New Roman" w:eastAsia="ＭＳ 明朝" w:hAnsi="Times New Roman"/>
          <w:b/>
          <w:bCs/>
          <w:sz w:val="40"/>
        </w:rPr>
        <w:br w:type="page"/>
      </w:r>
      <w:r>
        <w:rPr>
          <w:rFonts w:hint="eastAsia"/>
        </w:rPr>
        <w:lastRenderedPageBreak/>
        <w:t>次に</w:t>
      </w:r>
      <w:r w:rsidR="007513F6">
        <w:t>，</w:t>
      </w:r>
      <w:r>
        <w:t xml:space="preserve"> </w:t>
      </w:r>
      <w:r>
        <w:rPr>
          <w:rFonts w:hint="eastAsia"/>
        </w:rPr>
        <w:t>出欠確認ページの出欠データ入力について説明する</w:t>
      </w:r>
      <w:r w:rsidR="007513F6">
        <w:rPr>
          <w:rFonts w:hint="eastAsia"/>
        </w:rPr>
        <w:t>．</w:t>
      </w:r>
      <w:r>
        <w:rPr>
          <w:rFonts w:hint="eastAsia"/>
        </w:rPr>
        <w:t>図3.</w:t>
      </w:r>
      <w:r>
        <w:t>1</w:t>
      </w:r>
      <w:r>
        <w:rPr>
          <w:rFonts w:hint="eastAsia"/>
        </w:rPr>
        <w:t>.3では</w:t>
      </w:r>
      <w:r w:rsidR="007513F6">
        <w:t>，</w:t>
      </w:r>
      <w:r>
        <w:t xml:space="preserve"> </w:t>
      </w:r>
      <w:r>
        <w:rPr>
          <w:rFonts w:hint="eastAsia"/>
        </w:rPr>
        <w:t>学生１の場合は</w:t>
      </w:r>
      <w:r w:rsidR="007513F6">
        <w:t>，</w:t>
      </w:r>
      <w:r>
        <w:t xml:space="preserve"> </w:t>
      </w:r>
      <w:r>
        <w:rPr>
          <w:rFonts w:hint="eastAsia"/>
        </w:rPr>
        <w:t>一日休みなのでオールチェックをクリックしてすべてのコマを欠席に切り替えている</w:t>
      </w:r>
      <w:r w:rsidR="007513F6">
        <w:rPr>
          <w:rFonts w:hint="eastAsia"/>
        </w:rPr>
        <w:t>．</w:t>
      </w:r>
      <w:r>
        <w:t xml:space="preserve"> </w:t>
      </w:r>
      <w:r>
        <w:rPr>
          <w:rFonts w:hint="eastAsia"/>
        </w:rPr>
        <w:t>学生２の場合は</w:t>
      </w:r>
      <w:r w:rsidR="007513F6">
        <w:rPr>
          <w:rFonts w:hint="eastAsia"/>
        </w:rPr>
        <w:t>，</w:t>
      </w:r>
      <w:r>
        <w:t xml:space="preserve"> </w:t>
      </w:r>
      <w:r>
        <w:rPr>
          <w:rFonts w:hint="eastAsia"/>
        </w:rPr>
        <w:t>１コマ目と２コマ目の約半分を欠席しているので</w:t>
      </w:r>
      <w:r w:rsidR="007513F6">
        <w:rPr>
          <w:rFonts w:hint="eastAsia"/>
        </w:rPr>
        <w:t>，</w:t>
      </w:r>
      <w:r>
        <w:t xml:space="preserve"> </w:t>
      </w:r>
      <w:r>
        <w:rPr>
          <w:rFonts w:hint="eastAsia"/>
        </w:rPr>
        <w:t>図のようなデータになる.</w:t>
      </w:r>
      <w:r>
        <w:t xml:space="preserve"> </w:t>
      </w:r>
      <w:r>
        <w:rPr>
          <w:rFonts w:hint="eastAsia"/>
        </w:rPr>
        <w:t>学生４の場合は</w:t>
      </w:r>
      <w:r w:rsidR="007513F6">
        <w:rPr>
          <w:rFonts w:hint="eastAsia"/>
        </w:rPr>
        <w:t>，</w:t>
      </w:r>
      <w:r>
        <w:t xml:space="preserve"> </w:t>
      </w:r>
      <w:r>
        <w:rPr>
          <w:rFonts w:hint="eastAsia"/>
        </w:rPr>
        <w:t>欠席届が出ていないので欠席開始時間</w:t>
      </w:r>
      <w:r w:rsidR="007513F6">
        <w:rPr>
          <w:rFonts w:hint="eastAsia"/>
        </w:rPr>
        <w:t>，</w:t>
      </w:r>
      <w:r>
        <w:t xml:space="preserve"> </w:t>
      </w:r>
      <w:r>
        <w:rPr>
          <w:rFonts w:hint="eastAsia"/>
        </w:rPr>
        <w:t>欠席終了時間</w:t>
      </w:r>
      <w:r w:rsidR="007513F6">
        <w:rPr>
          <w:rFonts w:hint="eastAsia"/>
        </w:rPr>
        <w:t>，</w:t>
      </w:r>
      <w:r>
        <w:t xml:space="preserve"> </w:t>
      </w:r>
      <w:r>
        <w:rPr>
          <w:rFonts w:hint="eastAsia"/>
        </w:rPr>
        <w:t>欠席理由が入力されていない</w:t>
      </w:r>
      <w:r w:rsidR="007513F6">
        <w:rPr>
          <w:rFonts w:hint="eastAsia"/>
        </w:rPr>
        <w:t>．</w:t>
      </w:r>
      <w:r>
        <w:rPr>
          <w:rFonts w:hint="eastAsia"/>
        </w:rPr>
        <w:t>手動で欠席開始時間と欠席終了時間を入力し</w:t>
      </w:r>
      <w:r w:rsidR="007513F6">
        <w:rPr>
          <w:rFonts w:hint="eastAsia"/>
        </w:rPr>
        <w:t>，</w:t>
      </w:r>
      <w:r>
        <w:t xml:space="preserve"> </w:t>
      </w:r>
      <w:r>
        <w:rPr>
          <w:rFonts w:hint="eastAsia"/>
        </w:rPr>
        <w:t>１コマ目の半分を欠席としている.</w:t>
      </w:r>
      <w:r>
        <w:t xml:space="preserve"> </w:t>
      </w:r>
      <w:r>
        <w:rPr>
          <w:rFonts w:hint="eastAsia"/>
        </w:rPr>
        <w:t>データの入力が完了したら画面下の「データの保存・送信」ボタンを押すことでデータが保存される</w:t>
      </w:r>
      <w:r w:rsidR="007513F6">
        <w:rPr>
          <w:rFonts w:hint="eastAsia"/>
        </w:rPr>
        <w:t>．</w:t>
      </w:r>
      <w:r>
        <w:t xml:space="preserve"> </w:t>
      </w:r>
    </w:p>
    <w:p w14:paraId="0D03B65B" w14:textId="77777777" w:rsidR="003D21B3" w:rsidRDefault="003D21B3" w:rsidP="003D21B3">
      <w:pPr>
        <w:ind w:firstLineChars="0" w:firstLine="0"/>
      </w:pPr>
    </w:p>
    <w:p w14:paraId="6277895D" w14:textId="70E5E3E7" w:rsidR="003D21B3" w:rsidRDefault="003D21B3" w:rsidP="003D21B3">
      <w:pPr>
        <w:ind w:firstLineChars="0" w:firstLine="0"/>
      </w:pPr>
      <w:r>
        <w:rPr>
          <w:noProof/>
        </w:rPr>
        <w:drawing>
          <wp:anchor distT="0" distB="0" distL="114300" distR="114300" simplePos="0" relativeHeight="251766784" behindDoc="0" locked="0" layoutInCell="1" allowOverlap="1" wp14:anchorId="024EC618" wp14:editId="2F2F779E">
            <wp:simplePos x="0" y="0"/>
            <wp:positionH relativeFrom="column">
              <wp:posOffset>-635</wp:posOffset>
            </wp:positionH>
            <wp:positionV relativeFrom="paragraph">
              <wp:posOffset>42545</wp:posOffset>
            </wp:positionV>
            <wp:extent cx="5400040" cy="2984500"/>
            <wp:effectExtent l="0" t="0" r="0" b="6350"/>
            <wp:wrapNone/>
            <wp:docPr id="2073" name="図 2073" descr="出欠確認ページ例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出欠確認ページ例２"/>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2984500"/>
                    </a:xfrm>
                    <a:prstGeom prst="rect">
                      <a:avLst/>
                    </a:prstGeom>
                    <a:noFill/>
                  </pic:spPr>
                </pic:pic>
              </a:graphicData>
            </a:graphic>
            <wp14:sizeRelH relativeFrom="page">
              <wp14:pctWidth>0</wp14:pctWidth>
            </wp14:sizeRelH>
            <wp14:sizeRelV relativeFrom="page">
              <wp14:pctHeight>0</wp14:pctHeight>
            </wp14:sizeRelV>
          </wp:anchor>
        </w:drawing>
      </w:r>
    </w:p>
    <w:p w14:paraId="1EDD997E" w14:textId="77777777" w:rsidR="003D21B3" w:rsidRDefault="003D21B3" w:rsidP="003D21B3">
      <w:pPr>
        <w:ind w:firstLineChars="0" w:firstLine="0"/>
      </w:pPr>
    </w:p>
    <w:p w14:paraId="36562F0C" w14:textId="77777777" w:rsidR="003D21B3" w:rsidRDefault="003D21B3" w:rsidP="003D21B3">
      <w:pPr>
        <w:ind w:firstLineChars="0" w:firstLine="0"/>
      </w:pPr>
    </w:p>
    <w:p w14:paraId="2357A2A6" w14:textId="77777777" w:rsidR="003D21B3" w:rsidRDefault="003D21B3" w:rsidP="003D21B3">
      <w:pPr>
        <w:ind w:firstLineChars="0" w:firstLine="0"/>
      </w:pPr>
    </w:p>
    <w:p w14:paraId="74077220" w14:textId="77777777" w:rsidR="003D21B3" w:rsidRDefault="003D21B3" w:rsidP="003D21B3">
      <w:pPr>
        <w:ind w:firstLineChars="0" w:firstLine="0"/>
      </w:pPr>
    </w:p>
    <w:p w14:paraId="5CB21BD3" w14:textId="77777777" w:rsidR="003D21B3" w:rsidRPr="005333B4" w:rsidRDefault="003D21B3" w:rsidP="003D21B3">
      <w:pPr>
        <w:ind w:firstLineChars="0" w:firstLine="0"/>
      </w:pPr>
    </w:p>
    <w:p w14:paraId="37E26490" w14:textId="77777777" w:rsidR="003D21B3" w:rsidRDefault="003D21B3" w:rsidP="003D21B3">
      <w:pPr>
        <w:ind w:firstLineChars="0" w:firstLine="0"/>
      </w:pPr>
    </w:p>
    <w:p w14:paraId="0338CC45" w14:textId="77777777" w:rsidR="003D21B3" w:rsidRDefault="003D21B3" w:rsidP="003D21B3">
      <w:pPr>
        <w:ind w:firstLineChars="0" w:firstLine="0"/>
      </w:pPr>
    </w:p>
    <w:p w14:paraId="35013262" w14:textId="77777777" w:rsidR="003D21B3" w:rsidRDefault="003D21B3" w:rsidP="003D21B3">
      <w:pPr>
        <w:ind w:firstLineChars="0" w:firstLine="0"/>
      </w:pPr>
    </w:p>
    <w:p w14:paraId="09F69FBE" w14:textId="77777777" w:rsidR="003D21B3" w:rsidRDefault="003D21B3" w:rsidP="003D21B3">
      <w:pPr>
        <w:ind w:firstLineChars="0" w:firstLine="0"/>
        <w:jc w:val="center"/>
      </w:pPr>
      <w:r>
        <w:rPr>
          <w:rFonts w:hint="eastAsia"/>
        </w:rPr>
        <w:t>図3.</w:t>
      </w:r>
      <w:r>
        <w:t>1</w:t>
      </w:r>
      <w:r>
        <w:rPr>
          <w:rFonts w:hint="eastAsia"/>
        </w:rPr>
        <w:t>.3　出欠確認ページ入力例</w:t>
      </w:r>
    </w:p>
    <w:p w14:paraId="555AE0BD" w14:textId="77777777" w:rsidR="003D21B3" w:rsidRPr="005333B4" w:rsidRDefault="003D21B3" w:rsidP="003D21B3">
      <w:pPr>
        <w:ind w:firstLineChars="0" w:firstLine="0"/>
      </w:pPr>
    </w:p>
    <w:p w14:paraId="1A6C8CA7" w14:textId="77777777" w:rsidR="003D21B3" w:rsidRDefault="003D21B3" w:rsidP="003D21B3">
      <w:pPr>
        <w:ind w:firstLineChars="0" w:firstLine="0"/>
      </w:pPr>
    </w:p>
    <w:p w14:paraId="515C9BEA" w14:textId="77777777" w:rsidR="003D21B3" w:rsidRDefault="003D21B3" w:rsidP="003D21B3">
      <w:pPr>
        <w:ind w:firstLineChars="0" w:firstLine="0"/>
      </w:pPr>
    </w:p>
    <w:p w14:paraId="68D63127" w14:textId="77777777" w:rsidR="003D21B3" w:rsidRDefault="003D21B3" w:rsidP="003D21B3">
      <w:pPr>
        <w:ind w:firstLineChars="0" w:firstLine="0"/>
      </w:pPr>
    </w:p>
    <w:p w14:paraId="7C289A81" w14:textId="77777777" w:rsidR="003D21B3" w:rsidRDefault="003D21B3" w:rsidP="003D21B3">
      <w:pPr>
        <w:ind w:firstLineChars="0" w:firstLine="0"/>
      </w:pPr>
    </w:p>
    <w:p w14:paraId="3CBC31F0" w14:textId="77777777" w:rsidR="003D21B3" w:rsidRDefault="003D21B3" w:rsidP="003D21B3">
      <w:pPr>
        <w:ind w:firstLineChars="0" w:firstLine="0"/>
      </w:pPr>
    </w:p>
    <w:p w14:paraId="1AD48D65" w14:textId="77777777" w:rsidR="003D21B3" w:rsidRDefault="003D21B3" w:rsidP="003D21B3">
      <w:pPr>
        <w:ind w:firstLineChars="0" w:firstLine="0"/>
      </w:pPr>
    </w:p>
    <w:p w14:paraId="674120EC" w14:textId="60CA0D2E" w:rsidR="003D21B3" w:rsidRPr="00DE16E6" w:rsidRDefault="00386FF3" w:rsidP="003D21B3">
      <w:pPr>
        <w:pStyle w:val="2"/>
        <w:numPr>
          <w:ilvl w:val="0"/>
          <w:numId w:val="0"/>
        </w:numPr>
        <w:rPr>
          <w:rFonts w:asciiTheme="minorHAnsi" w:eastAsiaTheme="minorHAnsi" w:hAnsiTheme="minorHAnsi"/>
        </w:rPr>
      </w:pPr>
      <w:bookmarkStart w:id="288" w:name="_Toc161049451"/>
      <w:r>
        <w:rPr>
          <w:rFonts w:asciiTheme="minorHAnsi" w:eastAsiaTheme="minorHAnsi" w:hAnsiTheme="minorHAnsi" w:hint="eastAsia"/>
        </w:rPr>
        <w:lastRenderedPageBreak/>
        <w:t>5.2</w:t>
      </w:r>
      <w:r w:rsidR="00E84E6D">
        <w:rPr>
          <w:rFonts w:asciiTheme="minorHAnsi" w:eastAsiaTheme="minorHAnsi" w:hAnsiTheme="minorHAnsi" w:hint="eastAsia"/>
        </w:rPr>
        <w:t xml:space="preserve">　</w:t>
      </w:r>
      <w:r w:rsidR="003D21B3" w:rsidRPr="00DE16E6">
        <w:rPr>
          <w:rFonts w:asciiTheme="minorHAnsi" w:eastAsiaTheme="minorHAnsi" w:hAnsiTheme="minorHAnsi" w:hint="eastAsia"/>
        </w:rPr>
        <w:t>セキュリティ</w:t>
      </w:r>
      <w:bookmarkEnd w:id="288"/>
    </w:p>
    <w:p w14:paraId="4898F7A4" w14:textId="3800226D" w:rsidR="003D21B3" w:rsidRPr="00DE16E6" w:rsidRDefault="003D21B3" w:rsidP="00C244D4">
      <w:pPr>
        <w:ind w:left="188" w:firstLineChars="0" w:firstLine="0"/>
      </w:pPr>
      <w:r w:rsidRPr="00DE16E6">
        <w:rPr>
          <w:rFonts w:hint="eastAsia"/>
        </w:rPr>
        <w:t>図3</w:t>
      </w:r>
      <w:r w:rsidRPr="00DE16E6">
        <w:t>.2</w:t>
      </w:r>
      <w:r>
        <w:t>.1</w:t>
      </w:r>
      <w:r w:rsidRPr="00DE16E6">
        <w:rPr>
          <w:rFonts w:hint="eastAsia"/>
        </w:rPr>
        <w:t>はログインページである</w:t>
      </w:r>
      <w:r w:rsidR="007513F6">
        <w:rPr>
          <w:rFonts w:hint="eastAsia"/>
        </w:rPr>
        <w:t>．</w:t>
      </w:r>
    </w:p>
    <w:p w14:paraId="2F613CB9" w14:textId="48208244" w:rsidR="003D21B3" w:rsidRDefault="003D21B3" w:rsidP="003D21B3">
      <w:pPr>
        <w:ind w:firstLine="188"/>
      </w:pPr>
      <w:r>
        <w:rPr>
          <w:rFonts w:hint="eastAsia"/>
        </w:rPr>
        <w:t>教員以外のユーザ</w:t>
      </w:r>
      <w:r w:rsidR="007C7D55">
        <w:rPr>
          <w:rFonts w:hint="eastAsia"/>
        </w:rPr>
        <w:t>ー</w:t>
      </w:r>
      <w:r>
        <w:rPr>
          <w:rFonts w:hint="eastAsia"/>
        </w:rPr>
        <w:t>が電子出席簿を操作できないようにするために</w:t>
      </w:r>
      <w:r w:rsidR="007513F6">
        <w:rPr>
          <w:rFonts w:hint="eastAsia"/>
        </w:rPr>
        <w:t>，</w:t>
      </w:r>
      <w:r w:rsidR="007C7D55">
        <w:t xml:space="preserve"> </w:t>
      </w:r>
      <w:r>
        <w:rPr>
          <w:rFonts w:hint="eastAsia"/>
        </w:rPr>
        <w:t>ログインページを実装</w:t>
      </w:r>
      <w:r w:rsidR="007C7D55">
        <w:rPr>
          <w:rFonts w:hint="eastAsia"/>
        </w:rPr>
        <w:t>した</w:t>
      </w:r>
      <w:r w:rsidR="007513F6">
        <w:rPr>
          <w:rFonts w:hint="eastAsia"/>
        </w:rPr>
        <w:t>．</w:t>
      </w:r>
    </w:p>
    <w:p w14:paraId="40635F7F" w14:textId="0AEE8536" w:rsidR="003D21B3" w:rsidRDefault="003D21B3" w:rsidP="003D21B3">
      <w:pPr>
        <w:ind w:firstLine="188"/>
      </w:pPr>
      <w:r>
        <w:rPr>
          <w:rFonts w:hint="eastAsia"/>
        </w:rPr>
        <w:t>ユーザ</w:t>
      </w:r>
      <w:r w:rsidR="007C7D55">
        <w:rPr>
          <w:rFonts w:hint="eastAsia"/>
        </w:rPr>
        <w:t>ー</w:t>
      </w:r>
      <w:r>
        <w:rPr>
          <w:rFonts w:hint="eastAsia"/>
        </w:rPr>
        <w:t>名とパスワードは</w:t>
      </w:r>
      <w:r>
        <w:t>用意したものを</w:t>
      </w:r>
      <w:r>
        <w:rPr>
          <w:rFonts w:hint="eastAsia"/>
        </w:rPr>
        <w:t>使用する</w:t>
      </w:r>
      <w:r w:rsidR="007513F6">
        <w:rPr>
          <w:rFonts w:hint="eastAsia"/>
        </w:rPr>
        <w:t>．</w:t>
      </w:r>
    </w:p>
    <w:p w14:paraId="3F536041" w14:textId="77777777" w:rsidR="003D21B3" w:rsidRDefault="003D21B3" w:rsidP="003D21B3">
      <w:pPr>
        <w:ind w:firstLine="188"/>
      </w:pPr>
      <w:r>
        <w:rPr>
          <w:noProof/>
        </w:rPr>
        <w:drawing>
          <wp:anchor distT="0" distB="0" distL="114300" distR="114300" simplePos="0" relativeHeight="251764736" behindDoc="0" locked="0" layoutInCell="1" allowOverlap="1" wp14:anchorId="582AF5E5" wp14:editId="03282537">
            <wp:simplePos x="0" y="0"/>
            <wp:positionH relativeFrom="column">
              <wp:posOffset>1270</wp:posOffset>
            </wp:positionH>
            <wp:positionV relativeFrom="paragraph">
              <wp:posOffset>197485</wp:posOffset>
            </wp:positionV>
            <wp:extent cx="2590800" cy="2660650"/>
            <wp:effectExtent l="0" t="0" r="0" b="6350"/>
            <wp:wrapNone/>
            <wp:docPr id="60" name="図 60" descr="ログイ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ログイン"/>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90800" cy="2660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5760" behindDoc="0" locked="0" layoutInCell="1" allowOverlap="1" wp14:anchorId="36286C59" wp14:editId="47D1631B">
            <wp:simplePos x="0" y="0"/>
            <wp:positionH relativeFrom="column">
              <wp:posOffset>2768600</wp:posOffset>
            </wp:positionH>
            <wp:positionV relativeFrom="paragraph">
              <wp:posOffset>127000</wp:posOffset>
            </wp:positionV>
            <wp:extent cx="2632075" cy="3506470"/>
            <wp:effectExtent l="0" t="0" r="0" b="0"/>
            <wp:wrapNone/>
            <wp:docPr id="59" name="図 59" descr="ログイン（レスポンシ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ログイン（レスポンシブ）"/>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32075" cy="3506470"/>
                    </a:xfrm>
                    <a:prstGeom prst="rect">
                      <a:avLst/>
                    </a:prstGeom>
                    <a:noFill/>
                  </pic:spPr>
                </pic:pic>
              </a:graphicData>
            </a:graphic>
            <wp14:sizeRelH relativeFrom="page">
              <wp14:pctWidth>0</wp14:pctWidth>
            </wp14:sizeRelH>
            <wp14:sizeRelV relativeFrom="page">
              <wp14:pctHeight>0</wp14:pctHeight>
            </wp14:sizeRelV>
          </wp:anchor>
        </w:drawing>
      </w:r>
    </w:p>
    <w:p w14:paraId="7CA084A3" w14:textId="77777777" w:rsidR="003D21B3" w:rsidRDefault="003D21B3" w:rsidP="003D21B3">
      <w:pPr>
        <w:ind w:firstLine="188"/>
      </w:pPr>
    </w:p>
    <w:p w14:paraId="350D580D" w14:textId="77777777" w:rsidR="003D21B3" w:rsidRPr="00181D7C" w:rsidRDefault="003D21B3" w:rsidP="003D21B3">
      <w:pPr>
        <w:ind w:firstLine="188"/>
      </w:pPr>
    </w:p>
    <w:p w14:paraId="5BF7C7DB" w14:textId="77777777" w:rsidR="003D21B3" w:rsidRDefault="003D21B3" w:rsidP="003D21B3">
      <w:pPr>
        <w:ind w:firstLine="188"/>
      </w:pPr>
    </w:p>
    <w:p w14:paraId="4BBB144B" w14:textId="77777777" w:rsidR="003D21B3" w:rsidRDefault="003D21B3" w:rsidP="003D21B3">
      <w:pPr>
        <w:ind w:firstLine="188"/>
      </w:pPr>
    </w:p>
    <w:p w14:paraId="63066520" w14:textId="77777777" w:rsidR="003D21B3" w:rsidRDefault="003D21B3" w:rsidP="003D21B3">
      <w:pPr>
        <w:ind w:firstLine="188"/>
      </w:pPr>
    </w:p>
    <w:p w14:paraId="07625B57" w14:textId="77777777" w:rsidR="003D21B3" w:rsidRDefault="003D21B3" w:rsidP="003D21B3">
      <w:pPr>
        <w:ind w:firstLine="188"/>
      </w:pPr>
    </w:p>
    <w:p w14:paraId="6356BC7F" w14:textId="77777777" w:rsidR="003D21B3" w:rsidRDefault="003D21B3" w:rsidP="003D21B3">
      <w:pPr>
        <w:ind w:firstLine="188"/>
      </w:pPr>
    </w:p>
    <w:p w14:paraId="118A2E34" w14:textId="77777777" w:rsidR="003D21B3" w:rsidRPr="007A6AB0" w:rsidRDefault="003D21B3" w:rsidP="003D21B3">
      <w:pPr>
        <w:ind w:firstLine="188"/>
      </w:pPr>
    </w:p>
    <w:p w14:paraId="7D1B411A" w14:textId="77777777" w:rsidR="003D21B3" w:rsidRPr="00E662D7" w:rsidRDefault="003D21B3" w:rsidP="003D21B3">
      <w:pPr>
        <w:ind w:firstLineChars="0" w:firstLine="0"/>
      </w:pPr>
      <w:r>
        <w:rPr>
          <w:rFonts w:hint="eastAsia"/>
        </w:rPr>
        <w:t xml:space="preserve">　　</w:t>
      </w:r>
    </w:p>
    <w:p w14:paraId="199D75D6" w14:textId="77777777" w:rsidR="003D21B3" w:rsidRDefault="003D21B3" w:rsidP="003D21B3">
      <w:pPr>
        <w:ind w:firstLineChars="0" w:firstLine="0"/>
      </w:pPr>
    </w:p>
    <w:p w14:paraId="48BE6217" w14:textId="77777777" w:rsidR="003D21B3" w:rsidRDefault="003D21B3" w:rsidP="003D21B3">
      <w:pPr>
        <w:ind w:firstLineChars="0" w:firstLine="0"/>
      </w:pPr>
    </w:p>
    <w:p w14:paraId="4AC5F3E8" w14:textId="77777777" w:rsidR="003D21B3" w:rsidRDefault="003D21B3" w:rsidP="003D21B3">
      <w:pPr>
        <w:ind w:firstLineChars="0" w:firstLine="0"/>
        <w:jc w:val="center"/>
      </w:pPr>
      <w:r>
        <w:rPr>
          <w:rFonts w:hint="eastAsia"/>
        </w:rPr>
        <w:t>図3.</w:t>
      </w:r>
      <w:r>
        <w:t>2</w:t>
      </w:r>
      <w:r>
        <w:rPr>
          <w:rFonts w:hint="eastAsia"/>
        </w:rPr>
        <w:t>.1　ログインページ(左)　レスポンシブ対応(右)</w:t>
      </w:r>
    </w:p>
    <w:p w14:paraId="272AE62C" w14:textId="77777777" w:rsidR="003D21B3" w:rsidRDefault="003D21B3" w:rsidP="003D21B3">
      <w:pPr>
        <w:widowControl/>
        <w:spacing w:line="240" w:lineRule="auto"/>
        <w:ind w:firstLineChars="0" w:firstLine="0"/>
        <w:jc w:val="left"/>
      </w:pPr>
    </w:p>
    <w:p w14:paraId="33CCE620" w14:textId="77777777" w:rsidR="003D21B3" w:rsidRDefault="003D21B3" w:rsidP="003D21B3">
      <w:pPr>
        <w:widowControl/>
        <w:spacing w:line="240" w:lineRule="auto"/>
        <w:ind w:firstLineChars="0" w:firstLine="0"/>
        <w:jc w:val="left"/>
      </w:pPr>
    </w:p>
    <w:p w14:paraId="56A51FAF" w14:textId="77777777" w:rsidR="003D21B3" w:rsidRDefault="003D21B3" w:rsidP="003D21B3">
      <w:pPr>
        <w:widowControl/>
        <w:spacing w:line="240" w:lineRule="auto"/>
        <w:ind w:firstLineChars="0" w:firstLine="0"/>
        <w:jc w:val="left"/>
      </w:pPr>
    </w:p>
    <w:p w14:paraId="17BD500C" w14:textId="77777777" w:rsidR="003D21B3" w:rsidRDefault="003D21B3" w:rsidP="003D21B3">
      <w:pPr>
        <w:widowControl/>
        <w:spacing w:line="240" w:lineRule="auto"/>
        <w:ind w:firstLineChars="0" w:firstLine="0"/>
        <w:jc w:val="left"/>
      </w:pPr>
    </w:p>
    <w:p w14:paraId="54B49D2C" w14:textId="77777777" w:rsidR="003D21B3" w:rsidRDefault="003D21B3" w:rsidP="003D21B3">
      <w:pPr>
        <w:widowControl/>
        <w:spacing w:line="240" w:lineRule="auto"/>
        <w:ind w:firstLineChars="0" w:firstLine="0"/>
        <w:jc w:val="left"/>
      </w:pPr>
    </w:p>
    <w:p w14:paraId="2FFE7F65" w14:textId="77777777" w:rsidR="003D21B3" w:rsidRPr="00DE16E6" w:rsidRDefault="003D21B3" w:rsidP="003D21B3">
      <w:pPr>
        <w:widowControl/>
        <w:spacing w:line="240" w:lineRule="auto"/>
        <w:ind w:firstLineChars="0" w:firstLine="0"/>
        <w:jc w:val="left"/>
      </w:pPr>
    </w:p>
    <w:p w14:paraId="516A1A6F" w14:textId="77777777" w:rsidR="003D21B3" w:rsidRDefault="003D21B3" w:rsidP="003D21B3">
      <w:pPr>
        <w:ind w:firstLineChars="0" w:firstLine="0"/>
      </w:pPr>
    </w:p>
    <w:p w14:paraId="6E84FEDF" w14:textId="77777777" w:rsidR="003D21B3" w:rsidRDefault="003D21B3" w:rsidP="003D21B3">
      <w:pPr>
        <w:ind w:firstLineChars="0" w:firstLine="0"/>
      </w:pPr>
    </w:p>
    <w:p w14:paraId="7F329616" w14:textId="10FA8E96" w:rsidR="003D21B3" w:rsidRDefault="003D21B3" w:rsidP="003D21B3">
      <w:pPr>
        <w:ind w:firstLineChars="0" w:firstLine="0"/>
      </w:pPr>
      <w:r>
        <w:rPr>
          <w:rFonts w:hint="eastAsia"/>
        </w:rPr>
        <w:lastRenderedPageBreak/>
        <w:t>次にプログラムの説明をする</w:t>
      </w:r>
      <w:r w:rsidR="007513F6">
        <w:rPr>
          <w:rFonts w:hint="eastAsia"/>
        </w:rPr>
        <w:t>．</w:t>
      </w:r>
    </w:p>
    <w:p w14:paraId="52B4CB8B" w14:textId="77777777" w:rsidR="003D21B3" w:rsidRDefault="003D21B3" w:rsidP="003D21B3">
      <w:pPr>
        <w:ind w:firstLineChars="0" w:firstLine="0"/>
        <w:jc w:val="center"/>
      </w:pPr>
      <w:r>
        <w:rPr>
          <w:rFonts w:hint="eastAsia"/>
        </w:rPr>
        <w:t>リスト</w:t>
      </w:r>
      <w:r>
        <w:t>3.2-1 Login.html</w:t>
      </w:r>
    </w:p>
    <w:p w14:paraId="7CF16F94" w14:textId="77777777" w:rsidR="003D21B3" w:rsidRDefault="003D21B3" w:rsidP="003D21B3">
      <w:pPr>
        <w:ind w:firstLineChars="0" w:firstLine="0"/>
      </w:pPr>
      <w:r>
        <w:rPr>
          <w:rFonts w:hint="eastAsia"/>
          <w:noProof/>
        </w:rPr>
        <mc:AlternateContent>
          <mc:Choice Requires="wps">
            <w:drawing>
              <wp:anchor distT="0" distB="0" distL="114300" distR="114300" simplePos="0" relativeHeight="251704320" behindDoc="0" locked="0" layoutInCell="1" allowOverlap="1" wp14:anchorId="46D3EC4F" wp14:editId="4B1D62F2">
                <wp:simplePos x="0" y="0"/>
                <wp:positionH relativeFrom="margin">
                  <wp:align>right</wp:align>
                </wp:positionH>
                <wp:positionV relativeFrom="paragraph">
                  <wp:posOffset>12370</wp:posOffset>
                </wp:positionV>
                <wp:extent cx="5343276" cy="4952390"/>
                <wp:effectExtent l="0" t="0" r="10160" b="19685"/>
                <wp:wrapNone/>
                <wp:docPr id="11" name="テキスト ボックス 11"/>
                <wp:cNvGraphicFramePr/>
                <a:graphic xmlns:a="http://schemas.openxmlformats.org/drawingml/2006/main">
                  <a:graphicData uri="http://schemas.microsoft.com/office/word/2010/wordprocessingShape">
                    <wps:wsp>
                      <wps:cNvSpPr txBox="1"/>
                      <wps:spPr>
                        <a:xfrm>
                          <a:off x="0" y="0"/>
                          <a:ext cx="5343276" cy="4952390"/>
                        </a:xfrm>
                        <a:prstGeom prst="rect">
                          <a:avLst/>
                        </a:prstGeom>
                        <a:solidFill>
                          <a:schemeClr val="lt1"/>
                        </a:solidFill>
                        <a:ln w="6350">
                          <a:solidFill>
                            <a:prstClr val="black"/>
                          </a:solidFill>
                        </a:ln>
                      </wps:spPr>
                      <wps:txbx>
                        <w:txbxContent>
                          <w:p w14:paraId="4143099B" w14:textId="77777777" w:rsidR="001D6546" w:rsidRDefault="001D6546" w:rsidP="003D21B3">
                            <w:pPr>
                              <w:ind w:firstLine="188"/>
                              <w:jc w:val="center"/>
                            </w:pPr>
                            <w:r>
                              <w:rPr>
                                <w:rFonts w:hint="eastAsia"/>
                              </w:rPr>
                              <w:t>(</w:t>
                            </w:r>
                            <w:r>
                              <w:rPr>
                                <w:rFonts w:hint="eastAsia"/>
                              </w:rPr>
                              <w:t>省略)</w:t>
                            </w:r>
                          </w:p>
                          <w:p w14:paraId="43D449B6" w14:textId="77777777" w:rsidR="001D6546" w:rsidRPr="00117136" w:rsidRDefault="001D6546" w:rsidP="003D21B3">
                            <w:pPr>
                              <w:ind w:firstLine="188"/>
                              <w:rPr>
                                <w:rFonts w:ascii="Consolas" w:hAnsi="Consolas"/>
                              </w:rPr>
                            </w:pPr>
                            <w:r w:rsidRPr="00117136">
                              <w:rPr>
                                <w:rFonts w:ascii="Consolas" w:hAnsi="Consolas"/>
                              </w:rPr>
                              <w:t>&lt;body&gt;</w:t>
                            </w:r>
                          </w:p>
                          <w:p w14:paraId="421CB31E" w14:textId="77777777" w:rsidR="001D6546" w:rsidRPr="00117136" w:rsidRDefault="001D6546" w:rsidP="003D21B3">
                            <w:pPr>
                              <w:ind w:firstLine="188"/>
                              <w:rPr>
                                <w:rFonts w:ascii="Consolas" w:hAnsi="Consolas"/>
                              </w:rPr>
                            </w:pPr>
                            <w:r w:rsidRPr="00117136">
                              <w:rPr>
                                <w:rFonts w:ascii="Consolas" w:hAnsi="Consolas"/>
                              </w:rPr>
                              <w:t xml:space="preserve">    &lt;form action="TopPage.html" method="post"&gt;</w:t>
                            </w:r>
                          </w:p>
                          <w:p w14:paraId="6210643B" w14:textId="77777777" w:rsidR="001D6546" w:rsidRPr="00117136" w:rsidRDefault="001D6546" w:rsidP="003D21B3">
                            <w:pPr>
                              <w:ind w:firstLine="188"/>
                              <w:rPr>
                                <w:rFonts w:ascii="Consolas" w:hAnsi="Consolas"/>
                              </w:rPr>
                            </w:pPr>
                            <w:r w:rsidRPr="00117136">
                              <w:rPr>
                                <w:rFonts w:ascii="Consolas" w:hAnsi="Consolas"/>
                              </w:rPr>
                              <w:t xml:space="preserve">        &lt;h2&gt;</w:t>
                            </w:r>
                            <w:r w:rsidRPr="00117136">
                              <w:rPr>
                                <w:rFonts w:ascii="Consolas" w:hAnsi="Consolas"/>
                              </w:rPr>
                              <w:t>ログイン</w:t>
                            </w:r>
                            <w:r w:rsidRPr="00117136">
                              <w:rPr>
                                <w:rFonts w:ascii="Consolas" w:hAnsi="Consolas"/>
                              </w:rPr>
                              <w:t>&lt;/h2&gt;</w:t>
                            </w:r>
                          </w:p>
                          <w:p w14:paraId="29E21F93" w14:textId="77777777" w:rsidR="001D6546" w:rsidRPr="00117136" w:rsidRDefault="001D6546" w:rsidP="003D21B3">
                            <w:pPr>
                              <w:ind w:firstLine="188"/>
                              <w:rPr>
                                <w:rFonts w:ascii="Consolas" w:hAnsi="Consolas"/>
                              </w:rPr>
                            </w:pPr>
                            <w:r w:rsidRPr="00117136">
                              <w:rPr>
                                <w:rFonts w:ascii="Consolas" w:hAnsi="Consolas"/>
                              </w:rPr>
                              <w:t xml:space="preserve">        &lt;label for="username"&gt;</w:t>
                            </w:r>
                            <w:r w:rsidRPr="00117136">
                              <w:rPr>
                                <w:rFonts w:ascii="Consolas" w:hAnsi="Consolas"/>
                              </w:rPr>
                              <w:t>ユーザー</w:t>
                            </w:r>
                            <w:r w:rsidRPr="00117136">
                              <w:rPr>
                                <w:rFonts w:ascii="Consolas" w:hAnsi="Consolas"/>
                              </w:rPr>
                              <w:t>:&lt;/label&gt;</w:t>
                            </w:r>
                          </w:p>
                          <w:p w14:paraId="62E212B5" w14:textId="77777777" w:rsidR="001D6546" w:rsidRPr="00117136" w:rsidRDefault="001D6546" w:rsidP="003D21B3">
                            <w:pPr>
                              <w:ind w:firstLine="188"/>
                              <w:rPr>
                                <w:rFonts w:ascii="Consolas" w:hAnsi="Consolas"/>
                              </w:rPr>
                            </w:pPr>
                            <w:r w:rsidRPr="00117136">
                              <w:rPr>
                                <w:rFonts w:ascii="Consolas" w:hAnsi="Consolas"/>
                              </w:rPr>
                              <w:t xml:space="preserve">        &lt;input type="text" id="username" name="username" required&gt;</w:t>
                            </w:r>
                          </w:p>
                          <w:p w14:paraId="15F48E76" w14:textId="77777777" w:rsidR="001D6546" w:rsidRPr="00117136" w:rsidRDefault="001D6546" w:rsidP="003D21B3">
                            <w:pPr>
                              <w:ind w:firstLine="188"/>
                              <w:rPr>
                                <w:rFonts w:ascii="Consolas" w:hAnsi="Consolas"/>
                              </w:rPr>
                            </w:pPr>
                            <w:r w:rsidRPr="00117136">
                              <w:rPr>
                                <w:rFonts w:ascii="Consolas" w:hAnsi="Consolas"/>
                              </w:rPr>
                              <w:t xml:space="preserve">        </w:t>
                            </w:r>
                          </w:p>
                          <w:p w14:paraId="6209FD23" w14:textId="77777777" w:rsidR="001D6546" w:rsidRPr="00117136" w:rsidRDefault="001D6546" w:rsidP="003D21B3">
                            <w:pPr>
                              <w:ind w:firstLine="188"/>
                              <w:rPr>
                                <w:rFonts w:ascii="Consolas" w:hAnsi="Consolas"/>
                              </w:rPr>
                            </w:pPr>
                            <w:r w:rsidRPr="00117136">
                              <w:rPr>
                                <w:rFonts w:ascii="Consolas" w:hAnsi="Consolas"/>
                              </w:rPr>
                              <w:t xml:space="preserve">        &lt;label for="password"&gt;</w:t>
                            </w:r>
                            <w:r w:rsidRPr="00117136">
                              <w:rPr>
                                <w:rFonts w:ascii="Consolas" w:hAnsi="Consolas"/>
                              </w:rPr>
                              <w:t>パスワード</w:t>
                            </w:r>
                            <w:r w:rsidRPr="00117136">
                              <w:rPr>
                                <w:rFonts w:ascii="Consolas" w:hAnsi="Consolas"/>
                              </w:rPr>
                              <w:t>:&lt;/label&gt;</w:t>
                            </w:r>
                          </w:p>
                          <w:p w14:paraId="3441115D" w14:textId="77777777" w:rsidR="001D6546" w:rsidRPr="00117136" w:rsidRDefault="001D6546" w:rsidP="003D21B3">
                            <w:pPr>
                              <w:ind w:firstLine="188"/>
                              <w:rPr>
                                <w:rFonts w:ascii="Consolas" w:hAnsi="Consolas"/>
                              </w:rPr>
                            </w:pPr>
                            <w:r w:rsidRPr="00117136">
                              <w:rPr>
                                <w:rFonts w:ascii="Consolas" w:hAnsi="Consolas"/>
                              </w:rPr>
                              <w:t xml:space="preserve">        &lt;input type="password" id="password" name="password" required&gt;</w:t>
                            </w:r>
                          </w:p>
                          <w:p w14:paraId="3F43FAF8" w14:textId="77777777" w:rsidR="001D6546" w:rsidRPr="00117136" w:rsidRDefault="001D6546" w:rsidP="003D21B3">
                            <w:pPr>
                              <w:ind w:firstLine="188"/>
                              <w:rPr>
                                <w:rFonts w:ascii="Consolas" w:hAnsi="Consolas"/>
                              </w:rPr>
                            </w:pPr>
                          </w:p>
                          <w:p w14:paraId="2DFFE24C" w14:textId="77777777" w:rsidR="001D6546" w:rsidRPr="00117136" w:rsidRDefault="001D6546" w:rsidP="003D21B3">
                            <w:pPr>
                              <w:ind w:firstLine="188"/>
                              <w:rPr>
                                <w:rFonts w:ascii="Consolas" w:hAnsi="Consolas"/>
                              </w:rPr>
                            </w:pPr>
                            <w:r w:rsidRPr="00117136">
                              <w:rPr>
                                <w:rFonts w:ascii="Consolas" w:hAnsi="Consolas"/>
                              </w:rPr>
                              <w:t xml:space="preserve">        &lt;input type="submit" value="Login"&gt;</w:t>
                            </w:r>
                          </w:p>
                          <w:p w14:paraId="4C994E28" w14:textId="77777777" w:rsidR="001D6546" w:rsidRPr="00117136" w:rsidRDefault="001D6546" w:rsidP="003D21B3">
                            <w:pPr>
                              <w:ind w:firstLine="188"/>
                              <w:rPr>
                                <w:rFonts w:ascii="Consolas" w:hAnsi="Consolas"/>
                              </w:rPr>
                            </w:pPr>
                            <w:r w:rsidRPr="00117136">
                              <w:rPr>
                                <w:rFonts w:ascii="Consolas" w:hAnsi="Consolas"/>
                              </w:rPr>
                              <w:t xml:space="preserve">    &lt;/form&gt;</w:t>
                            </w:r>
                          </w:p>
                          <w:p w14:paraId="3058387D" w14:textId="77777777" w:rsidR="001D6546" w:rsidRPr="00117136" w:rsidRDefault="001D6546" w:rsidP="003D21B3">
                            <w:pPr>
                              <w:ind w:firstLine="188"/>
                              <w:rPr>
                                <w:rFonts w:ascii="Consolas" w:hAnsi="Consolas"/>
                              </w:rPr>
                            </w:pPr>
                            <w:r w:rsidRPr="00117136">
                              <w:rPr>
                                <w:rFonts w:ascii="Consolas" w:hAnsi="Consolas"/>
                              </w:rPr>
                              <w:t>&lt;/body&gt;</w:t>
                            </w:r>
                          </w:p>
                          <w:p w14:paraId="437BD2BA" w14:textId="77777777" w:rsidR="001D6546" w:rsidRDefault="001D6546" w:rsidP="003D21B3">
                            <w:pPr>
                              <w:ind w:firstLine="188"/>
                              <w:jc w:val="center"/>
                            </w:pPr>
                            <w:r>
                              <w:rPr>
                                <w:rFonts w:hint="eastAsia"/>
                              </w:rPr>
                              <w:t>(省略)</w:t>
                            </w:r>
                          </w:p>
                          <w:p w14:paraId="004FEFB5" w14:textId="77777777" w:rsidR="001D6546" w:rsidRDefault="001D6546" w:rsidP="003D21B3">
                            <w:pPr>
                              <w:ind w:firstLine="188"/>
                            </w:pPr>
                          </w:p>
                          <w:p w14:paraId="15ABA6D5" w14:textId="77777777" w:rsidR="001D6546" w:rsidRPr="002330AA" w:rsidRDefault="001D6546" w:rsidP="003D21B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3EC4F" id="テキスト ボックス 11" o:spid="_x0000_s1067" type="#_x0000_t202" style="position:absolute;left:0;text-align:left;margin-left:369.55pt;margin-top:.95pt;width:420.75pt;height:389.9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" fillcolor="white [3201]" strokeweight=".5pt">
                <v:textbox>
                  <w:txbxContent>
                    <w:p w14:paraId="4143099B" w14:textId="77777777" w:rsidR="001D6546" w:rsidRDefault="001D6546" w:rsidP="003D21B3">
                      <w:pPr>
                        <w:ind w:firstLine="188"/>
                        <w:jc w:val="center"/>
                      </w:pPr>
                      <w:r>
                        <w:rPr>
                          <w:rFonts w:hint="eastAsia"/>
                        </w:rPr>
                        <w:t>(省略)</w:t>
                      </w:r>
                    </w:p>
                    <w:p w14:paraId="43D449B6" w14:textId="77777777" w:rsidR="001D6546" w:rsidRPr="00117136" w:rsidRDefault="001D6546" w:rsidP="003D21B3">
                      <w:pPr>
                        <w:ind w:firstLine="188"/>
                        <w:rPr>
                          <w:rFonts w:ascii="Consolas" w:hAnsi="Consolas"/>
                        </w:rPr>
                      </w:pPr>
                      <w:r w:rsidRPr="00117136">
                        <w:rPr>
                          <w:rFonts w:ascii="Consolas" w:hAnsi="Consolas"/>
                        </w:rPr>
                        <w:t>&lt;body&gt;</w:t>
                      </w:r>
                    </w:p>
                    <w:p w14:paraId="421CB31E" w14:textId="77777777" w:rsidR="001D6546" w:rsidRPr="00117136" w:rsidRDefault="001D6546" w:rsidP="003D21B3">
                      <w:pPr>
                        <w:ind w:firstLine="188"/>
                        <w:rPr>
                          <w:rFonts w:ascii="Consolas" w:hAnsi="Consolas"/>
                        </w:rPr>
                      </w:pPr>
                      <w:r w:rsidRPr="00117136">
                        <w:rPr>
                          <w:rFonts w:ascii="Consolas" w:hAnsi="Consolas"/>
                        </w:rPr>
                        <w:t xml:space="preserve">    &lt;form action="TopPage.html" method="post"&gt;</w:t>
                      </w:r>
                    </w:p>
                    <w:p w14:paraId="6210643B" w14:textId="77777777" w:rsidR="001D6546" w:rsidRPr="00117136" w:rsidRDefault="001D6546" w:rsidP="003D21B3">
                      <w:pPr>
                        <w:ind w:firstLine="188"/>
                        <w:rPr>
                          <w:rFonts w:ascii="Consolas" w:hAnsi="Consolas"/>
                        </w:rPr>
                      </w:pPr>
                      <w:r w:rsidRPr="00117136">
                        <w:rPr>
                          <w:rFonts w:ascii="Consolas" w:hAnsi="Consolas"/>
                        </w:rPr>
                        <w:t xml:space="preserve">        &lt;h2&gt;</w:t>
                      </w:r>
                      <w:r w:rsidRPr="00117136">
                        <w:rPr>
                          <w:rFonts w:ascii="Consolas" w:hAnsi="Consolas"/>
                        </w:rPr>
                        <w:t>ログイン</w:t>
                      </w:r>
                      <w:r w:rsidRPr="00117136">
                        <w:rPr>
                          <w:rFonts w:ascii="Consolas" w:hAnsi="Consolas"/>
                        </w:rPr>
                        <w:t>&lt;/h2&gt;</w:t>
                      </w:r>
                    </w:p>
                    <w:p w14:paraId="29E21F93" w14:textId="77777777" w:rsidR="001D6546" w:rsidRPr="00117136" w:rsidRDefault="001D6546" w:rsidP="003D21B3">
                      <w:pPr>
                        <w:ind w:firstLine="188"/>
                        <w:rPr>
                          <w:rFonts w:ascii="Consolas" w:hAnsi="Consolas"/>
                        </w:rPr>
                      </w:pPr>
                      <w:r w:rsidRPr="00117136">
                        <w:rPr>
                          <w:rFonts w:ascii="Consolas" w:hAnsi="Consolas"/>
                        </w:rPr>
                        <w:t xml:space="preserve">        &lt;label for="username"&gt;</w:t>
                      </w:r>
                      <w:r w:rsidRPr="00117136">
                        <w:rPr>
                          <w:rFonts w:ascii="Consolas" w:hAnsi="Consolas"/>
                        </w:rPr>
                        <w:t>ユーザー</w:t>
                      </w:r>
                      <w:r w:rsidRPr="00117136">
                        <w:rPr>
                          <w:rFonts w:ascii="Consolas" w:hAnsi="Consolas"/>
                        </w:rPr>
                        <w:t>:&lt;/label&gt;</w:t>
                      </w:r>
                    </w:p>
                    <w:p w14:paraId="62E212B5" w14:textId="77777777" w:rsidR="001D6546" w:rsidRPr="00117136" w:rsidRDefault="001D6546" w:rsidP="003D21B3">
                      <w:pPr>
                        <w:ind w:firstLine="188"/>
                        <w:rPr>
                          <w:rFonts w:ascii="Consolas" w:hAnsi="Consolas"/>
                        </w:rPr>
                      </w:pPr>
                      <w:r w:rsidRPr="00117136">
                        <w:rPr>
                          <w:rFonts w:ascii="Consolas" w:hAnsi="Consolas"/>
                        </w:rPr>
                        <w:t xml:space="preserve">        &lt;input type="text" id="username" name="username" required&gt;</w:t>
                      </w:r>
                    </w:p>
                    <w:p w14:paraId="15F48E76" w14:textId="77777777" w:rsidR="001D6546" w:rsidRPr="00117136" w:rsidRDefault="001D6546" w:rsidP="003D21B3">
                      <w:pPr>
                        <w:ind w:firstLine="188"/>
                        <w:rPr>
                          <w:rFonts w:ascii="Consolas" w:hAnsi="Consolas"/>
                        </w:rPr>
                      </w:pPr>
                      <w:r w:rsidRPr="00117136">
                        <w:rPr>
                          <w:rFonts w:ascii="Consolas" w:hAnsi="Consolas"/>
                        </w:rPr>
                        <w:t xml:space="preserve">        </w:t>
                      </w:r>
                    </w:p>
                    <w:p w14:paraId="6209FD23" w14:textId="77777777" w:rsidR="001D6546" w:rsidRPr="00117136" w:rsidRDefault="001D6546" w:rsidP="003D21B3">
                      <w:pPr>
                        <w:ind w:firstLine="188"/>
                        <w:rPr>
                          <w:rFonts w:ascii="Consolas" w:hAnsi="Consolas"/>
                        </w:rPr>
                      </w:pPr>
                      <w:r w:rsidRPr="00117136">
                        <w:rPr>
                          <w:rFonts w:ascii="Consolas" w:hAnsi="Consolas"/>
                        </w:rPr>
                        <w:t xml:space="preserve">        &lt;label for="password"&gt;</w:t>
                      </w:r>
                      <w:r w:rsidRPr="00117136">
                        <w:rPr>
                          <w:rFonts w:ascii="Consolas" w:hAnsi="Consolas"/>
                        </w:rPr>
                        <w:t>パスワード</w:t>
                      </w:r>
                      <w:r w:rsidRPr="00117136">
                        <w:rPr>
                          <w:rFonts w:ascii="Consolas" w:hAnsi="Consolas"/>
                        </w:rPr>
                        <w:t>:&lt;/label&gt;</w:t>
                      </w:r>
                    </w:p>
                    <w:p w14:paraId="3441115D" w14:textId="77777777" w:rsidR="001D6546" w:rsidRPr="00117136" w:rsidRDefault="001D6546" w:rsidP="003D21B3">
                      <w:pPr>
                        <w:ind w:firstLine="188"/>
                        <w:rPr>
                          <w:rFonts w:ascii="Consolas" w:hAnsi="Consolas"/>
                        </w:rPr>
                      </w:pPr>
                      <w:r w:rsidRPr="00117136">
                        <w:rPr>
                          <w:rFonts w:ascii="Consolas" w:hAnsi="Consolas"/>
                        </w:rPr>
                        <w:t xml:space="preserve">        &lt;input type="password" id="password" name="password" required&gt;</w:t>
                      </w:r>
                    </w:p>
                    <w:p w14:paraId="3F43FAF8" w14:textId="77777777" w:rsidR="001D6546" w:rsidRPr="00117136" w:rsidRDefault="001D6546" w:rsidP="003D21B3">
                      <w:pPr>
                        <w:ind w:firstLine="188"/>
                        <w:rPr>
                          <w:rFonts w:ascii="Consolas" w:hAnsi="Consolas"/>
                        </w:rPr>
                      </w:pPr>
                    </w:p>
                    <w:p w14:paraId="2DFFE24C" w14:textId="77777777" w:rsidR="001D6546" w:rsidRPr="00117136" w:rsidRDefault="001D6546" w:rsidP="003D21B3">
                      <w:pPr>
                        <w:ind w:firstLine="188"/>
                        <w:rPr>
                          <w:rFonts w:ascii="Consolas" w:hAnsi="Consolas"/>
                        </w:rPr>
                      </w:pPr>
                      <w:r w:rsidRPr="00117136">
                        <w:rPr>
                          <w:rFonts w:ascii="Consolas" w:hAnsi="Consolas"/>
                        </w:rPr>
                        <w:t xml:space="preserve">        &lt;input type="submit" value="Login"&gt;</w:t>
                      </w:r>
                    </w:p>
                    <w:p w14:paraId="4C994E28" w14:textId="77777777" w:rsidR="001D6546" w:rsidRPr="00117136" w:rsidRDefault="001D6546" w:rsidP="003D21B3">
                      <w:pPr>
                        <w:ind w:firstLine="188"/>
                        <w:rPr>
                          <w:rFonts w:ascii="Consolas" w:hAnsi="Consolas"/>
                        </w:rPr>
                      </w:pPr>
                      <w:r w:rsidRPr="00117136">
                        <w:rPr>
                          <w:rFonts w:ascii="Consolas" w:hAnsi="Consolas"/>
                        </w:rPr>
                        <w:t xml:space="preserve">    &lt;/form&gt;</w:t>
                      </w:r>
                    </w:p>
                    <w:p w14:paraId="3058387D" w14:textId="77777777" w:rsidR="001D6546" w:rsidRPr="00117136" w:rsidRDefault="001D6546" w:rsidP="003D21B3">
                      <w:pPr>
                        <w:ind w:firstLine="188"/>
                        <w:rPr>
                          <w:rFonts w:ascii="Consolas" w:hAnsi="Consolas"/>
                        </w:rPr>
                      </w:pPr>
                      <w:r w:rsidRPr="00117136">
                        <w:rPr>
                          <w:rFonts w:ascii="Consolas" w:hAnsi="Consolas"/>
                        </w:rPr>
                        <w:t>&lt;/body&gt;</w:t>
                      </w:r>
                    </w:p>
                    <w:p w14:paraId="437BD2BA" w14:textId="77777777" w:rsidR="001D6546" w:rsidRDefault="001D6546" w:rsidP="003D21B3">
                      <w:pPr>
                        <w:ind w:firstLine="188"/>
                        <w:jc w:val="center"/>
                      </w:pPr>
                      <w:r>
                        <w:rPr>
                          <w:rFonts w:hint="eastAsia"/>
                        </w:rPr>
                        <w:t>(省略)</w:t>
                      </w:r>
                    </w:p>
                    <w:p w14:paraId="004FEFB5" w14:textId="77777777" w:rsidR="001D6546" w:rsidRDefault="001D6546" w:rsidP="003D21B3">
                      <w:pPr>
                        <w:ind w:firstLine="188"/>
                      </w:pPr>
                    </w:p>
                    <w:p w14:paraId="15ABA6D5" w14:textId="77777777" w:rsidR="001D6546" w:rsidRPr="002330AA" w:rsidRDefault="001D6546" w:rsidP="003D21B3">
                      <w:pPr>
                        <w:ind w:firstLine="188"/>
                      </w:pPr>
                    </w:p>
                  </w:txbxContent>
                </v:textbox>
                <w10:wrap anchorx="margin"/>
              </v:shape>
            </w:pict>
          </mc:Fallback>
        </mc:AlternateContent>
      </w:r>
    </w:p>
    <w:p w14:paraId="55528A09" w14:textId="77777777" w:rsidR="003D21B3" w:rsidRDefault="003D21B3" w:rsidP="003D21B3">
      <w:pPr>
        <w:ind w:firstLineChars="0" w:firstLine="0"/>
      </w:pPr>
    </w:p>
    <w:p w14:paraId="5A864C1E" w14:textId="77777777" w:rsidR="003D21B3" w:rsidRDefault="003D21B3" w:rsidP="003D21B3">
      <w:pPr>
        <w:ind w:firstLineChars="0" w:firstLine="0"/>
      </w:pPr>
    </w:p>
    <w:p w14:paraId="6D22F45C" w14:textId="77777777" w:rsidR="003D21B3" w:rsidRDefault="003D21B3" w:rsidP="003D21B3">
      <w:pPr>
        <w:ind w:firstLineChars="0" w:firstLine="0"/>
      </w:pPr>
    </w:p>
    <w:p w14:paraId="710568FA" w14:textId="77777777" w:rsidR="003D21B3" w:rsidRDefault="003D21B3" w:rsidP="003D21B3">
      <w:pPr>
        <w:ind w:firstLineChars="0" w:firstLine="0"/>
      </w:pPr>
    </w:p>
    <w:p w14:paraId="77992CE3" w14:textId="77777777" w:rsidR="003D21B3" w:rsidRDefault="003D21B3" w:rsidP="003D21B3">
      <w:pPr>
        <w:ind w:firstLineChars="0" w:firstLine="0"/>
      </w:pPr>
    </w:p>
    <w:p w14:paraId="4A5BFA39" w14:textId="77777777" w:rsidR="003D21B3" w:rsidRDefault="003D21B3" w:rsidP="003D21B3">
      <w:pPr>
        <w:ind w:firstLineChars="0" w:firstLine="0"/>
      </w:pPr>
    </w:p>
    <w:p w14:paraId="459B3CFD" w14:textId="77777777" w:rsidR="003D21B3" w:rsidRDefault="003D21B3" w:rsidP="003D21B3">
      <w:pPr>
        <w:ind w:firstLineChars="0" w:firstLine="0"/>
      </w:pPr>
    </w:p>
    <w:p w14:paraId="6F7F9F68" w14:textId="77777777" w:rsidR="003D21B3" w:rsidRDefault="003D21B3" w:rsidP="003D21B3">
      <w:pPr>
        <w:ind w:firstLineChars="0" w:firstLine="0"/>
      </w:pPr>
    </w:p>
    <w:p w14:paraId="0E134F65" w14:textId="77777777" w:rsidR="003D21B3" w:rsidRDefault="003D21B3" w:rsidP="003D21B3">
      <w:pPr>
        <w:ind w:firstLineChars="0" w:firstLine="0"/>
      </w:pPr>
    </w:p>
    <w:p w14:paraId="15D99DDA" w14:textId="77777777" w:rsidR="003D21B3" w:rsidRDefault="003D21B3" w:rsidP="003D21B3">
      <w:pPr>
        <w:ind w:firstLineChars="0" w:firstLine="0"/>
      </w:pPr>
    </w:p>
    <w:p w14:paraId="58896499" w14:textId="77777777" w:rsidR="003D21B3" w:rsidRDefault="003D21B3" w:rsidP="003D21B3">
      <w:pPr>
        <w:ind w:firstLineChars="0" w:firstLine="0"/>
      </w:pPr>
    </w:p>
    <w:p w14:paraId="29E52876" w14:textId="77777777" w:rsidR="003D21B3" w:rsidRDefault="003D21B3" w:rsidP="003D21B3">
      <w:pPr>
        <w:ind w:firstLineChars="0" w:firstLine="0"/>
      </w:pPr>
    </w:p>
    <w:p w14:paraId="574DF967" w14:textId="77777777" w:rsidR="003D21B3" w:rsidRDefault="003D21B3" w:rsidP="003D21B3">
      <w:pPr>
        <w:ind w:firstLineChars="0" w:firstLine="0"/>
      </w:pPr>
    </w:p>
    <w:p w14:paraId="6565C9A5" w14:textId="77777777" w:rsidR="003D21B3" w:rsidRDefault="003D21B3" w:rsidP="003D21B3">
      <w:pPr>
        <w:ind w:firstLineChars="0" w:firstLine="0"/>
      </w:pPr>
    </w:p>
    <w:p w14:paraId="0CF5A7FF" w14:textId="5827A836" w:rsidR="003D21B3" w:rsidRDefault="003D21B3" w:rsidP="003D21B3">
      <w:pPr>
        <w:ind w:firstLineChars="0" w:firstLine="0"/>
      </w:pPr>
      <w:r>
        <w:rPr>
          <w:rFonts w:hint="eastAsia"/>
        </w:rPr>
        <w:t>L</w:t>
      </w:r>
      <w:r>
        <w:t>ogin.html</w:t>
      </w:r>
      <w:r>
        <w:rPr>
          <w:rFonts w:hint="eastAsia"/>
        </w:rPr>
        <w:t>では本来であれば</w:t>
      </w:r>
      <w:r w:rsidR="007513F6">
        <w:rPr>
          <w:rFonts w:hint="eastAsia"/>
        </w:rPr>
        <w:t>，</w:t>
      </w:r>
      <w:r>
        <w:t xml:space="preserve"> </w:t>
      </w:r>
      <w:r>
        <w:rPr>
          <w:rFonts w:hint="eastAsia"/>
        </w:rPr>
        <w:t>入力されたユーザー名とパスワードをデータベースにあるものと照合し</w:t>
      </w:r>
      <w:r w:rsidR="007513F6">
        <w:rPr>
          <w:rFonts w:hint="eastAsia"/>
        </w:rPr>
        <w:t>，</w:t>
      </w:r>
      <w:r w:rsidR="007C7D55">
        <w:t xml:space="preserve"> </w:t>
      </w:r>
      <w:r>
        <w:rPr>
          <w:rFonts w:hint="eastAsia"/>
        </w:rPr>
        <w:t>合っていれば次のページに進むという仕様だった</w:t>
      </w:r>
      <w:r w:rsidR="007513F6">
        <w:rPr>
          <w:rFonts w:hint="eastAsia"/>
        </w:rPr>
        <w:t>．</w:t>
      </w:r>
      <w:r>
        <w:rPr>
          <w:rFonts w:hint="eastAsia"/>
        </w:rPr>
        <w:t>だが</w:t>
      </w:r>
      <w:r w:rsidR="007513F6">
        <w:rPr>
          <w:rFonts w:hint="eastAsia"/>
        </w:rPr>
        <w:t>，</w:t>
      </w:r>
      <w:r>
        <w:t xml:space="preserve"> </w:t>
      </w:r>
      <w:r>
        <w:rPr>
          <w:rFonts w:hint="eastAsia"/>
        </w:rPr>
        <w:t>データベースとの結合が間に合わなかったため今回はデータを入力しただけで進</w:t>
      </w:r>
      <w:r w:rsidR="007C7D55">
        <w:rPr>
          <w:rFonts w:hint="eastAsia"/>
        </w:rPr>
        <w:t>む</w:t>
      </w:r>
      <w:r>
        <w:rPr>
          <w:rFonts w:hint="eastAsia"/>
        </w:rPr>
        <w:t>ようになっている.</w:t>
      </w:r>
    </w:p>
    <w:p w14:paraId="473A8813" w14:textId="77777777" w:rsidR="003D21B3" w:rsidRDefault="003D21B3" w:rsidP="003D21B3">
      <w:pPr>
        <w:ind w:firstLineChars="0" w:firstLine="0"/>
      </w:pPr>
    </w:p>
    <w:p w14:paraId="2B8321B6" w14:textId="77777777" w:rsidR="003D21B3" w:rsidRDefault="003D21B3" w:rsidP="003D21B3">
      <w:pPr>
        <w:ind w:firstLineChars="0" w:firstLine="0"/>
      </w:pPr>
    </w:p>
    <w:p w14:paraId="60B110AB" w14:textId="77777777" w:rsidR="003D21B3" w:rsidRDefault="003D21B3" w:rsidP="003D21B3">
      <w:pPr>
        <w:ind w:firstLineChars="0" w:firstLine="0"/>
      </w:pPr>
    </w:p>
    <w:p w14:paraId="03D949E4" w14:textId="4113642F" w:rsidR="003D21B3" w:rsidRDefault="00386FF3" w:rsidP="003D21B3">
      <w:pPr>
        <w:pStyle w:val="2"/>
        <w:numPr>
          <w:ilvl w:val="0"/>
          <w:numId w:val="0"/>
        </w:numPr>
        <w:ind w:left="567" w:hanging="567"/>
      </w:pPr>
      <w:bookmarkStart w:id="289" w:name="_Toc161049452"/>
      <w:r>
        <w:rPr>
          <w:rFonts w:hint="eastAsia"/>
        </w:rPr>
        <w:lastRenderedPageBreak/>
        <w:t>5.3</w:t>
      </w:r>
      <w:r w:rsidR="00E84E6D">
        <w:rPr>
          <w:rFonts w:hint="eastAsia"/>
        </w:rPr>
        <w:t xml:space="preserve">　</w:t>
      </w:r>
      <w:r w:rsidR="003D21B3">
        <w:rPr>
          <w:rFonts w:hint="eastAsia"/>
        </w:rPr>
        <w:t>出欠確認ページについて</w:t>
      </w:r>
      <w:bookmarkEnd w:id="289"/>
    </w:p>
    <w:p w14:paraId="41F4542B" w14:textId="77070397" w:rsidR="003D21B3" w:rsidRPr="00A42120" w:rsidRDefault="003D21B3" w:rsidP="007C7D55">
      <w:pPr>
        <w:ind w:firstLine="188"/>
      </w:pPr>
      <w:r>
        <w:rPr>
          <w:noProof/>
        </w:rPr>
        <w:drawing>
          <wp:anchor distT="0" distB="0" distL="114300" distR="114300" simplePos="0" relativeHeight="251705344" behindDoc="0" locked="0" layoutInCell="1" allowOverlap="1" wp14:anchorId="23123B3F" wp14:editId="5DD77EFC">
            <wp:simplePos x="0" y="0"/>
            <wp:positionH relativeFrom="column">
              <wp:posOffset>1905</wp:posOffset>
            </wp:positionH>
            <wp:positionV relativeFrom="paragraph">
              <wp:posOffset>675640</wp:posOffset>
            </wp:positionV>
            <wp:extent cx="2955290" cy="1814830"/>
            <wp:effectExtent l="0" t="0" r="0" b="0"/>
            <wp:wrapNone/>
            <wp:docPr id="2072" name="図 2072" descr="出席簿（上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出席簿（上部）"/>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55290" cy="181483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コマ名</w:t>
      </w:r>
      <w:r w:rsidR="007513F6">
        <w:rPr>
          <w:rFonts w:hint="eastAsia"/>
        </w:rPr>
        <w:t>，</w:t>
      </w:r>
      <w:r>
        <w:t xml:space="preserve"> </w:t>
      </w:r>
      <w:r>
        <w:rPr>
          <w:rFonts w:hint="eastAsia"/>
        </w:rPr>
        <w:t>欠席開始時間</w:t>
      </w:r>
      <w:r w:rsidR="007513F6">
        <w:rPr>
          <w:rFonts w:hint="eastAsia"/>
        </w:rPr>
        <w:t>，</w:t>
      </w:r>
      <w:r>
        <w:t xml:space="preserve"> </w:t>
      </w:r>
      <w:r>
        <w:rPr>
          <w:rFonts w:hint="eastAsia"/>
        </w:rPr>
        <w:t>欠席終了時間</w:t>
      </w:r>
      <w:r w:rsidR="007513F6">
        <w:rPr>
          <w:rFonts w:hint="eastAsia"/>
        </w:rPr>
        <w:t>，</w:t>
      </w:r>
      <w:r>
        <w:t xml:space="preserve"> </w:t>
      </w:r>
      <w:r>
        <w:rPr>
          <w:rFonts w:hint="eastAsia"/>
        </w:rPr>
        <w:t>欠席理由はデータベースを参照しページを開いたときに表示される</w:t>
      </w:r>
      <w:r w:rsidR="007513F6">
        <w:rPr>
          <w:rFonts w:hint="eastAsia"/>
        </w:rPr>
        <w:t>．</w:t>
      </w:r>
    </w:p>
    <w:p w14:paraId="554DD321" w14:textId="5B8002FE" w:rsidR="003D21B3" w:rsidRDefault="003D21B3" w:rsidP="00082F84">
      <w:pPr>
        <w:ind w:left="188" w:firstLineChars="0" w:firstLine="0"/>
      </w:pPr>
      <w:r>
        <w:rPr>
          <w:noProof/>
        </w:rPr>
        <w:drawing>
          <wp:anchor distT="0" distB="0" distL="114300" distR="114300" simplePos="0" relativeHeight="251706368" behindDoc="0" locked="0" layoutInCell="1" allowOverlap="1" wp14:anchorId="0D77A008" wp14:editId="6CF3BE46">
            <wp:simplePos x="0" y="0"/>
            <wp:positionH relativeFrom="column">
              <wp:posOffset>3126740</wp:posOffset>
            </wp:positionH>
            <wp:positionV relativeFrom="paragraph">
              <wp:posOffset>21590</wp:posOffset>
            </wp:positionV>
            <wp:extent cx="2292350" cy="2771775"/>
            <wp:effectExtent l="0" t="0" r="0" b="9525"/>
            <wp:wrapNone/>
            <wp:docPr id="2071" name="図 2071" descr="出席簿（上部、レスポンシ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出席簿（上部、レスポンシブ）"/>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92350" cy="2771775"/>
                    </a:xfrm>
                    <a:prstGeom prst="rect">
                      <a:avLst/>
                    </a:prstGeom>
                    <a:noFill/>
                  </pic:spPr>
                </pic:pic>
              </a:graphicData>
            </a:graphic>
            <wp14:sizeRelH relativeFrom="page">
              <wp14:pctWidth>0</wp14:pctWidth>
            </wp14:sizeRelH>
            <wp14:sizeRelV relativeFrom="page">
              <wp14:pctHeight>0</wp14:pctHeight>
            </wp14:sizeRelV>
          </wp:anchor>
        </w:drawing>
      </w:r>
    </w:p>
    <w:p w14:paraId="25A98D34" w14:textId="77777777" w:rsidR="003D21B3" w:rsidRDefault="003D21B3" w:rsidP="003D21B3">
      <w:pPr>
        <w:ind w:firstLine="188"/>
      </w:pPr>
    </w:p>
    <w:p w14:paraId="749AD329" w14:textId="77777777" w:rsidR="003D21B3" w:rsidRDefault="003D21B3" w:rsidP="003D21B3">
      <w:pPr>
        <w:ind w:firstLine="188"/>
      </w:pPr>
    </w:p>
    <w:p w14:paraId="72A3D2D6" w14:textId="77777777" w:rsidR="003D21B3" w:rsidRDefault="003D21B3" w:rsidP="003D21B3">
      <w:pPr>
        <w:ind w:firstLine="188"/>
      </w:pPr>
    </w:p>
    <w:p w14:paraId="11DC6131" w14:textId="77777777" w:rsidR="003D21B3" w:rsidRDefault="003D21B3" w:rsidP="003D21B3">
      <w:pPr>
        <w:ind w:firstLine="188"/>
      </w:pPr>
    </w:p>
    <w:p w14:paraId="4E895B9C" w14:textId="77777777" w:rsidR="003D21B3" w:rsidRDefault="003D21B3" w:rsidP="003D21B3">
      <w:pPr>
        <w:ind w:firstLine="188"/>
      </w:pPr>
    </w:p>
    <w:p w14:paraId="068C3C1A" w14:textId="77777777" w:rsidR="003D21B3" w:rsidRDefault="003D21B3" w:rsidP="003D21B3">
      <w:pPr>
        <w:ind w:firstLine="188"/>
      </w:pPr>
    </w:p>
    <w:p w14:paraId="4CEA6F69" w14:textId="77777777" w:rsidR="003D21B3" w:rsidRDefault="003D21B3" w:rsidP="003D21B3">
      <w:pPr>
        <w:ind w:firstLineChars="0" w:firstLine="0"/>
      </w:pPr>
    </w:p>
    <w:p w14:paraId="58C0F14D" w14:textId="77777777" w:rsidR="003D21B3" w:rsidRPr="00E1624A" w:rsidRDefault="003D21B3" w:rsidP="003D21B3">
      <w:pPr>
        <w:ind w:firstLine="188"/>
        <w:jc w:val="center"/>
      </w:pPr>
      <w:r>
        <w:rPr>
          <w:rFonts w:hint="eastAsia"/>
        </w:rPr>
        <w:t>図3.</w:t>
      </w:r>
      <w:r>
        <w:t>3</w:t>
      </w:r>
      <w:r>
        <w:rPr>
          <w:rFonts w:hint="eastAsia"/>
        </w:rPr>
        <w:t>-1　出席確認ページ上部(左)　レスポンシブ対応(右)</w:t>
      </w:r>
    </w:p>
    <w:p w14:paraId="7CF5EEDC" w14:textId="5CD6D069" w:rsidR="003D21B3" w:rsidRDefault="003D21B3" w:rsidP="003D21B3">
      <w:pPr>
        <w:ind w:firstLine="188"/>
      </w:pPr>
      <w:r>
        <w:rPr>
          <w:rFonts w:hint="eastAsia"/>
        </w:rPr>
        <w:t>欠席開始時間</w:t>
      </w:r>
      <w:r w:rsidR="007513F6">
        <w:rPr>
          <w:rFonts w:hint="eastAsia"/>
        </w:rPr>
        <w:t>，</w:t>
      </w:r>
      <w:r>
        <w:t xml:space="preserve"> </w:t>
      </w:r>
      <w:r>
        <w:rPr>
          <w:rFonts w:hint="eastAsia"/>
        </w:rPr>
        <w:t>欠席終了時間</w:t>
      </w:r>
      <w:r w:rsidR="007513F6">
        <w:rPr>
          <w:rFonts w:hint="eastAsia"/>
        </w:rPr>
        <w:t>，</w:t>
      </w:r>
      <w:r>
        <w:t xml:space="preserve"> </w:t>
      </w:r>
      <w:r>
        <w:rPr>
          <w:rFonts w:hint="eastAsia"/>
        </w:rPr>
        <w:t>欠席理由がデータベースを参照して表示されていて</w:t>
      </w:r>
      <w:r w:rsidR="007513F6">
        <w:rPr>
          <w:rFonts w:hint="eastAsia"/>
        </w:rPr>
        <w:t>，</w:t>
      </w:r>
      <w:r>
        <w:t xml:space="preserve"> </w:t>
      </w:r>
      <w:r>
        <w:rPr>
          <w:rFonts w:hint="eastAsia"/>
        </w:rPr>
        <w:t>コマ１</w:t>
      </w:r>
      <w:r w:rsidR="007513F6">
        <w:rPr>
          <w:rFonts w:hint="eastAsia"/>
        </w:rPr>
        <w:t>，</w:t>
      </w:r>
      <w:r>
        <w:rPr>
          <w:rFonts w:hint="eastAsia"/>
        </w:rPr>
        <w:t>コマ２</w:t>
      </w:r>
      <w:r w:rsidR="007513F6">
        <w:rPr>
          <w:rFonts w:hint="eastAsia"/>
        </w:rPr>
        <w:t>，</w:t>
      </w:r>
      <w:r>
        <w:rPr>
          <w:rFonts w:hint="eastAsia"/>
        </w:rPr>
        <w:t>となっている部分はその日付の授業名をデータベースから参照し表示</w:t>
      </w:r>
      <w:r w:rsidR="007C7D55">
        <w:rPr>
          <w:rFonts w:hint="eastAsia"/>
        </w:rPr>
        <w:t>している</w:t>
      </w:r>
      <w:r w:rsidR="007513F6">
        <w:rPr>
          <w:rFonts w:hint="eastAsia"/>
        </w:rPr>
        <w:t>．</w:t>
      </w:r>
      <w:r w:rsidR="007C7D55">
        <w:t xml:space="preserve"> </w:t>
      </w:r>
      <w:r>
        <w:t xml:space="preserve"> </w:t>
      </w:r>
    </w:p>
    <w:p w14:paraId="01D9709A" w14:textId="1F9786EE" w:rsidR="003D21B3" w:rsidRPr="00B854A9" w:rsidRDefault="003D21B3" w:rsidP="003D21B3">
      <w:pPr>
        <w:ind w:firstLine="188"/>
      </w:pPr>
      <w:r>
        <w:rPr>
          <w:rFonts w:hint="eastAsia"/>
        </w:rPr>
        <w:t>画面上部の日付はページを開いた日付となっていて</w:t>
      </w:r>
      <w:r w:rsidR="007513F6">
        <w:rPr>
          <w:rFonts w:hint="eastAsia"/>
        </w:rPr>
        <w:t>，</w:t>
      </w:r>
      <w:r>
        <w:t xml:space="preserve"> </w:t>
      </w:r>
      <w:r>
        <w:rPr>
          <w:rFonts w:hint="eastAsia"/>
        </w:rPr>
        <w:t>この日付をクリックするとカレンダーが表示されてそこから別の日付を選択することができる</w:t>
      </w:r>
      <w:r w:rsidR="007513F6">
        <w:rPr>
          <w:rFonts w:hint="eastAsia"/>
        </w:rPr>
        <w:t>．</w:t>
      </w:r>
      <w:r>
        <w:t xml:space="preserve"> </w:t>
      </w:r>
      <w:r>
        <w:rPr>
          <w:rFonts w:hint="eastAsia"/>
        </w:rPr>
        <w:t>コマ１</w:t>
      </w:r>
      <w:r w:rsidR="007513F6">
        <w:rPr>
          <w:rFonts w:hint="eastAsia"/>
        </w:rPr>
        <w:t>，</w:t>
      </w:r>
      <w:r>
        <w:rPr>
          <w:rFonts w:hint="eastAsia"/>
        </w:rPr>
        <w:t>コマ２</w:t>
      </w:r>
      <w:r w:rsidR="007513F6">
        <w:rPr>
          <w:rFonts w:hint="eastAsia"/>
        </w:rPr>
        <w:t>，</w:t>
      </w:r>
      <w:r>
        <w:rPr>
          <w:rFonts w:hint="eastAsia"/>
        </w:rPr>
        <w:t>となっている部分はその日付の授業名をデータベースから参照し表示</w:t>
      </w:r>
      <w:r w:rsidR="007C7D55">
        <w:rPr>
          <w:rFonts w:hint="eastAsia"/>
        </w:rPr>
        <w:t>する</w:t>
      </w:r>
      <w:r w:rsidR="007513F6">
        <w:rPr>
          <w:rFonts w:hint="eastAsia"/>
        </w:rPr>
        <w:t>．</w:t>
      </w:r>
      <w:r w:rsidR="007C7D55">
        <w:t xml:space="preserve"> </w:t>
      </w:r>
    </w:p>
    <w:p w14:paraId="7C59D29F" w14:textId="2AEA5698" w:rsidR="00CB1996" w:rsidRDefault="003D21B3" w:rsidP="00CB1996">
      <w:pPr>
        <w:ind w:firstLine="188"/>
      </w:pPr>
      <w:r>
        <w:rPr>
          <w:rFonts w:hint="eastAsia"/>
        </w:rPr>
        <w:t>学生の出欠席は出欠席ボタンを押すことで出席状況を入力し</w:t>
      </w:r>
      <w:r w:rsidR="007513F6">
        <w:rPr>
          <w:rFonts w:hint="eastAsia"/>
        </w:rPr>
        <w:t>，</w:t>
      </w:r>
      <w:r>
        <w:t xml:space="preserve"> </w:t>
      </w:r>
      <w:r>
        <w:rPr>
          <w:rFonts w:hint="eastAsia"/>
        </w:rPr>
        <w:t>実際の出欠状況が欠席届と違う場合は欠席開始時間と欠席終了時間を変更し</w:t>
      </w:r>
      <w:r w:rsidR="007513F6">
        <w:rPr>
          <w:rFonts w:hint="eastAsia"/>
        </w:rPr>
        <w:t>，</w:t>
      </w:r>
      <w:r>
        <w:t xml:space="preserve"> </w:t>
      </w:r>
      <w:r>
        <w:rPr>
          <w:rFonts w:hint="eastAsia"/>
        </w:rPr>
        <w:t>メモ等に補足を書き込むなどをしてからデータを保存する</w:t>
      </w:r>
      <w:r w:rsidR="007513F6">
        <w:rPr>
          <w:rFonts w:hint="eastAsia"/>
        </w:rPr>
        <w:t>．</w:t>
      </w:r>
    </w:p>
    <w:p w14:paraId="527C9585" w14:textId="77777777" w:rsidR="00CB1996" w:rsidRDefault="00CB1996" w:rsidP="00CB1996">
      <w:pPr>
        <w:ind w:firstLine="188"/>
      </w:pPr>
    </w:p>
    <w:p w14:paraId="63993309" w14:textId="66652D02" w:rsidR="009A1062" w:rsidRDefault="009A1062" w:rsidP="00CB1996">
      <w:pPr>
        <w:ind w:firstLine="188"/>
      </w:pPr>
      <w:r>
        <w:br w:type="page"/>
      </w:r>
    </w:p>
    <w:p w14:paraId="5054524C" w14:textId="56381832" w:rsidR="003D21B3" w:rsidRDefault="007C7D55" w:rsidP="003D21B3">
      <w:pPr>
        <w:widowControl/>
        <w:ind w:firstLineChars="0" w:firstLine="0"/>
        <w:jc w:val="left"/>
      </w:pPr>
      <w:r>
        <w:rPr>
          <w:rFonts w:hint="eastAsia"/>
        </w:rPr>
        <w:lastRenderedPageBreak/>
        <w:t>本ページで使用する関数は次のとおりである</w:t>
      </w:r>
      <w:r w:rsidR="007513F6">
        <w:rPr>
          <w:rFonts w:hint="eastAsia"/>
        </w:rPr>
        <w:t>．</w:t>
      </w:r>
      <w:r>
        <w:t xml:space="preserve"> </w:t>
      </w:r>
    </w:p>
    <w:p w14:paraId="4DE6050D" w14:textId="2B761DB9" w:rsidR="003D21B3" w:rsidRDefault="003D21B3" w:rsidP="003D21B3">
      <w:pPr>
        <w:pStyle w:val="a7"/>
        <w:widowControl/>
        <w:numPr>
          <w:ilvl w:val="0"/>
          <w:numId w:val="33"/>
        </w:numPr>
        <w:ind w:leftChars="0" w:firstLineChars="0"/>
        <w:jc w:val="left"/>
      </w:pPr>
      <w:r>
        <w:tab/>
      </w:r>
      <w:proofErr w:type="spellStart"/>
      <w:r>
        <w:t>generateAttendanceTable</w:t>
      </w:r>
      <w:proofErr w:type="spellEnd"/>
      <w:r>
        <w:t>()</w:t>
      </w:r>
      <w:r w:rsidR="007C7D55">
        <w:rPr>
          <w:rFonts w:hint="eastAsia"/>
        </w:rPr>
        <w:t xml:space="preserve">　：</w:t>
      </w:r>
      <w:r>
        <w:rPr>
          <w:rFonts w:hint="eastAsia"/>
        </w:rPr>
        <w:t>テーブルを生成する関数</w:t>
      </w:r>
    </w:p>
    <w:p w14:paraId="0C5C9C97" w14:textId="707AD8BA" w:rsidR="003D21B3" w:rsidRDefault="003D21B3" w:rsidP="003D21B3">
      <w:pPr>
        <w:pStyle w:val="a7"/>
        <w:widowControl/>
        <w:numPr>
          <w:ilvl w:val="0"/>
          <w:numId w:val="33"/>
        </w:numPr>
        <w:ind w:leftChars="0" w:firstLineChars="0"/>
        <w:jc w:val="left"/>
      </w:pPr>
      <w:r>
        <w:tab/>
      </w:r>
      <w:proofErr w:type="spellStart"/>
      <w:r>
        <w:t>toggleAttendance</w:t>
      </w:r>
      <w:proofErr w:type="spellEnd"/>
      <w:r>
        <w:t>()</w:t>
      </w:r>
      <w:r w:rsidR="007C7D55">
        <w:rPr>
          <w:rFonts w:hint="eastAsia"/>
        </w:rPr>
        <w:t xml:space="preserve">　：</w:t>
      </w:r>
      <w:r>
        <w:rPr>
          <w:rFonts w:hint="eastAsia"/>
        </w:rPr>
        <w:t>出欠ボタンをトグルする関数</w:t>
      </w:r>
    </w:p>
    <w:p w14:paraId="57F010AA" w14:textId="16D42FCC" w:rsidR="003D21B3" w:rsidRDefault="003D21B3" w:rsidP="003D21B3">
      <w:pPr>
        <w:pStyle w:val="a7"/>
        <w:widowControl/>
        <w:numPr>
          <w:ilvl w:val="0"/>
          <w:numId w:val="33"/>
        </w:numPr>
        <w:ind w:leftChars="0" w:firstLineChars="0"/>
        <w:jc w:val="left"/>
      </w:pPr>
      <w:r>
        <w:tab/>
      </w:r>
      <w:proofErr w:type="spellStart"/>
      <w:r>
        <w:t>saveAttendanceData</w:t>
      </w:r>
      <w:proofErr w:type="spellEnd"/>
      <w:r>
        <w:t>()</w:t>
      </w:r>
      <w:r w:rsidR="007C7D55">
        <w:rPr>
          <w:rFonts w:hint="eastAsia"/>
        </w:rPr>
        <w:t xml:space="preserve">　：</w:t>
      </w:r>
      <w:r>
        <w:rPr>
          <w:rFonts w:hint="eastAsia"/>
        </w:rPr>
        <w:t>出欠データを保存する関数</w:t>
      </w:r>
    </w:p>
    <w:p w14:paraId="2FBC325C" w14:textId="740B033C" w:rsidR="003D21B3" w:rsidRDefault="007C7D55" w:rsidP="003D21B3">
      <w:pPr>
        <w:pStyle w:val="a7"/>
        <w:widowControl/>
        <w:numPr>
          <w:ilvl w:val="0"/>
          <w:numId w:val="33"/>
        </w:numPr>
        <w:ind w:leftChars="0" w:firstLineChars="0"/>
        <w:jc w:val="left"/>
      </w:pPr>
      <w:r>
        <w:tab/>
      </w:r>
      <w:proofErr w:type="spellStart"/>
      <w:r>
        <w:t>fetchReasonDataFromDatabase</w:t>
      </w:r>
      <w:proofErr w:type="spellEnd"/>
      <w:r>
        <w:t>()</w:t>
      </w:r>
      <w:r>
        <w:rPr>
          <w:rFonts w:hint="eastAsia"/>
        </w:rPr>
        <w:t xml:space="preserve">　：</w:t>
      </w:r>
      <w:r w:rsidR="003D21B3">
        <w:rPr>
          <w:rFonts w:hint="eastAsia"/>
        </w:rPr>
        <w:t>学生の欠席理由をデータベースから取得する関数</w:t>
      </w:r>
    </w:p>
    <w:p w14:paraId="61E4BCC6" w14:textId="6E71A2D4" w:rsidR="003D21B3" w:rsidRDefault="003D21B3" w:rsidP="003D21B3">
      <w:pPr>
        <w:pStyle w:val="a7"/>
        <w:widowControl/>
        <w:numPr>
          <w:ilvl w:val="0"/>
          <w:numId w:val="33"/>
        </w:numPr>
        <w:ind w:leftChars="0" w:firstLineChars="0"/>
        <w:jc w:val="left"/>
      </w:pPr>
      <w:r>
        <w:tab/>
      </w:r>
      <w:proofErr w:type="spellStart"/>
      <w:r>
        <w:t>g</w:t>
      </w:r>
      <w:r w:rsidR="007C7D55">
        <w:t>enerateAttendanceTableForDate</w:t>
      </w:r>
      <w:proofErr w:type="spellEnd"/>
      <w:r w:rsidR="007C7D55">
        <w:t>()</w:t>
      </w:r>
      <w:r w:rsidR="007C7D55">
        <w:rPr>
          <w:rFonts w:hint="eastAsia"/>
        </w:rPr>
        <w:t xml:space="preserve">　：</w:t>
      </w:r>
      <w:r>
        <w:rPr>
          <w:rFonts w:hint="eastAsia"/>
        </w:rPr>
        <w:t>特定の日付の出欠テーブルを生成する関数</w:t>
      </w:r>
    </w:p>
    <w:p w14:paraId="1F2AF177" w14:textId="65DA052B" w:rsidR="003D21B3" w:rsidRDefault="007C7D55" w:rsidP="003D21B3">
      <w:pPr>
        <w:pStyle w:val="a7"/>
        <w:widowControl/>
        <w:numPr>
          <w:ilvl w:val="0"/>
          <w:numId w:val="33"/>
        </w:numPr>
        <w:ind w:leftChars="0" w:firstLineChars="0"/>
        <w:jc w:val="left"/>
      </w:pPr>
      <w:r>
        <w:tab/>
      </w:r>
      <w:proofErr w:type="spellStart"/>
      <w:r>
        <w:t>updateCurrentDate</w:t>
      </w:r>
      <w:proofErr w:type="spellEnd"/>
      <w:r>
        <w:t>()</w:t>
      </w:r>
      <w:r>
        <w:rPr>
          <w:rFonts w:hint="eastAsia"/>
        </w:rPr>
        <w:t xml:space="preserve">　：表示</w:t>
      </w:r>
      <w:r w:rsidR="003D21B3">
        <w:rPr>
          <w:rFonts w:hint="eastAsia"/>
        </w:rPr>
        <w:t>されている日付を更新する関数</w:t>
      </w:r>
    </w:p>
    <w:p w14:paraId="4D7E2D88" w14:textId="41BFBAEC" w:rsidR="003D21B3" w:rsidRDefault="007C7D55" w:rsidP="003D21B3">
      <w:pPr>
        <w:pStyle w:val="a7"/>
        <w:widowControl/>
        <w:numPr>
          <w:ilvl w:val="0"/>
          <w:numId w:val="33"/>
        </w:numPr>
        <w:ind w:leftChars="0" w:firstLineChars="0"/>
        <w:jc w:val="left"/>
      </w:pPr>
      <w:r>
        <w:tab/>
      </w:r>
      <w:proofErr w:type="spellStart"/>
      <w:r>
        <w:t>goToToday</w:t>
      </w:r>
      <w:proofErr w:type="spellEnd"/>
      <w:r>
        <w:t>()</w:t>
      </w:r>
      <w:r>
        <w:rPr>
          <w:rFonts w:hint="eastAsia"/>
        </w:rPr>
        <w:t xml:space="preserve">　：</w:t>
      </w:r>
      <w:r w:rsidR="003D21B3">
        <w:rPr>
          <w:rFonts w:hint="eastAsia"/>
        </w:rPr>
        <w:t>今日の日付に切り替える関数</w:t>
      </w:r>
    </w:p>
    <w:p w14:paraId="7CA5A94C" w14:textId="798F239C" w:rsidR="003D21B3" w:rsidRDefault="007C7D55" w:rsidP="003D21B3">
      <w:pPr>
        <w:pStyle w:val="a7"/>
        <w:widowControl/>
        <w:numPr>
          <w:ilvl w:val="0"/>
          <w:numId w:val="33"/>
        </w:numPr>
        <w:ind w:leftChars="0" w:firstLineChars="0"/>
        <w:jc w:val="left"/>
      </w:pPr>
      <w:r>
        <w:tab/>
      </w:r>
      <w:proofErr w:type="spellStart"/>
      <w:r>
        <w:t>toggleCheckmark</w:t>
      </w:r>
      <w:proofErr w:type="spellEnd"/>
      <w:r>
        <w:t>()</w:t>
      </w:r>
      <w:r>
        <w:rPr>
          <w:rFonts w:hint="eastAsia"/>
        </w:rPr>
        <w:t xml:space="preserve">　：</w:t>
      </w:r>
      <w:r w:rsidR="003D21B3">
        <w:rPr>
          <w:rFonts w:hint="eastAsia"/>
        </w:rPr>
        <w:t>オールチェックボックスをトグルする関数</w:t>
      </w:r>
    </w:p>
    <w:p w14:paraId="7A5CC237" w14:textId="6BD33F07" w:rsidR="003D21B3" w:rsidRDefault="007C7D55" w:rsidP="003D21B3">
      <w:pPr>
        <w:pStyle w:val="a7"/>
        <w:widowControl/>
        <w:numPr>
          <w:ilvl w:val="0"/>
          <w:numId w:val="33"/>
        </w:numPr>
        <w:ind w:leftChars="0" w:firstLineChars="0"/>
        <w:jc w:val="left"/>
      </w:pPr>
      <w:r>
        <w:tab/>
      </w:r>
      <w:proofErr w:type="spellStart"/>
      <w:r>
        <w:t>initFlatpickr</w:t>
      </w:r>
      <w:proofErr w:type="spellEnd"/>
      <w:r>
        <w:t>()</w:t>
      </w:r>
      <w:r>
        <w:rPr>
          <w:rFonts w:hint="eastAsia"/>
        </w:rPr>
        <w:t xml:space="preserve">　：日付選択</w:t>
      </w:r>
      <w:proofErr w:type="spellStart"/>
      <w:r w:rsidR="003D21B3">
        <w:t>Flatpickr</w:t>
      </w:r>
      <w:proofErr w:type="spellEnd"/>
      <w:r w:rsidR="003D21B3">
        <w:rPr>
          <w:rFonts w:hint="eastAsia"/>
        </w:rPr>
        <w:t>を初期化する関数</w:t>
      </w:r>
    </w:p>
    <w:p w14:paraId="5393B0B0" w14:textId="5D4FA239" w:rsidR="003D21B3" w:rsidRDefault="007C7D55" w:rsidP="003D21B3">
      <w:pPr>
        <w:pStyle w:val="a7"/>
        <w:widowControl/>
        <w:numPr>
          <w:ilvl w:val="0"/>
          <w:numId w:val="33"/>
        </w:numPr>
        <w:ind w:leftChars="0" w:firstLineChars="0"/>
        <w:jc w:val="left"/>
      </w:pPr>
      <w:r>
        <w:tab/>
      </w:r>
      <w:proofErr w:type="spellStart"/>
      <w:r>
        <w:t>formatDate</w:t>
      </w:r>
      <w:proofErr w:type="spellEnd"/>
      <w:r>
        <w:t>()</w:t>
      </w:r>
      <w:r>
        <w:rPr>
          <w:rFonts w:hint="eastAsia"/>
        </w:rPr>
        <w:t xml:space="preserve">　：</w:t>
      </w:r>
      <w:r w:rsidR="003D21B3">
        <w:rPr>
          <w:rFonts w:hint="eastAsia"/>
        </w:rPr>
        <w:t>日付を指定された形式</w:t>
      </w:r>
      <w:r>
        <w:rPr>
          <w:rFonts w:hint="eastAsia"/>
        </w:rPr>
        <w:t>具体的な形式</w:t>
      </w:r>
      <w:r w:rsidR="003D21B3">
        <w:rPr>
          <w:rFonts w:hint="eastAsia"/>
        </w:rPr>
        <w:t>でフォーマットする関数</w:t>
      </w:r>
    </w:p>
    <w:p w14:paraId="63EE41C0" w14:textId="10135B25" w:rsidR="003D21B3" w:rsidRDefault="003D21B3" w:rsidP="003D21B3">
      <w:pPr>
        <w:pStyle w:val="a7"/>
        <w:widowControl/>
        <w:numPr>
          <w:ilvl w:val="0"/>
          <w:numId w:val="33"/>
        </w:numPr>
        <w:ind w:leftChars="0" w:firstLineChars="0"/>
        <w:jc w:val="left"/>
      </w:pPr>
      <w:r>
        <w:tab/>
      </w:r>
      <w:proofErr w:type="spellStart"/>
      <w:r>
        <w:t>saveAndSubmitData</w:t>
      </w:r>
      <w:proofErr w:type="spellEnd"/>
      <w:r>
        <w:t>()</w:t>
      </w:r>
      <w:r w:rsidR="007C7D55">
        <w:rPr>
          <w:rFonts w:hint="eastAsia"/>
        </w:rPr>
        <w:t xml:space="preserve">　：</w:t>
      </w:r>
      <w:r>
        <w:rPr>
          <w:rFonts w:hint="eastAsia"/>
        </w:rPr>
        <w:t>データを保存して送信する関数</w:t>
      </w:r>
    </w:p>
    <w:p w14:paraId="465D5F95" w14:textId="77777777" w:rsidR="003D21B3" w:rsidRPr="002C1637" w:rsidRDefault="003D21B3" w:rsidP="003D21B3">
      <w:pPr>
        <w:ind w:firstLine="188"/>
      </w:pPr>
    </w:p>
    <w:p w14:paraId="0728A223" w14:textId="77777777" w:rsidR="003D21B3" w:rsidRDefault="003D21B3" w:rsidP="003D21B3">
      <w:pPr>
        <w:ind w:firstLine="188"/>
      </w:pPr>
    </w:p>
    <w:p w14:paraId="3CE0C55F" w14:textId="77777777" w:rsidR="003D21B3" w:rsidRDefault="003D21B3" w:rsidP="003D21B3">
      <w:pPr>
        <w:ind w:firstLine="188"/>
      </w:pPr>
    </w:p>
    <w:p w14:paraId="1600B13F" w14:textId="77777777" w:rsidR="003D21B3" w:rsidRDefault="003D21B3" w:rsidP="003D21B3">
      <w:pPr>
        <w:ind w:firstLine="188"/>
      </w:pPr>
    </w:p>
    <w:p w14:paraId="339C684C" w14:textId="77777777" w:rsidR="003D21B3" w:rsidRDefault="003D21B3" w:rsidP="003D21B3">
      <w:pPr>
        <w:ind w:firstLine="188"/>
      </w:pPr>
    </w:p>
    <w:p w14:paraId="1259FE1C" w14:textId="77777777" w:rsidR="003D21B3" w:rsidRDefault="003D21B3" w:rsidP="003D21B3">
      <w:pPr>
        <w:ind w:firstLine="188"/>
      </w:pPr>
    </w:p>
    <w:p w14:paraId="21762B20" w14:textId="77777777" w:rsidR="003D21B3" w:rsidRDefault="003D21B3" w:rsidP="003D21B3">
      <w:pPr>
        <w:ind w:firstLine="188"/>
      </w:pPr>
    </w:p>
    <w:p w14:paraId="4D6131E2" w14:textId="77777777" w:rsidR="003D21B3" w:rsidRDefault="003D21B3" w:rsidP="003D21B3">
      <w:pPr>
        <w:ind w:firstLine="188"/>
      </w:pPr>
    </w:p>
    <w:p w14:paraId="24C37AFA" w14:textId="77777777" w:rsidR="003D21B3" w:rsidRDefault="003D21B3" w:rsidP="003D21B3">
      <w:pPr>
        <w:ind w:firstLine="188"/>
      </w:pPr>
    </w:p>
    <w:p w14:paraId="7A51946B" w14:textId="77777777" w:rsidR="003D21B3" w:rsidRDefault="003D21B3" w:rsidP="003D21B3">
      <w:pPr>
        <w:ind w:firstLine="188"/>
      </w:pPr>
    </w:p>
    <w:p w14:paraId="26B7D7A4" w14:textId="77777777" w:rsidR="003D21B3" w:rsidRDefault="003D21B3" w:rsidP="003D21B3">
      <w:pPr>
        <w:ind w:firstLine="188"/>
      </w:pPr>
    </w:p>
    <w:p w14:paraId="75D87156" w14:textId="77777777" w:rsidR="003D21B3" w:rsidRDefault="003D21B3" w:rsidP="003D21B3">
      <w:pPr>
        <w:ind w:firstLine="188"/>
      </w:pPr>
    </w:p>
    <w:p w14:paraId="6BAC41B5" w14:textId="64826564" w:rsidR="003D21B3" w:rsidRDefault="003D21B3" w:rsidP="007C7D55">
      <w:pPr>
        <w:ind w:firstLineChars="0" w:firstLine="0"/>
      </w:pPr>
      <w:r>
        <w:rPr>
          <w:rFonts w:hint="eastAsia"/>
        </w:rPr>
        <w:lastRenderedPageBreak/>
        <w:t>次にプログラムの説明をする</w:t>
      </w:r>
      <w:r w:rsidR="007513F6">
        <w:rPr>
          <w:rFonts w:hint="eastAsia"/>
        </w:rPr>
        <w:t>．</w:t>
      </w:r>
    </w:p>
    <w:p w14:paraId="4A61BEFB" w14:textId="77777777" w:rsidR="003D21B3" w:rsidRDefault="003D21B3" w:rsidP="003D21B3">
      <w:pPr>
        <w:ind w:firstLine="188"/>
      </w:pPr>
    </w:p>
    <w:p w14:paraId="22E87156" w14:textId="77777777" w:rsidR="003D21B3" w:rsidRDefault="003D21B3" w:rsidP="003D21B3">
      <w:pPr>
        <w:ind w:firstLineChars="0" w:firstLine="0"/>
        <w:jc w:val="center"/>
      </w:pPr>
      <w:r>
        <w:rPr>
          <w:rFonts w:hint="eastAsia"/>
        </w:rPr>
        <w:t>リスト</w:t>
      </w:r>
      <w:r>
        <w:t>3.3-1 Shussekibo.html</w:t>
      </w:r>
    </w:p>
    <w:p w14:paraId="4A50B507" w14:textId="77777777" w:rsidR="003D21B3" w:rsidRDefault="003D21B3" w:rsidP="003D21B3">
      <w:pPr>
        <w:ind w:firstLine="188"/>
      </w:pPr>
      <w:r>
        <w:rPr>
          <w:noProof/>
        </w:rPr>
        <mc:AlternateContent>
          <mc:Choice Requires="wps">
            <w:drawing>
              <wp:inline distT="0" distB="0" distL="0" distR="0" wp14:anchorId="4169CC5C" wp14:editId="52C0EC30">
                <wp:extent cx="5376672" cy="6034444"/>
                <wp:effectExtent l="0" t="0" r="14605" b="23495"/>
                <wp:docPr id="20" name="テキスト ボックス 20"/>
                <wp:cNvGraphicFramePr/>
                <a:graphic xmlns:a="http://schemas.openxmlformats.org/drawingml/2006/main">
                  <a:graphicData uri="http://schemas.microsoft.com/office/word/2010/wordprocessingShape">
                    <wps:wsp>
                      <wps:cNvSpPr txBox="1"/>
                      <wps:spPr>
                        <a:xfrm>
                          <a:off x="0" y="0"/>
                          <a:ext cx="5376672" cy="6034444"/>
                        </a:xfrm>
                        <a:prstGeom prst="rect">
                          <a:avLst/>
                        </a:prstGeom>
                        <a:solidFill>
                          <a:schemeClr val="lt1"/>
                        </a:solidFill>
                        <a:ln w="6350">
                          <a:solidFill>
                            <a:prstClr val="black"/>
                          </a:solidFill>
                        </a:ln>
                      </wps:spPr>
                      <wps:txbx>
                        <w:txbxContent>
                          <w:p w14:paraId="328BFDB1" w14:textId="77777777" w:rsidR="001D6546" w:rsidRDefault="001D6546" w:rsidP="003D21B3">
                            <w:pPr>
                              <w:ind w:firstLine="188"/>
                              <w:jc w:val="center"/>
                            </w:pPr>
                            <w:r>
                              <w:rPr>
                                <w:rFonts w:hint="eastAsia"/>
                              </w:rPr>
                              <w:t>(</w:t>
                            </w:r>
                            <w:r>
                              <w:rPr>
                                <w:rFonts w:hint="eastAsia"/>
                              </w:rPr>
                              <w:t>省略)</w:t>
                            </w:r>
                          </w:p>
                          <w:p w14:paraId="3F904398" w14:textId="77777777" w:rsidR="001D6546" w:rsidRPr="00117136" w:rsidRDefault="001D6546" w:rsidP="003D21B3">
                            <w:pPr>
                              <w:ind w:firstLine="188"/>
                              <w:rPr>
                                <w:rFonts w:ascii="Consolas" w:hAnsi="Consolas"/>
                              </w:rPr>
                            </w:pPr>
                            <w:r w:rsidRPr="00117136">
                              <w:rPr>
                                <w:rFonts w:ascii="Consolas" w:hAnsi="Consolas"/>
                              </w:rPr>
                              <w:t>&lt;script&gt;</w:t>
                            </w:r>
                          </w:p>
                          <w:p w14:paraId="1C7E0553"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numClasses</w:t>
                            </w:r>
                            <w:proofErr w:type="spellEnd"/>
                            <w:r w:rsidRPr="00117136">
                              <w:rPr>
                                <w:rFonts w:ascii="Consolas" w:hAnsi="Consolas"/>
                              </w:rPr>
                              <w:t xml:space="preserve"> = 5;</w:t>
                            </w:r>
                          </w:p>
                          <w:p w14:paraId="299EF23B" w14:textId="77777777" w:rsidR="001D6546" w:rsidRPr="00117136" w:rsidRDefault="001D6546" w:rsidP="003D21B3">
                            <w:pPr>
                              <w:ind w:firstLine="188"/>
                              <w:rPr>
                                <w:rFonts w:ascii="Consolas" w:hAnsi="Consolas"/>
                              </w:rPr>
                            </w:pPr>
                          </w:p>
                          <w:p w14:paraId="51BF9A4C"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database = [</w:t>
                            </w:r>
                          </w:p>
                          <w:p w14:paraId="3E8F3FC8" w14:textId="362A3F8D" w:rsidR="001D6546" w:rsidRPr="00117136" w:rsidRDefault="001D6546" w:rsidP="003D21B3">
                            <w:pPr>
                              <w:ind w:firstLine="188"/>
                              <w:rPr>
                                <w:rFonts w:ascii="Consolas" w:hAnsi="Consolas"/>
                              </w:rPr>
                            </w:pPr>
                            <w:r w:rsidRPr="00117136">
                              <w:rPr>
                                <w:rFonts w:ascii="Consolas" w:hAnsi="Consolas"/>
                              </w:rPr>
                              <w:t xml:space="preserve">            { id: 1</w:t>
                            </w:r>
                            <w:r>
                              <w:rPr>
                                <w:rFonts w:ascii="Consolas" w:hAnsi="Consolas"/>
                              </w:rPr>
                              <w:t>，</w:t>
                            </w:r>
                            <w:r w:rsidRPr="00117136">
                              <w:rPr>
                                <w:rFonts w:ascii="Consolas" w:hAnsi="Consolas"/>
                              </w:rPr>
                              <w:t xml:space="preserve"> name: "</w:t>
                            </w:r>
                            <w:r w:rsidRPr="00117136">
                              <w:rPr>
                                <w:rFonts w:ascii="Consolas" w:hAnsi="Consolas"/>
                              </w:rPr>
                              <w:t>学生１</w:t>
                            </w:r>
                            <w:r w:rsidRPr="00117136">
                              <w:rPr>
                                <w:rFonts w:ascii="Consolas" w:hAnsi="Consolas"/>
                              </w:rPr>
                              <w:t>"</w:t>
                            </w:r>
                            <w:r>
                              <w:rPr>
                                <w:rFonts w:ascii="Consolas" w:hAnsi="Consolas"/>
                              </w:rPr>
                              <w:t>，</w:t>
                            </w:r>
                            <w:proofErr w:type="spellStart"/>
                            <w:r w:rsidRPr="00117136">
                              <w:rPr>
                                <w:rFonts w:ascii="Consolas" w:hAnsi="Consolas"/>
                              </w:rPr>
                              <w:t>absenceStartTime</w:t>
                            </w:r>
                            <w:proofErr w:type="spellEnd"/>
                            <w:r w:rsidRPr="00117136">
                              <w:rPr>
                                <w:rFonts w:ascii="Consolas" w:hAnsi="Consolas"/>
                              </w:rPr>
                              <w:t>: "08:50"</w:t>
                            </w:r>
                            <w:r>
                              <w:rPr>
                                <w:rFonts w:ascii="Consolas" w:hAnsi="Consolas"/>
                              </w:rPr>
                              <w:t>，</w:t>
                            </w:r>
                            <w:r w:rsidRPr="00117136">
                              <w:rPr>
                                <w:rFonts w:ascii="Consolas" w:hAnsi="Consolas"/>
                              </w:rPr>
                              <w:t xml:space="preserve"> </w:t>
                            </w:r>
                            <w:proofErr w:type="spellStart"/>
                            <w:r w:rsidRPr="00117136">
                              <w:rPr>
                                <w:rFonts w:ascii="Consolas" w:hAnsi="Consolas"/>
                              </w:rPr>
                              <w:t>absenceEndTime</w:t>
                            </w:r>
                            <w:proofErr w:type="spellEnd"/>
                            <w:r w:rsidRPr="00117136">
                              <w:rPr>
                                <w:rFonts w:ascii="Consolas" w:hAnsi="Consolas"/>
                              </w:rPr>
                              <w:t>: "16:10"  }</w:t>
                            </w:r>
                            <w:r>
                              <w:rPr>
                                <w:rFonts w:ascii="Consolas" w:hAnsi="Consolas"/>
                              </w:rPr>
                              <w:t>，</w:t>
                            </w:r>
                          </w:p>
                          <w:p w14:paraId="188EC442" w14:textId="2024B8CF" w:rsidR="001D6546" w:rsidRPr="00117136" w:rsidRDefault="001D6546" w:rsidP="003D21B3">
                            <w:pPr>
                              <w:ind w:firstLine="188"/>
                              <w:rPr>
                                <w:rFonts w:ascii="Consolas" w:hAnsi="Consolas"/>
                              </w:rPr>
                            </w:pPr>
                            <w:r w:rsidRPr="00117136">
                              <w:rPr>
                                <w:rFonts w:ascii="Consolas" w:hAnsi="Consolas"/>
                              </w:rPr>
                              <w:t xml:space="preserve">            { id: 2</w:t>
                            </w:r>
                            <w:r>
                              <w:rPr>
                                <w:rFonts w:ascii="Consolas" w:hAnsi="Consolas"/>
                              </w:rPr>
                              <w:t>，</w:t>
                            </w:r>
                            <w:r w:rsidRPr="00117136">
                              <w:rPr>
                                <w:rFonts w:ascii="Consolas" w:hAnsi="Consolas"/>
                              </w:rPr>
                              <w:t xml:space="preserve"> name: "</w:t>
                            </w:r>
                            <w:r w:rsidRPr="00117136">
                              <w:rPr>
                                <w:rFonts w:ascii="Consolas" w:hAnsi="Consolas"/>
                              </w:rPr>
                              <w:t>学生２</w:t>
                            </w:r>
                            <w:r w:rsidRPr="00117136">
                              <w:rPr>
                                <w:rFonts w:ascii="Consolas" w:hAnsi="Consolas"/>
                              </w:rPr>
                              <w:t>"}</w:t>
                            </w:r>
                            <w:r>
                              <w:rPr>
                                <w:rFonts w:ascii="Consolas" w:hAnsi="Consolas"/>
                              </w:rPr>
                              <w:t>，</w:t>
                            </w:r>
                          </w:p>
                          <w:p w14:paraId="380BE155" w14:textId="439AEC82" w:rsidR="001D6546" w:rsidRPr="00117136" w:rsidRDefault="001D6546" w:rsidP="003D21B3">
                            <w:pPr>
                              <w:ind w:firstLine="188"/>
                              <w:rPr>
                                <w:rFonts w:ascii="Consolas" w:hAnsi="Consolas"/>
                              </w:rPr>
                            </w:pPr>
                            <w:r w:rsidRPr="00117136">
                              <w:rPr>
                                <w:rFonts w:ascii="Consolas" w:hAnsi="Consolas"/>
                              </w:rPr>
                              <w:t xml:space="preserve">            { id: 3</w:t>
                            </w:r>
                            <w:r>
                              <w:rPr>
                                <w:rFonts w:ascii="Consolas" w:hAnsi="Consolas"/>
                              </w:rPr>
                              <w:t>，</w:t>
                            </w:r>
                            <w:r w:rsidRPr="00117136">
                              <w:rPr>
                                <w:rFonts w:ascii="Consolas" w:hAnsi="Consolas"/>
                              </w:rPr>
                              <w:t xml:space="preserve"> name: "</w:t>
                            </w:r>
                            <w:r w:rsidRPr="00117136">
                              <w:rPr>
                                <w:rFonts w:ascii="Consolas" w:hAnsi="Consolas"/>
                              </w:rPr>
                              <w:t>学生３</w:t>
                            </w:r>
                            <w:r w:rsidRPr="00117136">
                              <w:rPr>
                                <w:rFonts w:ascii="Consolas" w:hAnsi="Consolas"/>
                              </w:rPr>
                              <w:t>"}</w:t>
                            </w:r>
                            <w:r>
                              <w:rPr>
                                <w:rFonts w:ascii="Consolas" w:hAnsi="Consolas"/>
                              </w:rPr>
                              <w:t>，</w:t>
                            </w:r>
                          </w:p>
                          <w:p w14:paraId="3AD04D0D" w14:textId="3085C24C" w:rsidR="001D6546" w:rsidRPr="00117136" w:rsidRDefault="001D6546" w:rsidP="003D21B3">
                            <w:pPr>
                              <w:ind w:firstLine="188"/>
                              <w:rPr>
                                <w:rFonts w:ascii="Consolas" w:hAnsi="Consolas"/>
                              </w:rPr>
                            </w:pPr>
                            <w:r w:rsidRPr="00117136">
                              <w:rPr>
                                <w:rFonts w:ascii="Consolas" w:hAnsi="Consolas"/>
                              </w:rPr>
                              <w:t xml:space="preserve">            { id: 4</w:t>
                            </w:r>
                            <w:r>
                              <w:rPr>
                                <w:rFonts w:ascii="Consolas" w:hAnsi="Consolas"/>
                              </w:rPr>
                              <w:t>，</w:t>
                            </w:r>
                            <w:r w:rsidRPr="00117136">
                              <w:rPr>
                                <w:rFonts w:ascii="Consolas" w:hAnsi="Consolas"/>
                              </w:rPr>
                              <w:t xml:space="preserve"> name: "</w:t>
                            </w:r>
                            <w:r w:rsidRPr="00117136">
                              <w:rPr>
                                <w:rFonts w:ascii="Consolas" w:hAnsi="Consolas"/>
                              </w:rPr>
                              <w:t>学生４</w:t>
                            </w:r>
                            <w:r w:rsidRPr="00117136">
                              <w:rPr>
                                <w:rFonts w:ascii="Consolas" w:hAnsi="Consolas"/>
                              </w:rPr>
                              <w:t>"}</w:t>
                            </w:r>
                            <w:r>
                              <w:rPr>
                                <w:rFonts w:ascii="Consolas" w:hAnsi="Consolas"/>
                              </w:rPr>
                              <w:t>，</w:t>
                            </w:r>
                          </w:p>
                          <w:p w14:paraId="6428B706" w14:textId="67639F1D" w:rsidR="001D6546" w:rsidRPr="00117136" w:rsidRDefault="001D6546" w:rsidP="003D21B3">
                            <w:pPr>
                              <w:ind w:firstLine="188"/>
                              <w:rPr>
                                <w:rFonts w:ascii="Consolas" w:hAnsi="Consolas"/>
                              </w:rPr>
                            </w:pPr>
                            <w:r w:rsidRPr="00117136">
                              <w:rPr>
                                <w:rFonts w:ascii="Consolas" w:hAnsi="Consolas"/>
                              </w:rPr>
                              <w:t xml:space="preserve">            { id: 5</w:t>
                            </w:r>
                            <w:r>
                              <w:rPr>
                                <w:rFonts w:ascii="Consolas" w:hAnsi="Consolas"/>
                              </w:rPr>
                              <w:t>，</w:t>
                            </w:r>
                            <w:r w:rsidRPr="00117136">
                              <w:rPr>
                                <w:rFonts w:ascii="Consolas" w:hAnsi="Consolas"/>
                              </w:rPr>
                              <w:t xml:space="preserve"> name: "</w:t>
                            </w:r>
                            <w:r w:rsidRPr="00117136">
                              <w:rPr>
                                <w:rFonts w:ascii="Consolas" w:hAnsi="Consolas"/>
                              </w:rPr>
                              <w:t>学生５</w:t>
                            </w:r>
                            <w:r w:rsidRPr="00117136">
                              <w:rPr>
                                <w:rFonts w:ascii="Consolas" w:hAnsi="Consolas"/>
                              </w:rPr>
                              <w:t>"}</w:t>
                            </w:r>
                            <w:r>
                              <w:rPr>
                                <w:rFonts w:ascii="Consolas" w:hAnsi="Consolas"/>
                              </w:rPr>
                              <w:t>，</w:t>
                            </w:r>
                          </w:p>
                          <w:p w14:paraId="09025014" w14:textId="71480A45" w:rsidR="001D6546" w:rsidRPr="00117136" w:rsidRDefault="001D6546" w:rsidP="003D21B3">
                            <w:pPr>
                              <w:ind w:firstLine="188"/>
                              <w:rPr>
                                <w:rFonts w:ascii="Consolas" w:hAnsi="Consolas"/>
                              </w:rPr>
                            </w:pPr>
                            <w:r w:rsidRPr="00117136">
                              <w:rPr>
                                <w:rFonts w:ascii="Consolas" w:hAnsi="Consolas"/>
                              </w:rPr>
                              <w:t xml:space="preserve">            { id: 7</w:t>
                            </w:r>
                            <w:r>
                              <w:rPr>
                                <w:rFonts w:ascii="Consolas" w:hAnsi="Consolas"/>
                              </w:rPr>
                              <w:t>，</w:t>
                            </w:r>
                            <w:r w:rsidRPr="00117136">
                              <w:rPr>
                                <w:rFonts w:ascii="Consolas" w:hAnsi="Consolas"/>
                              </w:rPr>
                              <w:t xml:space="preserve"> name: "</w:t>
                            </w:r>
                            <w:r w:rsidRPr="00117136">
                              <w:rPr>
                                <w:rFonts w:ascii="Consolas" w:hAnsi="Consolas"/>
                              </w:rPr>
                              <w:t>：</w:t>
                            </w:r>
                            <w:r w:rsidRPr="00117136">
                              <w:rPr>
                                <w:rFonts w:ascii="Consolas" w:hAnsi="Consolas"/>
                              </w:rPr>
                              <w:t>"}</w:t>
                            </w:r>
                            <w:r>
                              <w:rPr>
                                <w:rFonts w:ascii="Consolas" w:hAnsi="Consolas"/>
                              </w:rPr>
                              <w:t>，</w:t>
                            </w:r>
                          </w:p>
                          <w:p w14:paraId="38C6BC26" w14:textId="28034065" w:rsidR="001D6546" w:rsidRPr="00117136" w:rsidRDefault="001D6546" w:rsidP="003D21B3">
                            <w:pPr>
                              <w:ind w:firstLine="188"/>
                              <w:rPr>
                                <w:rFonts w:ascii="Consolas" w:hAnsi="Consolas"/>
                              </w:rPr>
                            </w:pPr>
                            <w:r w:rsidRPr="00117136">
                              <w:rPr>
                                <w:rFonts w:ascii="Consolas" w:hAnsi="Consolas"/>
                              </w:rPr>
                              <w:t xml:space="preserve">            { id: 8</w:t>
                            </w:r>
                            <w:r>
                              <w:rPr>
                                <w:rFonts w:ascii="Consolas" w:hAnsi="Consolas"/>
                              </w:rPr>
                              <w:t>，</w:t>
                            </w:r>
                            <w:r w:rsidRPr="00117136">
                              <w:rPr>
                                <w:rFonts w:ascii="Consolas" w:hAnsi="Consolas"/>
                              </w:rPr>
                              <w:t xml:space="preserve"> name: "</w:t>
                            </w:r>
                            <w:r w:rsidRPr="00117136">
                              <w:rPr>
                                <w:rFonts w:ascii="Consolas" w:hAnsi="Consolas"/>
                              </w:rPr>
                              <w:t>学生１８</w:t>
                            </w:r>
                            <w:r w:rsidRPr="00117136">
                              <w:rPr>
                                <w:rFonts w:ascii="Consolas" w:hAnsi="Consolas"/>
                              </w:rPr>
                              <w:t>"}</w:t>
                            </w:r>
                            <w:r>
                              <w:rPr>
                                <w:rFonts w:ascii="Consolas" w:hAnsi="Consolas"/>
                              </w:rPr>
                              <w:t>，</w:t>
                            </w:r>
                          </w:p>
                          <w:p w14:paraId="3B2CD014" w14:textId="020837F5" w:rsidR="001D6546" w:rsidRPr="00117136" w:rsidRDefault="001D6546" w:rsidP="003D21B3">
                            <w:pPr>
                              <w:ind w:firstLine="188"/>
                              <w:rPr>
                                <w:rFonts w:ascii="Consolas" w:hAnsi="Consolas"/>
                              </w:rPr>
                            </w:pPr>
                            <w:r w:rsidRPr="00117136">
                              <w:rPr>
                                <w:rFonts w:ascii="Consolas" w:hAnsi="Consolas"/>
                              </w:rPr>
                              <w:t xml:space="preserve">            { id: 9</w:t>
                            </w:r>
                            <w:r>
                              <w:rPr>
                                <w:rFonts w:ascii="Consolas" w:hAnsi="Consolas"/>
                              </w:rPr>
                              <w:t>，</w:t>
                            </w:r>
                            <w:r w:rsidRPr="00117136">
                              <w:rPr>
                                <w:rFonts w:ascii="Consolas" w:hAnsi="Consolas"/>
                              </w:rPr>
                              <w:t xml:space="preserve"> name: "</w:t>
                            </w:r>
                            <w:r w:rsidRPr="00117136">
                              <w:rPr>
                                <w:rFonts w:ascii="Consolas" w:hAnsi="Consolas"/>
                              </w:rPr>
                              <w:t>学生１９</w:t>
                            </w:r>
                            <w:r w:rsidRPr="00117136">
                              <w:rPr>
                                <w:rFonts w:ascii="Consolas" w:hAnsi="Consolas"/>
                              </w:rPr>
                              <w:t>"}</w:t>
                            </w:r>
                            <w:r>
                              <w:rPr>
                                <w:rFonts w:ascii="Consolas" w:hAnsi="Consolas"/>
                              </w:rPr>
                              <w:t>，</w:t>
                            </w:r>
                          </w:p>
                          <w:p w14:paraId="413753AD" w14:textId="0CA1B303" w:rsidR="001D6546" w:rsidRPr="00117136" w:rsidRDefault="001D6546" w:rsidP="003D21B3">
                            <w:pPr>
                              <w:ind w:firstLine="188"/>
                              <w:rPr>
                                <w:rFonts w:ascii="Consolas" w:hAnsi="Consolas"/>
                              </w:rPr>
                            </w:pPr>
                            <w:r w:rsidRPr="00117136">
                              <w:rPr>
                                <w:rFonts w:ascii="Consolas" w:hAnsi="Consolas"/>
                              </w:rPr>
                              <w:t xml:space="preserve">            { id: 10</w:t>
                            </w:r>
                            <w:r>
                              <w:rPr>
                                <w:rFonts w:ascii="Consolas" w:hAnsi="Consolas"/>
                              </w:rPr>
                              <w:t>，</w:t>
                            </w:r>
                            <w:r w:rsidRPr="00117136">
                              <w:rPr>
                                <w:rFonts w:ascii="Consolas" w:hAnsi="Consolas"/>
                              </w:rPr>
                              <w:t xml:space="preserve"> name: "</w:t>
                            </w:r>
                            <w:r w:rsidRPr="00117136">
                              <w:rPr>
                                <w:rFonts w:ascii="Consolas" w:hAnsi="Consolas"/>
                              </w:rPr>
                              <w:t>学生２０</w:t>
                            </w:r>
                            <w:r w:rsidRPr="00117136">
                              <w:rPr>
                                <w:rFonts w:ascii="Consolas" w:hAnsi="Consolas"/>
                              </w:rPr>
                              <w:t>"}</w:t>
                            </w:r>
                            <w:r>
                              <w:rPr>
                                <w:rFonts w:ascii="Consolas" w:hAnsi="Consolas"/>
                              </w:rPr>
                              <w:t>，</w:t>
                            </w:r>
                          </w:p>
                          <w:p w14:paraId="0291E779" w14:textId="77777777" w:rsidR="001D6546" w:rsidRPr="00117136" w:rsidRDefault="001D6546" w:rsidP="003D21B3">
                            <w:pPr>
                              <w:ind w:firstLine="188"/>
                              <w:rPr>
                                <w:rFonts w:ascii="Consolas" w:hAnsi="Consolas"/>
                              </w:rPr>
                            </w:pPr>
                            <w:r w:rsidRPr="00117136">
                              <w:rPr>
                                <w:rFonts w:ascii="Consolas" w:hAnsi="Consolas"/>
                              </w:rPr>
                              <w:t xml:space="preserve">        ];</w:t>
                            </w:r>
                          </w:p>
                          <w:p w14:paraId="3269B558" w14:textId="77777777" w:rsidR="001D6546" w:rsidRPr="00117136" w:rsidRDefault="001D6546" w:rsidP="003D21B3">
                            <w:pPr>
                              <w:ind w:firstLine="188"/>
                              <w:rPr>
                                <w:rFonts w:ascii="Consolas" w:hAnsi="Consolas"/>
                              </w:rPr>
                            </w:pPr>
                            <w:r w:rsidRPr="00117136">
                              <w:rPr>
                                <w:rFonts w:ascii="Consolas" w:hAnsi="Consolas"/>
                              </w:rPr>
                              <w:t xml:space="preserve">let </w:t>
                            </w:r>
                            <w:proofErr w:type="spellStart"/>
                            <w:r w:rsidRPr="00117136">
                              <w:rPr>
                                <w:rFonts w:ascii="Consolas" w:hAnsi="Consolas"/>
                              </w:rPr>
                              <w:t>currentDateElement</w:t>
                            </w:r>
                            <w:proofErr w:type="spellEnd"/>
                            <w:r w:rsidRPr="00117136">
                              <w:rPr>
                                <w:rFonts w:ascii="Consolas" w:hAnsi="Consolas"/>
                              </w:rPr>
                              <w:t xml:space="preserve"> = </w:t>
                            </w:r>
                            <w:proofErr w:type="spellStart"/>
                            <w:r w:rsidRPr="00117136">
                              <w:rPr>
                                <w:rFonts w:ascii="Consolas" w:hAnsi="Consolas"/>
                              </w:rPr>
                              <w:t>document.getElementById</w:t>
                            </w:r>
                            <w:proofErr w:type="spellEnd"/>
                            <w:r w:rsidRPr="00117136">
                              <w:rPr>
                                <w:rFonts w:ascii="Consolas" w:hAnsi="Consolas"/>
                              </w:rPr>
                              <w:t>("</w:t>
                            </w:r>
                            <w:proofErr w:type="spellStart"/>
                            <w:r w:rsidRPr="00117136">
                              <w:rPr>
                                <w:rFonts w:ascii="Consolas" w:hAnsi="Consolas"/>
                              </w:rPr>
                              <w:t>currentDateText</w:t>
                            </w:r>
                            <w:proofErr w:type="spellEnd"/>
                            <w:r w:rsidRPr="00117136">
                              <w:rPr>
                                <w:rFonts w:ascii="Consolas" w:hAnsi="Consolas"/>
                              </w:rPr>
                              <w:t>");</w:t>
                            </w:r>
                          </w:p>
                          <w:p w14:paraId="1C5EC724" w14:textId="77777777" w:rsidR="001D6546" w:rsidRPr="001E70BF" w:rsidRDefault="001D6546" w:rsidP="003D21B3">
                            <w:pPr>
                              <w:ind w:firstLine="188"/>
                            </w:pPr>
                          </w:p>
                          <w:p w14:paraId="7B0A7635" w14:textId="77777777" w:rsidR="001D6546" w:rsidRDefault="001D6546" w:rsidP="003D21B3">
                            <w:pPr>
                              <w:ind w:firstLine="188"/>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69CC5C" id="テキスト ボックス 20" o:spid="_x0000_s1068" type="#_x0000_t202" style="width:423.35pt;height:47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" fillcolor="white [3201]" strokeweight=".5pt">
                <v:textbox>
                  <w:txbxContent>
                    <w:p w14:paraId="328BFDB1" w14:textId="77777777" w:rsidR="001D6546" w:rsidRDefault="001D6546" w:rsidP="003D21B3">
                      <w:pPr>
                        <w:ind w:firstLine="188"/>
                        <w:jc w:val="center"/>
                      </w:pPr>
                      <w:r>
                        <w:rPr>
                          <w:rFonts w:hint="eastAsia"/>
                        </w:rPr>
                        <w:t>(省略)</w:t>
                      </w:r>
                    </w:p>
                    <w:p w14:paraId="3F904398" w14:textId="77777777" w:rsidR="001D6546" w:rsidRPr="00117136" w:rsidRDefault="001D6546" w:rsidP="003D21B3">
                      <w:pPr>
                        <w:ind w:firstLine="188"/>
                        <w:rPr>
                          <w:rFonts w:ascii="Consolas" w:hAnsi="Consolas"/>
                        </w:rPr>
                      </w:pPr>
                      <w:r w:rsidRPr="00117136">
                        <w:rPr>
                          <w:rFonts w:ascii="Consolas" w:hAnsi="Consolas"/>
                        </w:rPr>
                        <w:t>&lt;script&gt;</w:t>
                      </w:r>
                    </w:p>
                    <w:p w14:paraId="1C7E0553" w14:textId="77777777" w:rsidR="001D6546" w:rsidRPr="00117136" w:rsidRDefault="001D6546" w:rsidP="003D21B3">
                      <w:pPr>
                        <w:ind w:firstLine="188"/>
                        <w:rPr>
                          <w:rFonts w:ascii="Consolas" w:hAnsi="Consolas"/>
                        </w:rPr>
                      </w:pPr>
                      <w:r w:rsidRPr="00117136">
                        <w:rPr>
                          <w:rFonts w:ascii="Consolas" w:hAnsi="Consolas"/>
                        </w:rPr>
                        <w:t xml:space="preserve">        const numClasses = 5;</w:t>
                      </w:r>
                    </w:p>
                    <w:p w14:paraId="299EF23B" w14:textId="77777777" w:rsidR="001D6546" w:rsidRPr="00117136" w:rsidRDefault="001D6546" w:rsidP="003D21B3">
                      <w:pPr>
                        <w:ind w:firstLine="188"/>
                        <w:rPr>
                          <w:rFonts w:ascii="Consolas" w:hAnsi="Consolas"/>
                        </w:rPr>
                      </w:pPr>
                    </w:p>
                    <w:p w14:paraId="51BF9A4C" w14:textId="77777777" w:rsidR="001D6546" w:rsidRPr="00117136" w:rsidRDefault="001D6546" w:rsidP="003D21B3">
                      <w:pPr>
                        <w:ind w:firstLine="188"/>
                        <w:rPr>
                          <w:rFonts w:ascii="Consolas" w:hAnsi="Consolas"/>
                        </w:rPr>
                      </w:pPr>
                      <w:r w:rsidRPr="00117136">
                        <w:rPr>
                          <w:rFonts w:ascii="Consolas" w:hAnsi="Consolas"/>
                        </w:rPr>
                        <w:t xml:space="preserve">        const database = [</w:t>
                      </w:r>
                    </w:p>
                    <w:p w14:paraId="3E8F3FC8" w14:textId="362A3F8D" w:rsidR="001D6546" w:rsidRPr="00117136" w:rsidRDefault="001D6546" w:rsidP="003D21B3">
                      <w:pPr>
                        <w:ind w:firstLine="188"/>
                        <w:rPr>
                          <w:rFonts w:ascii="Consolas" w:hAnsi="Consolas"/>
                        </w:rPr>
                      </w:pPr>
                      <w:r w:rsidRPr="00117136">
                        <w:rPr>
                          <w:rFonts w:ascii="Consolas" w:hAnsi="Consolas"/>
                        </w:rPr>
                        <w:t xml:space="preserve">            { id: 1</w:t>
                      </w:r>
                      <w:r>
                        <w:rPr>
                          <w:rFonts w:ascii="Consolas" w:hAnsi="Consolas"/>
                        </w:rPr>
                        <w:t>，</w:t>
                      </w:r>
                      <w:r w:rsidRPr="00117136">
                        <w:rPr>
                          <w:rFonts w:ascii="Consolas" w:hAnsi="Consolas"/>
                        </w:rPr>
                        <w:t xml:space="preserve"> name: "</w:t>
                      </w:r>
                      <w:r w:rsidRPr="00117136">
                        <w:rPr>
                          <w:rFonts w:ascii="Consolas" w:hAnsi="Consolas"/>
                        </w:rPr>
                        <w:t>学生１</w:t>
                      </w:r>
                      <w:r w:rsidRPr="00117136">
                        <w:rPr>
                          <w:rFonts w:ascii="Consolas" w:hAnsi="Consolas"/>
                        </w:rPr>
                        <w:t>"</w:t>
                      </w:r>
                      <w:r>
                        <w:rPr>
                          <w:rFonts w:ascii="Consolas" w:hAnsi="Consolas"/>
                        </w:rPr>
                        <w:t>，</w:t>
                      </w:r>
                      <w:r w:rsidRPr="00117136">
                        <w:rPr>
                          <w:rFonts w:ascii="Consolas" w:hAnsi="Consolas"/>
                        </w:rPr>
                        <w:t>absenceStartTime: "08:50"</w:t>
                      </w:r>
                      <w:r>
                        <w:rPr>
                          <w:rFonts w:ascii="Consolas" w:hAnsi="Consolas"/>
                        </w:rPr>
                        <w:t>，</w:t>
                      </w:r>
                      <w:r w:rsidRPr="00117136">
                        <w:rPr>
                          <w:rFonts w:ascii="Consolas" w:hAnsi="Consolas"/>
                        </w:rPr>
                        <w:t xml:space="preserve"> absenceEndTime: "16:10"  }</w:t>
                      </w:r>
                      <w:r>
                        <w:rPr>
                          <w:rFonts w:ascii="Consolas" w:hAnsi="Consolas"/>
                        </w:rPr>
                        <w:t>，</w:t>
                      </w:r>
                    </w:p>
                    <w:p w14:paraId="188EC442" w14:textId="2024B8CF" w:rsidR="001D6546" w:rsidRPr="00117136" w:rsidRDefault="001D6546" w:rsidP="003D21B3">
                      <w:pPr>
                        <w:ind w:firstLine="188"/>
                        <w:rPr>
                          <w:rFonts w:ascii="Consolas" w:hAnsi="Consolas"/>
                        </w:rPr>
                      </w:pPr>
                      <w:r w:rsidRPr="00117136">
                        <w:rPr>
                          <w:rFonts w:ascii="Consolas" w:hAnsi="Consolas"/>
                        </w:rPr>
                        <w:t xml:space="preserve">            { id: 2</w:t>
                      </w:r>
                      <w:r>
                        <w:rPr>
                          <w:rFonts w:ascii="Consolas" w:hAnsi="Consolas"/>
                        </w:rPr>
                        <w:t>，</w:t>
                      </w:r>
                      <w:r w:rsidRPr="00117136">
                        <w:rPr>
                          <w:rFonts w:ascii="Consolas" w:hAnsi="Consolas"/>
                        </w:rPr>
                        <w:t xml:space="preserve"> name: "</w:t>
                      </w:r>
                      <w:r w:rsidRPr="00117136">
                        <w:rPr>
                          <w:rFonts w:ascii="Consolas" w:hAnsi="Consolas"/>
                        </w:rPr>
                        <w:t>学生２</w:t>
                      </w:r>
                      <w:r w:rsidRPr="00117136">
                        <w:rPr>
                          <w:rFonts w:ascii="Consolas" w:hAnsi="Consolas"/>
                        </w:rPr>
                        <w:t>"}</w:t>
                      </w:r>
                      <w:r>
                        <w:rPr>
                          <w:rFonts w:ascii="Consolas" w:hAnsi="Consolas"/>
                        </w:rPr>
                        <w:t>，</w:t>
                      </w:r>
                    </w:p>
                    <w:p w14:paraId="380BE155" w14:textId="439AEC82" w:rsidR="001D6546" w:rsidRPr="00117136" w:rsidRDefault="001D6546" w:rsidP="003D21B3">
                      <w:pPr>
                        <w:ind w:firstLine="188"/>
                        <w:rPr>
                          <w:rFonts w:ascii="Consolas" w:hAnsi="Consolas"/>
                        </w:rPr>
                      </w:pPr>
                      <w:r w:rsidRPr="00117136">
                        <w:rPr>
                          <w:rFonts w:ascii="Consolas" w:hAnsi="Consolas"/>
                        </w:rPr>
                        <w:t xml:space="preserve">            { id: 3</w:t>
                      </w:r>
                      <w:r>
                        <w:rPr>
                          <w:rFonts w:ascii="Consolas" w:hAnsi="Consolas"/>
                        </w:rPr>
                        <w:t>，</w:t>
                      </w:r>
                      <w:r w:rsidRPr="00117136">
                        <w:rPr>
                          <w:rFonts w:ascii="Consolas" w:hAnsi="Consolas"/>
                        </w:rPr>
                        <w:t xml:space="preserve"> name: "</w:t>
                      </w:r>
                      <w:r w:rsidRPr="00117136">
                        <w:rPr>
                          <w:rFonts w:ascii="Consolas" w:hAnsi="Consolas"/>
                        </w:rPr>
                        <w:t>学生３</w:t>
                      </w:r>
                      <w:r w:rsidRPr="00117136">
                        <w:rPr>
                          <w:rFonts w:ascii="Consolas" w:hAnsi="Consolas"/>
                        </w:rPr>
                        <w:t>"}</w:t>
                      </w:r>
                      <w:r>
                        <w:rPr>
                          <w:rFonts w:ascii="Consolas" w:hAnsi="Consolas"/>
                        </w:rPr>
                        <w:t>，</w:t>
                      </w:r>
                    </w:p>
                    <w:p w14:paraId="3AD04D0D" w14:textId="3085C24C" w:rsidR="001D6546" w:rsidRPr="00117136" w:rsidRDefault="001D6546" w:rsidP="003D21B3">
                      <w:pPr>
                        <w:ind w:firstLine="188"/>
                        <w:rPr>
                          <w:rFonts w:ascii="Consolas" w:hAnsi="Consolas"/>
                        </w:rPr>
                      </w:pPr>
                      <w:r w:rsidRPr="00117136">
                        <w:rPr>
                          <w:rFonts w:ascii="Consolas" w:hAnsi="Consolas"/>
                        </w:rPr>
                        <w:t xml:space="preserve">            { id: 4</w:t>
                      </w:r>
                      <w:r>
                        <w:rPr>
                          <w:rFonts w:ascii="Consolas" w:hAnsi="Consolas"/>
                        </w:rPr>
                        <w:t>，</w:t>
                      </w:r>
                      <w:r w:rsidRPr="00117136">
                        <w:rPr>
                          <w:rFonts w:ascii="Consolas" w:hAnsi="Consolas"/>
                        </w:rPr>
                        <w:t xml:space="preserve"> name: "</w:t>
                      </w:r>
                      <w:r w:rsidRPr="00117136">
                        <w:rPr>
                          <w:rFonts w:ascii="Consolas" w:hAnsi="Consolas"/>
                        </w:rPr>
                        <w:t>学生４</w:t>
                      </w:r>
                      <w:r w:rsidRPr="00117136">
                        <w:rPr>
                          <w:rFonts w:ascii="Consolas" w:hAnsi="Consolas"/>
                        </w:rPr>
                        <w:t>"}</w:t>
                      </w:r>
                      <w:r>
                        <w:rPr>
                          <w:rFonts w:ascii="Consolas" w:hAnsi="Consolas"/>
                        </w:rPr>
                        <w:t>，</w:t>
                      </w:r>
                    </w:p>
                    <w:p w14:paraId="6428B706" w14:textId="67639F1D" w:rsidR="001D6546" w:rsidRPr="00117136" w:rsidRDefault="001D6546" w:rsidP="003D21B3">
                      <w:pPr>
                        <w:ind w:firstLine="188"/>
                        <w:rPr>
                          <w:rFonts w:ascii="Consolas" w:hAnsi="Consolas"/>
                        </w:rPr>
                      </w:pPr>
                      <w:r w:rsidRPr="00117136">
                        <w:rPr>
                          <w:rFonts w:ascii="Consolas" w:hAnsi="Consolas"/>
                        </w:rPr>
                        <w:t xml:space="preserve">            { id: 5</w:t>
                      </w:r>
                      <w:r>
                        <w:rPr>
                          <w:rFonts w:ascii="Consolas" w:hAnsi="Consolas"/>
                        </w:rPr>
                        <w:t>，</w:t>
                      </w:r>
                      <w:r w:rsidRPr="00117136">
                        <w:rPr>
                          <w:rFonts w:ascii="Consolas" w:hAnsi="Consolas"/>
                        </w:rPr>
                        <w:t xml:space="preserve"> name: "</w:t>
                      </w:r>
                      <w:r w:rsidRPr="00117136">
                        <w:rPr>
                          <w:rFonts w:ascii="Consolas" w:hAnsi="Consolas"/>
                        </w:rPr>
                        <w:t>学生５</w:t>
                      </w:r>
                      <w:r w:rsidRPr="00117136">
                        <w:rPr>
                          <w:rFonts w:ascii="Consolas" w:hAnsi="Consolas"/>
                        </w:rPr>
                        <w:t>"}</w:t>
                      </w:r>
                      <w:r>
                        <w:rPr>
                          <w:rFonts w:ascii="Consolas" w:hAnsi="Consolas"/>
                        </w:rPr>
                        <w:t>，</w:t>
                      </w:r>
                    </w:p>
                    <w:p w14:paraId="09025014" w14:textId="71480A45" w:rsidR="001D6546" w:rsidRPr="00117136" w:rsidRDefault="001D6546" w:rsidP="003D21B3">
                      <w:pPr>
                        <w:ind w:firstLine="188"/>
                        <w:rPr>
                          <w:rFonts w:ascii="Consolas" w:hAnsi="Consolas"/>
                        </w:rPr>
                      </w:pPr>
                      <w:r w:rsidRPr="00117136">
                        <w:rPr>
                          <w:rFonts w:ascii="Consolas" w:hAnsi="Consolas"/>
                        </w:rPr>
                        <w:t xml:space="preserve">            { id: 7</w:t>
                      </w:r>
                      <w:r>
                        <w:rPr>
                          <w:rFonts w:ascii="Consolas" w:hAnsi="Consolas"/>
                        </w:rPr>
                        <w:t>，</w:t>
                      </w:r>
                      <w:r w:rsidRPr="00117136">
                        <w:rPr>
                          <w:rFonts w:ascii="Consolas" w:hAnsi="Consolas"/>
                        </w:rPr>
                        <w:t xml:space="preserve"> name: "</w:t>
                      </w:r>
                      <w:r w:rsidRPr="00117136">
                        <w:rPr>
                          <w:rFonts w:ascii="Consolas" w:hAnsi="Consolas"/>
                        </w:rPr>
                        <w:t>：</w:t>
                      </w:r>
                      <w:r w:rsidRPr="00117136">
                        <w:rPr>
                          <w:rFonts w:ascii="Consolas" w:hAnsi="Consolas"/>
                        </w:rPr>
                        <w:t>"}</w:t>
                      </w:r>
                      <w:r>
                        <w:rPr>
                          <w:rFonts w:ascii="Consolas" w:hAnsi="Consolas"/>
                        </w:rPr>
                        <w:t>，</w:t>
                      </w:r>
                    </w:p>
                    <w:p w14:paraId="38C6BC26" w14:textId="28034065" w:rsidR="001D6546" w:rsidRPr="00117136" w:rsidRDefault="001D6546" w:rsidP="003D21B3">
                      <w:pPr>
                        <w:ind w:firstLine="188"/>
                        <w:rPr>
                          <w:rFonts w:ascii="Consolas" w:hAnsi="Consolas"/>
                        </w:rPr>
                      </w:pPr>
                      <w:r w:rsidRPr="00117136">
                        <w:rPr>
                          <w:rFonts w:ascii="Consolas" w:hAnsi="Consolas"/>
                        </w:rPr>
                        <w:t xml:space="preserve">            { id: 8</w:t>
                      </w:r>
                      <w:r>
                        <w:rPr>
                          <w:rFonts w:ascii="Consolas" w:hAnsi="Consolas"/>
                        </w:rPr>
                        <w:t>，</w:t>
                      </w:r>
                      <w:r w:rsidRPr="00117136">
                        <w:rPr>
                          <w:rFonts w:ascii="Consolas" w:hAnsi="Consolas"/>
                        </w:rPr>
                        <w:t xml:space="preserve"> name: "</w:t>
                      </w:r>
                      <w:r w:rsidRPr="00117136">
                        <w:rPr>
                          <w:rFonts w:ascii="Consolas" w:hAnsi="Consolas"/>
                        </w:rPr>
                        <w:t>学生１８</w:t>
                      </w:r>
                      <w:r w:rsidRPr="00117136">
                        <w:rPr>
                          <w:rFonts w:ascii="Consolas" w:hAnsi="Consolas"/>
                        </w:rPr>
                        <w:t>"}</w:t>
                      </w:r>
                      <w:r>
                        <w:rPr>
                          <w:rFonts w:ascii="Consolas" w:hAnsi="Consolas"/>
                        </w:rPr>
                        <w:t>，</w:t>
                      </w:r>
                    </w:p>
                    <w:p w14:paraId="3B2CD014" w14:textId="020837F5" w:rsidR="001D6546" w:rsidRPr="00117136" w:rsidRDefault="001D6546" w:rsidP="003D21B3">
                      <w:pPr>
                        <w:ind w:firstLine="188"/>
                        <w:rPr>
                          <w:rFonts w:ascii="Consolas" w:hAnsi="Consolas"/>
                        </w:rPr>
                      </w:pPr>
                      <w:r w:rsidRPr="00117136">
                        <w:rPr>
                          <w:rFonts w:ascii="Consolas" w:hAnsi="Consolas"/>
                        </w:rPr>
                        <w:t xml:space="preserve">            { id: 9</w:t>
                      </w:r>
                      <w:r>
                        <w:rPr>
                          <w:rFonts w:ascii="Consolas" w:hAnsi="Consolas"/>
                        </w:rPr>
                        <w:t>，</w:t>
                      </w:r>
                      <w:r w:rsidRPr="00117136">
                        <w:rPr>
                          <w:rFonts w:ascii="Consolas" w:hAnsi="Consolas"/>
                        </w:rPr>
                        <w:t xml:space="preserve"> name: "</w:t>
                      </w:r>
                      <w:r w:rsidRPr="00117136">
                        <w:rPr>
                          <w:rFonts w:ascii="Consolas" w:hAnsi="Consolas"/>
                        </w:rPr>
                        <w:t>学生１９</w:t>
                      </w:r>
                      <w:r w:rsidRPr="00117136">
                        <w:rPr>
                          <w:rFonts w:ascii="Consolas" w:hAnsi="Consolas"/>
                        </w:rPr>
                        <w:t>"}</w:t>
                      </w:r>
                      <w:r>
                        <w:rPr>
                          <w:rFonts w:ascii="Consolas" w:hAnsi="Consolas"/>
                        </w:rPr>
                        <w:t>，</w:t>
                      </w:r>
                    </w:p>
                    <w:p w14:paraId="413753AD" w14:textId="0CA1B303" w:rsidR="001D6546" w:rsidRPr="00117136" w:rsidRDefault="001D6546" w:rsidP="003D21B3">
                      <w:pPr>
                        <w:ind w:firstLine="188"/>
                        <w:rPr>
                          <w:rFonts w:ascii="Consolas" w:hAnsi="Consolas"/>
                        </w:rPr>
                      </w:pPr>
                      <w:r w:rsidRPr="00117136">
                        <w:rPr>
                          <w:rFonts w:ascii="Consolas" w:hAnsi="Consolas"/>
                        </w:rPr>
                        <w:t xml:space="preserve">            { id: 10</w:t>
                      </w:r>
                      <w:r>
                        <w:rPr>
                          <w:rFonts w:ascii="Consolas" w:hAnsi="Consolas"/>
                        </w:rPr>
                        <w:t>，</w:t>
                      </w:r>
                      <w:r w:rsidRPr="00117136">
                        <w:rPr>
                          <w:rFonts w:ascii="Consolas" w:hAnsi="Consolas"/>
                        </w:rPr>
                        <w:t xml:space="preserve"> name: "</w:t>
                      </w:r>
                      <w:r w:rsidRPr="00117136">
                        <w:rPr>
                          <w:rFonts w:ascii="Consolas" w:hAnsi="Consolas"/>
                        </w:rPr>
                        <w:t>学生２０</w:t>
                      </w:r>
                      <w:r w:rsidRPr="00117136">
                        <w:rPr>
                          <w:rFonts w:ascii="Consolas" w:hAnsi="Consolas"/>
                        </w:rPr>
                        <w:t>"}</w:t>
                      </w:r>
                      <w:r>
                        <w:rPr>
                          <w:rFonts w:ascii="Consolas" w:hAnsi="Consolas"/>
                        </w:rPr>
                        <w:t>，</w:t>
                      </w:r>
                    </w:p>
                    <w:p w14:paraId="0291E779" w14:textId="77777777" w:rsidR="001D6546" w:rsidRPr="00117136" w:rsidRDefault="001D6546" w:rsidP="003D21B3">
                      <w:pPr>
                        <w:ind w:firstLine="188"/>
                        <w:rPr>
                          <w:rFonts w:ascii="Consolas" w:hAnsi="Consolas"/>
                        </w:rPr>
                      </w:pPr>
                      <w:r w:rsidRPr="00117136">
                        <w:rPr>
                          <w:rFonts w:ascii="Consolas" w:hAnsi="Consolas"/>
                        </w:rPr>
                        <w:t xml:space="preserve">        ];</w:t>
                      </w:r>
                    </w:p>
                    <w:p w14:paraId="3269B558" w14:textId="77777777" w:rsidR="001D6546" w:rsidRPr="00117136" w:rsidRDefault="001D6546" w:rsidP="003D21B3">
                      <w:pPr>
                        <w:ind w:firstLine="188"/>
                        <w:rPr>
                          <w:rFonts w:ascii="Consolas" w:hAnsi="Consolas"/>
                        </w:rPr>
                      </w:pPr>
                      <w:r w:rsidRPr="00117136">
                        <w:rPr>
                          <w:rFonts w:ascii="Consolas" w:hAnsi="Consolas"/>
                        </w:rPr>
                        <w:t>let currentDateElement = document.getElementById("currentDateText");</w:t>
                      </w:r>
                    </w:p>
                    <w:p w14:paraId="1C5EC724" w14:textId="77777777" w:rsidR="001D6546" w:rsidRPr="001E70BF" w:rsidRDefault="001D6546" w:rsidP="003D21B3">
                      <w:pPr>
                        <w:ind w:firstLine="188"/>
                      </w:pPr>
                    </w:p>
                    <w:p w14:paraId="7B0A7635" w14:textId="77777777" w:rsidR="001D6546" w:rsidRDefault="001D6546" w:rsidP="003D21B3">
                      <w:pPr>
                        <w:ind w:firstLine="188"/>
                        <w:jc w:val="center"/>
                      </w:pPr>
                    </w:p>
                  </w:txbxContent>
                </v:textbox>
                <w10:anchorlock/>
              </v:shape>
            </w:pict>
          </mc:Fallback>
        </mc:AlternateContent>
      </w:r>
    </w:p>
    <w:p w14:paraId="153D9DA5" w14:textId="77777777" w:rsidR="003D21B3" w:rsidRDefault="003D21B3" w:rsidP="003D21B3">
      <w:pPr>
        <w:ind w:firstLine="188"/>
      </w:pPr>
    </w:p>
    <w:p w14:paraId="77D57D15" w14:textId="77777777" w:rsidR="003D21B3" w:rsidRDefault="003D21B3" w:rsidP="00093462">
      <w:pPr>
        <w:ind w:firstLineChars="0" w:firstLine="0"/>
      </w:pPr>
    </w:p>
    <w:p w14:paraId="065D0D0E" w14:textId="5090490A" w:rsidR="003D21B3" w:rsidRDefault="003D21B3" w:rsidP="00093462">
      <w:pPr>
        <w:ind w:firstLineChars="0" w:firstLine="0"/>
      </w:pPr>
    </w:p>
    <w:p w14:paraId="3ACA7407" w14:textId="77777777" w:rsidR="003D21B3" w:rsidRDefault="003D21B3" w:rsidP="003D21B3">
      <w:pPr>
        <w:ind w:firstLine="188"/>
      </w:pPr>
      <w:r>
        <w:rPr>
          <w:noProof/>
        </w:rPr>
        <w:lastRenderedPageBreak/>
        <mc:AlternateContent>
          <mc:Choice Requires="wps">
            <w:drawing>
              <wp:anchor distT="0" distB="0" distL="114300" distR="114300" simplePos="0" relativeHeight="251708416" behindDoc="0" locked="0" layoutInCell="1" allowOverlap="1" wp14:anchorId="12221058" wp14:editId="3FD9C221">
                <wp:simplePos x="0" y="0"/>
                <wp:positionH relativeFrom="margin">
                  <wp:align>left</wp:align>
                </wp:positionH>
                <wp:positionV relativeFrom="paragraph">
                  <wp:posOffset>-1017</wp:posOffset>
                </wp:positionV>
                <wp:extent cx="5374256" cy="7988060"/>
                <wp:effectExtent l="0" t="0" r="17145" b="13335"/>
                <wp:wrapNone/>
                <wp:docPr id="27" name="テキスト ボックス 27"/>
                <wp:cNvGraphicFramePr/>
                <a:graphic xmlns:a="http://schemas.openxmlformats.org/drawingml/2006/main">
                  <a:graphicData uri="http://schemas.microsoft.com/office/word/2010/wordprocessingShape">
                    <wps:wsp>
                      <wps:cNvSpPr txBox="1"/>
                      <wps:spPr>
                        <a:xfrm>
                          <a:off x="0" y="0"/>
                          <a:ext cx="5374256" cy="7988060"/>
                        </a:xfrm>
                        <a:prstGeom prst="rect">
                          <a:avLst/>
                        </a:prstGeom>
                        <a:solidFill>
                          <a:schemeClr val="lt1"/>
                        </a:solidFill>
                        <a:ln w="6350">
                          <a:solidFill>
                            <a:prstClr val="black"/>
                          </a:solidFill>
                        </a:ln>
                      </wps:spPr>
                      <wps:txbx>
                        <w:txbxContent>
                          <w:p w14:paraId="6BEB8C37" w14:textId="77777777" w:rsidR="001D6546" w:rsidRDefault="001D6546" w:rsidP="003D21B3">
                            <w:pPr>
                              <w:ind w:firstLine="188"/>
                            </w:pPr>
                          </w:p>
                          <w:p w14:paraId="466EFFBC" w14:textId="77777777" w:rsidR="001D6546" w:rsidRDefault="001D6546" w:rsidP="003D21B3">
                            <w:pPr>
                              <w:ind w:firstLine="188"/>
                            </w:pPr>
                          </w:p>
                          <w:p w14:paraId="2B559C8D" w14:textId="77777777" w:rsidR="001D6546" w:rsidRPr="00117136" w:rsidRDefault="001D6546" w:rsidP="003D21B3">
                            <w:pPr>
                              <w:ind w:firstLine="188"/>
                              <w:rPr>
                                <w:rFonts w:ascii="Consolas" w:hAnsi="Consolas"/>
                              </w:rPr>
                            </w:pPr>
                            <w:r w:rsidRPr="00117136">
                              <w:rPr>
                                <w:rFonts w:ascii="Consolas" w:hAnsi="Consolas"/>
                              </w:rPr>
                              <w:t xml:space="preserve">function </w:t>
                            </w:r>
                            <w:proofErr w:type="spellStart"/>
                            <w:r w:rsidRPr="00117136">
                              <w:rPr>
                                <w:rFonts w:ascii="Consolas" w:hAnsi="Consolas"/>
                              </w:rPr>
                              <w:t>generateAttendanceTable</w:t>
                            </w:r>
                            <w:proofErr w:type="spellEnd"/>
                            <w:r w:rsidRPr="00117136">
                              <w:rPr>
                                <w:rFonts w:ascii="Consolas" w:hAnsi="Consolas"/>
                              </w:rPr>
                              <w:t>() {</w:t>
                            </w:r>
                          </w:p>
                          <w:p w14:paraId="0E638B1E" w14:textId="77777777" w:rsidR="001D6546" w:rsidRPr="00117136" w:rsidRDefault="001D6546" w:rsidP="003D21B3">
                            <w:pPr>
                              <w:ind w:firstLine="188"/>
                              <w:rPr>
                                <w:rFonts w:ascii="Consolas" w:hAnsi="Consolas"/>
                              </w:rPr>
                            </w:pPr>
                            <w:r w:rsidRPr="00117136">
                              <w:rPr>
                                <w:rFonts w:ascii="Consolas" w:hAnsi="Consolas"/>
                              </w:rPr>
                              <w:t xml:space="preserve">            console.log("Generating attendance table");</w:t>
                            </w:r>
                          </w:p>
                          <w:p w14:paraId="1BDCB2B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table = </w:t>
                            </w:r>
                            <w:proofErr w:type="spellStart"/>
                            <w:r w:rsidRPr="00117136">
                              <w:rPr>
                                <w:rFonts w:ascii="Consolas" w:hAnsi="Consolas"/>
                              </w:rPr>
                              <w:t>document.getElementById</w:t>
                            </w:r>
                            <w:proofErr w:type="spellEnd"/>
                            <w:r w:rsidRPr="00117136">
                              <w:rPr>
                                <w:rFonts w:ascii="Consolas" w:hAnsi="Consolas"/>
                              </w:rPr>
                              <w:t>("</w:t>
                            </w:r>
                            <w:proofErr w:type="spellStart"/>
                            <w:r w:rsidRPr="00117136">
                              <w:rPr>
                                <w:rFonts w:ascii="Consolas" w:hAnsi="Consolas"/>
                              </w:rPr>
                              <w:t>attendanceTable</w:t>
                            </w:r>
                            <w:proofErr w:type="spellEnd"/>
                            <w:r w:rsidRPr="00117136">
                              <w:rPr>
                                <w:rFonts w:ascii="Consolas" w:hAnsi="Consolas"/>
                              </w:rPr>
                              <w:t>");</w:t>
                            </w:r>
                          </w:p>
                          <w:p w14:paraId="7CC13F37"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table.innerHTML</w:t>
                            </w:r>
                            <w:proofErr w:type="spellEnd"/>
                            <w:r w:rsidRPr="00117136">
                              <w:rPr>
                                <w:rFonts w:ascii="Consolas" w:hAnsi="Consolas"/>
                              </w:rPr>
                              <w:t xml:space="preserve"> = "";</w:t>
                            </w:r>
                          </w:p>
                          <w:p w14:paraId="1CA32349" w14:textId="77777777" w:rsidR="001D6546" w:rsidRPr="00117136" w:rsidRDefault="001D6546" w:rsidP="003D21B3">
                            <w:pPr>
                              <w:ind w:firstLine="188"/>
                              <w:rPr>
                                <w:rFonts w:ascii="Consolas" w:hAnsi="Consolas"/>
                              </w:rPr>
                            </w:pPr>
                          </w:p>
                          <w:p w14:paraId="398D5633"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headerRow</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tr</w:t>
                            </w:r>
                            <w:proofErr w:type="spellEnd"/>
                            <w:r w:rsidRPr="00117136">
                              <w:rPr>
                                <w:rFonts w:ascii="Consolas" w:hAnsi="Consolas"/>
                              </w:rPr>
                              <w:t>");</w:t>
                            </w:r>
                          </w:p>
                          <w:p w14:paraId="7E30C295"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nameHeaderCell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2FA5C916"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nameHeaderCell.textContent</w:t>
                            </w:r>
                            <w:proofErr w:type="spellEnd"/>
                            <w:r w:rsidRPr="00117136">
                              <w:rPr>
                                <w:rFonts w:ascii="Consolas" w:hAnsi="Consolas"/>
                              </w:rPr>
                              <w:t xml:space="preserve"> = "</w:t>
                            </w:r>
                            <w:r w:rsidRPr="00117136">
                              <w:rPr>
                                <w:rFonts w:ascii="Consolas" w:hAnsi="Consolas"/>
                              </w:rPr>
                              <w:t>名前</w:t>
                            </w:r>
                            <w:r w:rsidRPr="00117136">
                              <w:rPr>
                                <w:rFonts w:ascii="Consolas" w:hAnsi="Consolas"/>
                              </w:rPr>
                              <w:t>";</w:t>
                            </w:r>
                          </w:p>
                          <w:p w14:paraId="06202DAF"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w:t>
                            </w:r>
                            <w:proofErr w:type="spellStart"/>
                            <w:r w:rsidRPr="00117136">
                              <w:rPr>
                                <w:rFonts w:ascii="Consolas" w:hAnsi="Consolas"/>
                              </w:rPr>
                              <w:t>nameHeaderCell</w:t>
                            </w:r>
                            <w:proofErr w:type="spellEnd"/>
                            <w:r w:rsidRPr="00117136">
                              <w:rPr>
                                <w:rFonts w:ascii="Consolas" w:hAnsi="Consolas"/>
                              </w:rPr>
                              <w:t>);</w:t>
                            </w:r>
                          </w:p>
                          <w:p w14:paraId="1B853A24" w14:textId="77777777" w:rsidR="001D6546" w:rsidRPr="00117136" w:rsidRDefault="001D6546" w:rsidP="003D21B3">
                            <w:pPr>
                              <w:ind w:firstLine="188"/>
                              <w:rPr>
                                <w:rFonts w:ascii="Consolas" w:hAnsi="Consolas"/>
                              </w:rPr>
                            </w:pPr>
                          </w:p>
                          <w:p w14:paraId="611426F5"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checkmarkHeaderCell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5D276177"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checkmarkHeaderCell.textContent</w:t>
                            </w:r>
                            <w:proofErr w:type="spellEnd"/>
                            <w:r w:rsidRPr="00117136">
                              <w:rPr>
                                <w:rFonts w:ascii="Consolas" w:hAnsi="Consolas"/>
                              </w:rPr>
                              <w:t xml:space="preserve"> = "</w:t>
                            </w:r>
                            <w:r w:rsidRPr="00117136">
                              <w:rPr>
                                <w:rFonts w:ascii="Consolas" w:hAnsi="Consolas"/>
                              </w:rPr>
                              <w:t>オールチェック</w:t>
                            </w:r>
                            <w:r w:rsidRPr="00117136">
                              <w:rPr>
                                <w:rFonts w:ascii="Consolas" w:hAnsi="Consolas"/>
                              </w:rPr>
                              <w:t>";</w:t>
                            </w:r>
                          </w:p>
                          <w:p w14:paraId="4AD2F19D"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w:t>
                            </w:r>
                            <w:proofErr w:type="spellStart"/>
                            <w:r w:rsidRPr="00117136">
                              <w:rPr>
                                <w:rFonts w:ascii="Consolas" w:hAnsi="Consolas"/>
                              </w:rPr>
                              <w:t>checkmarkHeaderCell</w:t>
                            </w:r>
                            <w:proofErr w:type="spellEnd"/>
                            <w:r w:rsidRPr="00117136">
                              <w:rPr>
                                <w:rFonts w:ascii="Consolas" w:hAnsi="Consolas"/>
                              </w:rPr>
                              <w:t>);</w:t>
                            </w:r>
                          </w:p>
                          <w:p w14:paraId="198BF6A5" w14:textId="77777777" w:rsidR="001D6546" w:rsidRPr="00117136" w:rsidRDefault="001D6546" w:rsidP="003D21B3">
                            <w:pPr>
                              <w:ind w:firstLine="188"/>
                              <w:rPr>
                                <w:rFonts w:ascii="Consolas" w:hAnsi="Consolas"/>
                              </w:rPr>
                            </w:pPr>
                          </w:p>
                          <w:p w14:paraId="2981CCEB" w14:textId="77777777" w:rsidR="001D6546" w:rsidRPr="00117136" w:rsidRDefault="001D6546" w:rsidP="003D21B3">
                            <w:pPr>
                              <w:ind w:firstLine="188"/>
                              <w:rPr>
                                <w:rFonts w:ascii="Consolas" w:hAnsi="Consolas"/>
                              </w:rPr>
                            </w:pPr>
                            <w:r w:rsidRPr="00117136">
                              <w:rPr>
                                <w:rFonts w:ascii="Consolas" w:hAnsi="Consolas"/>
                              </w:rPr>
                              <w:t xml:space="preserve">            for (let </w:t>
                            </w:r>
                            <w:proofErr w:type="spellStart"/>
                            <w:r w:rsidRPr="00117136">
                              <w:rPr>
                                <w:rFonts w:ascii="Consolas" w:hAnsi="Consolas"/>
                              </w:rPr>
                              <w:t>i</w:t>
                            </w:r>
                            <w:proofErr w:type="spellEnd"/>
                            <w:r w:rsidRPr="00117136">
                              <w:rPr>
                                <w:rFonts w:ascii="Consolas" w:hAnsi="Consolas"/>
                              </w:rPr>
                              <w:t xml:space="preserve"> = 0; </w:t>
                            </w:r>
                            <w:proofErr w:type="spellStart"/>
                            <w:r w:rsidRPr="00117136">
                              <w:rPr>
                                <w:rFonts w:ascii="Consolas" w:hAnsi="Consolas"/>
                              </w:rPr>
                              <w:t>i</w:t>
                            </w:r>
                            <w:proofErr w:type="spellEnd"/>
                            <w:r w:rsidRPr="00117136">
                              <w:rPr>
                                <w:rFonts w:ascii="Consolas" w:hAnsi="Consolas"/>
                              </w:rPr>
                              <w:t xml:space="preserve"> &lt; </w:t>
                            </w:r>
                            <w:proofErr w:type="spellStart"/>
                            <w:r w:rsidRPr="00117136">
                              <w:rPr>
                                <w:rFonts w:ascii="Consolas" w:hAnsi="Consolas"/>
                              </w:rPr>
                              <w:t>numClasses</w:t>
                            </w:r>
                            <w:proofErr w:type="spellEnd"/>
                            <w:r w:rsidRPr="00117136">
                              <w:rPr>
                                <w:rFonts w:ascii="Consolas" w:hAnsi="Consolas"/>
                              </w:rPr>
                              <w:t xml:space="preserve">; </w:t>
                            </w:r>
                            <w:proofErr w:type="spellStart"/>
                            <w:r w:rsidRPr="00117136">
                              <w:rPr>
                                <w:rFonts w:ascii="Consolas" w:hAnsi="Consolas"/>
                              </w:rPr>
                              <w:t>i</w:t>
                            </w:r>
                            <w:proofErr w:type="spellEnd"/>
                            <w:r w:rsidRPr="00117136">
                              <w:rPr>
                                <w:rFonts w:ascii="Consolas" w:hAnsi="Consolas"/>
                              </w:rPr>
                              <w:t>++) {</w:t>
                            </w:r>
                          </w:p>
                          <w:p w14:paraId="739F16F4"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cell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394088B3"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cell.textContent</w:t>
                            </w:r>
                            <w:proofErr w:type="spellEnd"/>
                            <w:r w:rsidRPr="00117136">
                              <w:rPr>
                                <w:rFonts w:ascii="Consolas" w:hAnsi="Consolas"/>
                              </w:rPr>
                              <w:t xml:space="preserve"> = "</w:t>
                            </w:r>
                            <w:r w:rsidRPr="00117136">
                              <w:rPr>
                                <w:rFonts w:ascii="Consolas" w:hAnsi="Consolas"/>
                              </w:rPr>
                              <w:t>コマ</w:t>
                            </w:r>
                            <w:r w:rsidRPr="00117136">
                              <w:rPr>
                                <w:rFonts w:ascii="Consolas" w:hAnsi="Consolas"/>
                              </w:rPr>
                              <w:t xml:space="preserve"> " + (</w:t>
                            </w:r>
                            <w:proofErr w:type="spellStart"/>
                            <w:r w:rsidRPr="00117136">
                              <w:rPr>
                                <w:rFonts w:ascii="Consolas" w:hAnsi="Consolas"/>
                              </w:rPr>
                              <w:t>i</w:t>
                            </w:r>
                            <w:proofErr w:type="spellEnd"/>
                            <w:r w:rsidRPr="00117136">
                              <w:rPr>
                                <w:rFonts w:ascii="Consolas" w:hAnsi="Consolas"/>
                              </w:rPr>
                              <w:t xml:space="preserve"> + 1);</w:t>
                            </w:r>
                          </w:p>
                          <w:p w14:paraId="7BC910D1"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(cell);</w:t>
                            </w:r>
                          </w:p>
                          <w:p w14:paraId="6B97214D" w14:textId="77777777" w:rsidR="001D6546" w:rsidRPr="00117136" w:rsidRDefault="001D6546" w:rsidP="003D21B3">
                            <w:pPr>
                              <w:ind w:firstLine="188"/>
                              <w:rPr>
                                <w:rFonts w:ascii="Consolas" w:hAnsi="Consolas"/>
                              </w:rPr>
                            </w:pPr>
                            <w:r w:rsidRPr="00117136">
                              <w:rPr>
                                <w:rFonts w:ascii="Consolas" w:hAnsi="Consolas"/>
                              </w:rPr>
                              <w:t xml:space="preserve">            }</w:t>
                            </w:r>
                          </w:p>
                          <w:p w14:paraId="1FE57F16" w14:textId="77777777" w:rsidR="001D6546" w:rsidRPr="00117136" w:rsidRDefault="001D6546" w:rsidP="003D21B3">
                            <w:pPr>
                              <w:ind w:firstLine="188"/>
                              <w:rPr>
                                <w:rFonts w:ascii="Consolas" w:hAnsi="Consolas"/>
                              </w:rPr>
                            </w:pPr>
                          </w:p>
                          <w:p w14:paraId="4249291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startTimeHeaderCell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0BB91BE3" w14:textId="77777777" w:rsidR="001D6546" w:rsidRDefault="001D6546" w:rsidP="003D21B3">
                            <w:pPr>
                              <w:ind w:firstLine="188"/>
                            </w:pPr>
                            <w:r>
                              <w:t xml:space="preserve">            </w:t>
                            </w:r>
                            <w:proofErr w:type="spellStart"/>
                            <w:r>
                              <w:t>startTimeHeaderCell.textContent</w:t>
                            </w:r>
                            <w:proofErr w:type="spellEnd"/>
                            <w:r>
                              <w:t xml:space="preserve"> = "欠席開始時間";</w:t>
                            </w:r>
                          </w:p>
                          <w:p w14:paraId="576F9B78" w14:textId="77777777" w:rsidR="001D6546" w:rsidRDefault="001D6546" w:rsidP="003D21B3">
                            <w:pPr>
                              <w:ind w:firstLine="188"/>
                            </w:pPr>
                            <w:r>
                              <w:t xml:space="preserve">            </w:t>
                            </w:r>
                            <w:proofErr w:type="spellStart"/>
                            <w:r>
                              <w:t>headerRow.appendChild</w:t>
                            </w:r>
                            <w:proofErr w:type="spellEnd"/>
                            <w:r>
                              <w:t>(</w:t>
                            </w:r>
                            <w:proofErr w:type="spellStart"/>
                            <w:r>
                              <w:t>startTimeHeaderCell</w:t>
                            </w:r>
                            <w:proofErr w:type="spellEnd"/>
                            <w:r>
                              <w:t>);</w:t>
                            </w:r>
                          </w:p>
                          <w:p w14:paraId="6FAC39C9" w14:textId="77777777" w:rsidR="001D6546" w:rsidRDefault="001D6546" w:rsidP="003D21B3">
                            <w:pPr>
                              <w:ind w:firstLine="188"/>
                            </w:pPr>
                          </w:p>
                          <w:p w14:paraId="3D31C324" w14:textId="77777777" w:rsidR="001D6546" w:rsidRDefault="001D6546" w:rsidP="003D21B3">
                            <w:pPr>
                              <w:ind w:firstLine="188"/>
                            </w:pPr>
                            <w:r>
                              <w:t xml:space="preserve">            </w:t>
                            </w:r>
                            <w:proofErr w:type="spellStart"/>
                            <w:r>
                              <w:t>const</w:t>
                            </w:r>
                            <w:proofErr w:type="spellEnd"/>
                            <w:r>
                              <w:t xml:space="preserve"> </w:t>
                            </w:r>
                            <w:proofErr w:type="spellStart"/>
                            <w:r>
                              <w:t>endTimeHeaderCell</w:t>
                            </w:r>
                            <w:proofErr w:type="spellEnd"/>
                            <w:r>
                              <w:t xml:space="preserve"> = </w:t>
                            </w:r>
                            <w:proofErr w:type="spellStart"/>
                            <w:r>
                              <w:t>document.createElement</w:t>
                            </w:r>
                            <w:proofErr w:type="spellEnd"/>
                            <w:r>
                              <w:t>("</w:t>
                            </w:r>
                            <w:proofErr w:type="spellStart"/>
                            <w:r>
                              <w:t>th</w:t>
                            </w:r>
                            <w:proofErr w:type="spellEnd"/>
                            <w:r>
                              <w:t>");</w:t>
                            </w:r>
                          </w:p>
                          <w:p w14:paraId="3917FDF1" w14:textId="77777777" w:rsidR="001D6546" w:rsidRDefault="001D6546" w:rsidP="003D21B3">
                            <w:pPr>
                              <w:ind w:firstLine="188"/>
                            </w:pPr>
                            <w:r>
                              <w:t xml:space="preserve">            </w:t>
                            </w:r>
                            <w:proofErr w:type="spellStart"/>
                            <w:r>
                              <w:t>endTimeHeaderCell.textContent</w:t>
                            </w:r>
                            <w:proofErr w:type="spellEnd"/>
                            <w:r>
                              <w:t xml:space="preserve"> = "欠席終了時間";</w:t>
                            </w:r>
                          </w:p>
                          <w:p w14:paraId="6875D36D" w14:textId="77777777" w:rsidR="001D6546" w:rsidRDefault="001D6546" w:rsidP="003D21B3">
                            <w:pPr>
                              <w:ind w:firstLine="188"/>
                            </w:pPr>
                            <w:r>
                              <w:t xml:space="preserve">            </w:t>
                            </w:r>
                            <w:proofErr w:type="spellStart"/>
                            <w:r>
                              <w:t>headerRow.appendChild</w:t>
                            </w:r>
                            <w:proofErr w:type="spellEnd"/>
                            <w:r>
                              <w:t>(</w:t>
                            </w:r>
                            <w:proofErr w:type="spellStart"/>
                            <w:r>
                              <w:t>endTimeHeaderCell</w:t>
                            </w:r>
                            <w:proofErr w:type="spellEnd"/>
                            <w:r>
                              <w:t>);</w:t>
                            </w:r>
                          </w:p>
                          <w:p w14:paraId="0B3CE460" w14:textId="77777777" w:rsidR="001D6546" w:rsidRDefault="001D6546" w:rsidP="003D21B3">
                            <w:pPr>
                              <w:ind w:firstLine="188"/>
                            </w:pPr>
                          </w:p>
                          <w:p w14:paraId="3A12004E" w14:textId="77777777" w:rsidR="001D6546" w:rsidRDefault="001D6546" w:rsidP="003D21B3">
                            <w:pPr>
                              <w:ind w:firstLine="188"/>
                            </w:pPr>
                            <w:r>
                              <w:t xml:space="preserve">            </w:t>
                            </w:r>
                            <w:proofErr w:type="spellStart"/>
                            <w:r>
                              <w:t>const</w:t>
                            </w:r>
                            <w:proofErr w:type="spellEnd"/>
                            <w:r>
                              <w:t xml:space="preserve"> </w:t>
                            </w:r>
                            <w:proofErr w:type="spellStart"/>
                            <w:r>
                              <w:t>reasonHeaderCell</w:t>
                            </w:r>
                            <w:proofErr w:type="spellEnd"/>
                            <w:r>
                              <w:t xml:space="preserve"> = </w:t>
                            </w:r>
                            <w:proofErr w:type="spellStart"/>
                            <w:r>
                              <w:t>document.createElement</w:t>
                            </w:r>
                            <w:proofErr w:type="spellEnd"/>
                            <w:r>
                              <w:t>("</w:t>
                            </w:r>
                            <w:proofErr w:type="spellStart"/>
                            <w:r>
                              <w:t>th</w:t>
                            </w:r>
                            <w:proofErr w:type="spellEnd"/>
                            <w:r>
                              <w:t>");</w:t>
                            </w:r>
                          </w:p>
                          <w:p w14:paraId="5FA28A79" w14:textId="77777777" w:rsidR="001D6546" w:rsidRDefault="001D6546" w:rsidP="003D21B3">
                            <w:pPr>
                              <w:ind w:firstLine="188"/>
                            </w:pPr>
                            <w:r>
                              <w:t xml:space="preserve">            </w:t>
                            </w:r>
                            <w:proofErr w:type="spellStart"/>
                            <w:r>
                              <w:t>reasonHeaderCell.textContent</w:t>
                            </w:r>
                            <w:proofErr w:type="spellEnd"/>
                            <w:r>
                              <w:t xml:space="preserve"> = "欠席理由";</w:t>
                            </w:r>
                          </w:p>
                          <w:p w14:paraId="79A73180" w14:textId="77777777" w:rsidR="001D6546" w:rsidRDefault="001D6546" w:rsidP="003D21B3">
                            <w:pPr>
                              <w:ind w:firstLine="188"/>
                            </w:pPr>
                            <w:r>
                              <w:t xml:space="preserve">            </w:t>
                            </w:r>
                            <w:proofErr w:type="spellStart"/>
                            <w:r>
                              <w:t>headerRow.appendChild</w:t>
                            </w:r>
                            <w:proofErr w:type="spellEnd"/>
                            <w:r>
                              <w:t>(</w:t>
                            </w:r>
                            <w:proofErr w:type="spellStart"/>
                            <w:r>
                              <w:t>reasonHeaderCell</w:t>
                            </w:r>
                            <w:proofErr w:type="spellEnd"/>
                            <w:r>
                              <w:t>);</w:t>
                            </w:r>
                          </w:p>
                          <w:p w14:paraId="1E22EAC5" w14:textId="77777777" w:rsidR="001D6546" w:rsidRDefault="001D6546" w:rsidP="003D21B3">
                            <w:pPr>
                              <w:ind w:firstLine="188"/>
                            </w:pPr>
                          </w:p>
                          <w:p w14:paraId="3C95575E" w14:textId="77777777" w:rsidR="001D6546" w:rsidRDefault="001D6546" w:rsidP="003D21B3">
                            <w:pPr>
                              <w:ind w:firstLine="188"/>
                            </w:pPr>
                            <w:r>
                              <w:t xml:space="preserve">            </w:t>
                            </w:r>
                            <w:proofErr w:type="spellStart"/>
                            <w:r>
                              <w:t>const</w:t>
                            </w:r>
                            <w:proofErr w:type="spellEnd"/>
                            <w:r>
                              <w:t xml:space="preserve"> </w:t>
                            </w:r>
                            <w:proofErr w:type="spellStart"/>
                            <w:r>
                              <w:t>memoHeaderCell</w:t>
                            </w:r>
                            <w:proofErr w:type="spellEnd"/>
                            <w:r>
                              <w:t xml:space="preserve"> = </w:t>
                            </w:r>
                            <w:proofErr w:type="spellStart"/>
                            <w:r>
                              <w:t>document.createElement</w:t>
                            </w:r>
                            <w:proofErr w:type="spellEnd"/>
                            <w:r>
                              <w:t>("</w:t>
                            </w:r>
                            <w:proofErr w:type="spellStart"/>
                            <w:r>
                              <w:t>th</w:t>
                            </w:r>
                            <w:proofErr w:type="spellEnd"/>
                            <w:r>
                              <w:t>");</w:t>
                            </w:r>
                          </w:p>
                          <w:p w14:paraId="484575C8" w14:textId="77777777" w:rsidR="001D6546" w:rsidRDefault="001D6546" w:rsidP="003D21B3">
                            <w:pPr>
                              <w:ind w:firstLine="188"/>
                            </w:pPr>
                            <w:r>
                              <w:t xml:space="preserve">            </w:t>
                            </w:r>
                            <w:proofErr w:type="spellStart"/>
                            <w:r>
                              <w:t>memoHeaderCell.textContent</w:t>
                            </w:r>
                            <w:proofErr w:type="spellEnd"/>
                            <w:r>
                              <w:t xml:space="preserve"> = "メモ";</w:t>
                            </w:r>
                          </w:p>
                          <w:p w14:paraId="2BC4622F" w14:textId="77777777" w:rsidR="001D6546" w:rsidRDefault="001D6546" w:rsidP="003D21B3">
                            <w:pPr>
                              <w:ind w:firstLine="188"/>
                            </w:pPr>
                            <w:r>
                              <w:t xml:space="preserve">            </w:t>
                            </w:r>
                            <w:proofErr w:type="spellStart"/>
                            <w:r>
                              <w:t>headerRow.appendChild</w:t>
                            </w:r>
                            <w:proofErr w:type="spellEnd"/>
                            <w:r>
                              <w:t>(</w:t>
                            </w:r>
                            <w:proofErr w:type="spellStart"/>
                            <w:r>
                              <w:t>memoHeaderCell</w:t>
                            </w:r>
                            <w:proofErr w:type="spellEnd"/>
                            <w:r>
                              <w:t>);</w:t>
                            </w:r>
                          </w:p>
                          <w:p w14:paraId="27F76776" w14:textId="77777777" w:rsidR="001D6546" w:rsidRDefault="001D6546" w:rsidP="003D21B3">
                            <w:pPr>
                              <w:ind w:firstLine="188"/>
                            </w:pPr>
                          </w:p>
                          <w:p w14:paraId="5948F128" w14:textId="77777777" w:rsidR="001D6546" w:rsidRDefault="001D6546" w:rsidP="003D21B3">
                            <w:pPr>
                              <w:ind w:firstLine="188"/>
                            </w:pPr>
                            <w:r>
                              <w:t xml:space="preserve">            </w:t>
                            </w:r>
                            <w:proofErr w:type="spellStart"/>
                            <w:r>
                              <w:t>table.appendChild</w:t>
                            </w:r>
                            <w:proofErr w:type="spellEnd"/>
                            <w:r>
                              <w:t>(</w:t>
                            </w:r>
                            <w:proofErr w:type="spellStart"/>
                            <w:r>
                              <w:t>headerRow</w:t>
                            </w:r>
                            <w:proofErr w:type="spellEnd"/>
                            <w:r>
                              <w:t>);</w:t>
                            </w:r>
                          </w:p>
                          <w:p w14:paraId="5E587CD2" w14:textId="77777777" w:rsidR="001D6546" w:rsidRDefault="001D6546" w:rsidP="003D21B3">
                            <w:pPr>
                              <w:ind w:firstLine="188"/>
                            </w:pPr>
                          </w:p>
                          <w:p w14:paraId="03B976B5" w14:textId="77777777" w:rsidR="001D6546" w:rsidRDefault="001D6546" w:rsidP="003D21B3">
                            <w:pPr>
                              <w:ind w:firstLine="188"/>
                            </w:pPr>
                            <w:r>
                              <w:t xml:space="preserve">            for (let k = 0; k &lt; </w:t>
                            </w:r>
                            <w:proofErr w:type="spellStart"/>
                            <w:r>
                              <w:t>database.length</w:t>
                            </w:r>
                            <w:proofErr w:type="spellEnd"/>
                            <w:r>
                              <w:t>; k++) {</w:t>
                            </w:r>
                          </w:p>
                          <w:p w14:paraId="7D0BBF3D" w14:textId="77777777" w:rsidR="001D6546" w:rsidRDefault="001D6546" w:rsidP="003D21B3">
                            <w:pPr>
                              <w:ind w:firstLine="188"/>
                            </w:pPr>
                            <w:r>
                              <w:t xml:space="preserve">                </w:t>
                            </w:r>
                            <w:proofErr w:type="spellStart"/>
                            <w:r>
                              <w:t>const</w:t>
                            </w:r>
                            <w:proofErr w:type="spellEnd"/>
                            <w:r>
                              <w:t xml:space="preserve"> row = </w:t>
                            </w:r>
                            <w:proofErr w:type="spellStart"/>
                            <w:r>
                              <w:t>document.createElement</w:t>
                            </w:r>
                            <w:proofErr w:type="spellEnd"/>
                            <w:r>
                              <w:t>("</w:t>
                            </w:r>
                            <w:proofErr w:type="spellStart"/>
                            <w:r>
                              <w:t>tr</w:t>
                            </w:r>
                            <w:proofErr w:type="spellEnd"/>
                            <w:r>
                              <w:t>");</w:t>
                            </w:r>
                          </w:p>
                          <w:p w14:paraId="46B47DEC" w14:textId="77777777" w:rsidR="001D6546" w:rsidRDefault="001D6546" w:rsidP="003D21B3">
                            <w:pPr>
                              <w:ind w:firstLine="188"/>
                            </w:pPr>
                            <w:r>
                              <w:t xml:space="preserve">                </w:t>
                            </w:r>
                            <w:proofErr w:type="spellStart"/>
                            <w:r>
                              <w:t>const</w:t>
                            </w:r>
                            <w:proofErr w:type="spellEnd"/>
                            <w:r>
                              <w:t xml:space="preserve"> </w:t>
                            </w:r>
                            <w:proofErr w:type="spellStart"/>
                            <w:r>
                              <w:t>nameCell</w:t>
                            </w:r>
                            <w:proofErr w:type="spellEnd"/>
                            <w:r>
                              <w:t xml:space="preserve"> = </w:t>
                            </w:r>
                            <w:proofErr w:type="spellStart"/>
                            <w:r>
                              <w:t>document.createElement</w:t>
                            </w:r>
                            <w:proofErr w:type="spellEnd"/>
                            <w:r>
                              <w:t>("td");</w:t>
                            </w:r>
                          </w:p>
                          <w:p w14:paraId="154F9CD4" w14:textId="77777777" w:rsidR="001D6546" w:rsidRDefault="001D6546" w:rsidP="003D21B3">
                            <w:pPr>
                              <w:ind w:firstLine="188"/>
                            </w:pPr>
                            <w:r>
                              <w:t xml:space="preserve">                </w:t>
                            </w:r>
                            <w:proofErr w:type="spellStart"/>
                            <w:r>
                              <w:t>nameCell.classList.add</w:t>
                            </w:r>
                            <w:proofErr w:type="spellEnd"/>
                            <w:r>
                              <w:t>("name-cell");</w:t>
                            </w:r>
                          </w:p>
                          <w:p w14:paraId="2A403F8B" w14:textId="77777777" w:rsidR="001D6546" w:rsidRDefault="001D6546" w:rsidP="003D21B3">
                            <w:pPr>
                              <w:ind w:firstLine="188"/>
                            </w:pPr>
                            <w:r>
                              <w:t xml:space="preserve">                </w:t>
                            </w:r>
                            <w:proofErr w:type="spellStart"/>
                            <w:r>
                              <w:t>const</w:t>
                            </w:r>
                            <w:proofErr w:type="spellEnd"/>
                            <w:r>
                              <w:t xml:space="preserve"> </w:t>
                            </w:r>
                            <w:proofErr w:type="spellStart"/>
                            <w:r>
                              <w:t>nameInput</w:t>
                            </w:r>
                            <w:proofErr w:type="spellEnd"/>
                            <w:r>
                              <w:t xml:space="preserve"> = </w:t>
                            </w:r>
                            <w:proofErr w:type="spellStart"/>
                            <w:r>
                              <w:t>document.createElement</w:t>
                            </w:r>
                            <w:proofErr w:type="spellEnd"/>
                            <w:r>
                              <w:t>("div");</w:t>
                            </w:r>
                          </w:p>
                          <w:p w14:paraId="7DD278C1" w14:textId="77777777" w:rsidR="001D6546" w:rsidRDefault="001D6546" w:rsidP="003D21B3">
                            <w:pPr>
                              <w:ind w:firstLine="188"/>
                            </w:pPr>
                            <w:r>
                              <w:t xml:space="preserve">                </w:t>
                            </w:r>
                            <w:proofErr w:type="spellStart"/>
                            <w:r>
                              <w:t>nameInput.classList.add</w:t>
                            </w:r>
                            <w:proofErr w:type="spellEnd"/>
                            <w:r>
                              <w:t>("name-input");</w:t>
                            </w:r>
                          </w:p>
                          <w:p w14:paraId="0E6F8C56" w14:textId="77777777" w:rsidR="001D6546" w:rsidRDefault="001D6546" w:rsidP="003D21B3">
                            <w:pPr>
                              <w:ind w:firstLine="188"/>
                            </w:pPr>
                            <w:r>
                              <w:t xml:space="preserve">                </w:t>
                            </w:r>
                            <w:proofErr w:type="spellStart"/>
                            <w:r>
                              <w:t>nameInput.textContent</w:t>
                            </w:r>
                            <w:proofErr w:type="spellEnd"/>
                            <w:r>
                              <w:t xml:space="preserve"> = database[k].name;</w:t>
                            </w:r>
                          </w:p>
                          <w:p w14:paraId="68677B68" w14:textId="77777777" w:rsidR="001D6546" w:rsidRDefault="001D6546" w:rsidP="003D21B3">
                            <w:pPr>
                              <w:ind w:firstLine="188"/>
                            </w:pPr>
                            <w:r>
                              <w:t xml:space="preserve">                </w:t>
                            </w:r>
                            <w:proofErr w:type="spellStart"/>
                            <w:r>
                              <w:t>nameCell.appendChild</w:t>
                            </w:r>
                            <w:proofErr w:type="spellEnd"/>
                            <w:r>
                              <w:t>(</w:t>
                            </w:r>
                            <w:proofErr w:type="spellStart"/>
                            <w:r>
                              <w:t>nameInput</w:t>
                            </w:r>
                            <w:proofErr w:type="spellEnd"/>
                            <w:r>
                              <w:t>);</w:t>
                            </w:r>
                          </w:p>
                          <w:p w14:paraId="64F63F83" w14:textId="77777777" w:rsidR="001D6546" w:rsidRDefault="001D6546" w:rsidP="003D21B3">
                            <w:pPr>
                              <w:ind w:firstLine="188"/>
                            </w:pPr>
                            <w:r>
                              <w:t xml:space="preserve">                </w:t>
                            </w:r>
                            <w:proofErr w:type="spellStart"/>
                            <w:r>
                              <w:t>row.appendChild</w:t>
                            </w:r>
                            <w:proofErr w:type="spellEnd"/>
                            <w:r>
                              <w:t>(</w:t>
                            </w:r>
                            <w:proofErr w:type="spellStart"/>
                            <w:r>
                              <w:t>nameCell</w:t>
                            </w:r>
                            <w:proofErr w:type="spellEnd"/>
                            <w:r>
                              <w:t>);</w:t>
                            </w:r>
                          </w:p>
                          <w:p w14:paraId="55EF72A9" w14:textId="77777777" w:rsidR="001D6546" w:rsidRDefault="001D6546" w:rsidP="003D21B3">
                            <w:pPr>
                              <w:ind w:firstLine="188"/>
                            </w:pPr>
                          </w:p>
                          <w:p w14:paraId="5E0E90B7" w14:textId="77777777" w:rsidR="001D6546" w:rsidRDefault="001D6546" w:rsidP="003D21B3">
                            <w:pPr>
                              <w:ind w:firstLine="188"/>
                            </w:pPr>
                            <w:r>
                              <w:t xml:space="preserve">                </w:t>
                            </w:r>
                            <w:proofErr w:type="spellStart"/>
                            <w:r>
                              <w:t>const</w:t>
                            </w:r>
                            <w:proofErr w:type="spellEnd"/>
                            <w:r>
                              <w:t xml:space="preserve"> </w:t>
                            </w:r>
                            <w:proofErr w:type="spellStart"/>
                            <w:r>
                              <w:t>checkmarkCell</w:t>
                            </w:r>
                            <w:proofErr w:type="spellEnd"/>
                            <w:r>
                              <w:t xml:space="preserve"> = </w:t>
                            </w:r>
                            <w:proofErr w:type="spellStart"/>
                            <w:r>
                              <w:t>document.createElement</w:t>
                            </w:r>
                            <w:proofErr w:type="spellEnd"/>
                            <w:r>
                              <w:t>("td");</w:t>
                            </w:r>
                          </w:p>
                          <w:p w14:paraId="6FD295B8" w14:textId="77777777" w:rsidR="001D6546" w:rsidRDefault="001D6546" w:rsidP="003D21B3">
                            <w:pPr>
                              <w:ind w:firstLine="188"/>
                            </w:pPr>
                            <w:r>
                              <w:t xml:space="preserve">                </w:t>
                            </w:r>
                            <w:proofErr w:type="spellStart"/>
                            <w:r>
                              <w:t>checkmarkCell.classList.add</w:t>
                            </w:r>
                            <w:proofErr w:type="spellEnd"/>
                            <w:r>
                              <w:t>("checkmark-cell");</w:t>
                            </w:r>
                          </w:p>
                          <w:p w14:paraId="7CC69A7E" w14:textId="77777777" w:rsidR="001D6546" w:rsidRDefault="001D6546" w:rsidP="003D21B3">
                            <w:pPr>
                              <w:ind w:firstLine="188"/>
                            </w:pPr>
                            <w:r>
                              <w:t xml:space="preserve">                </w:t>
                            </w:r>
                            <w:proofErr w:type="spellStart"/>
                            <w:r>
                              <w:t>checkmarkCell.innerHTML</w:t>
                            </w:r>
                            <w:proofErr w:type="spellEnd"/>
                            <w:r>
                              <w:t xml:space="preserve"> = '&lt;</w:t>
                            </w:r>
                            <w:proofErr w:type="spellStart"/>
                            <w:r>
                              <w:t>i</w:t>
                            </w:r>
                            <w:proofErr w:type="spellEnd"/>
                            <w:r>
                              <w:t xml:space="preserve"> class="</w:t>
                            </w:r>
                            <w:proofErr w:type="spellStart"/>
                            <w:r>
                              <w:t>fas</w:t>
                            </w:r>
                            <w:proofErr w:type="spellEnd"/>
                            <w:r>
                              <w:t xml:space="preserve"> fa-check"&gt;&lt;/</w:t>
                            </w:r>
                            <w:proofErr w:type="spellStart"/>
                            <w:r>
                              <w:t>i</w:t>
                            </w:r>
                            <w:proofErr w:type="spellEnd"/>
                            <w:r>
                              <w:t>&gt;';</w:t>
                            </w:r>
                          </w:p>
                          <w:p w14:paraId="6A21CE47" w14:textId="77777777" w:rsidR="001D6546" w:rsidRDefault="001D6546" w:rsidP="003D21B3">
                            <w:pPr>
                              <w:ind w:firstLine="188"/>
                            </w:pPr>
                            <w:r>
                              <w:t xml:space="preserve">                </w:t>
                            </w:r>
                            <w:proofErr w:type="spellStart"/>
                            <w:r>
                              <w:t>table.appendChild</w:t>
                            </w:r>
                            <w:proofErr w:type="spellEnd"/>
                            <w:r>
                              <w:t>(row);</w:t>
                            </w:r>
                          </w:p>
                          <w:p w14:paraId="2DF37966" w14:textId="77777777" w:rsidR="001D6546" w:rsidRDefault="001D6546" w:rsidP="003D21B3">
                            <w:pPr>
                              <w:ind w:firstLine="188"/>
                            </w:pPr>
                          </w:p>
                          <w:p w14:paraId="7084FE57" w14:textId="77777777" w:rsidR="001D6546" w:rsidRDefault="001D6546" w:rsidP="003D21B3">
                            <w:pPr>
                              <w:ind w:firstLine="188"/>
                            </w:pPr>
                            <w:r>
                              <w:t xml:space="preserve">                </w:t>
                            </w:r>
                            <w:proofErr w:type="spellStart"/>
                            <w:r>
                              <w:t>checkmarkCell.onclick</w:t>
                            </w:r>
                            <w:proofErr w:type="spellEnd"/>
                            <w:r>
                              <w:t xml:space="preserve"> = function () {</w:t>
                            </w:r>
                          </w:p>
                          <w:p w14:paraId="391E49F7" w14:textId="77777777" w:rsidR="001D6546" w:rsidRDefault="001D6546" w:rsidP="003D21B3">
                            <w:pPr>
                              <w:ind w:firstLine="188"/>
                            </w:pPr>
                            <w:r>
                              <w:t xml:space="preserve">                    </w:t>
                            </w:r>
                            <w:proofErr w:type="spellStart"/>
                            <w:r>
                              <w:t>toggleCheckmark</w:t>
                            </w:r>
                            <w:proofErr w:type="spellEnd"/>
                            <w:r>
                              <w:t>(this);</w:t>
                            </w:r>
                          </w:p>
                          <w:p w14:paraId="5A085408" w14:textId="77777777" w:rsidR="001D6546" w:rsidRDefault="001D6546" w:rsidP="003D21B3">
                            <w:pPr>
                              <w:ind w:firstLine="188"/>
                            </w:pPr>
                            <w:r>
                              <w:t xml:space="preserve">                };</w:t>
                            </w:r>
                          </w:p>
                          <w:p w14:paraId="0C8CA5CE" w14:textId="77777777" w:rsidR="001D6546" w:rsidRDefault="001D6546" w:rsidP="003D21B3">
                            <w:pPr>
                              <w:ind w:firstLine="188"/>
                            </w:pPr>
                          </w:p>
                          <w:p w14:paraId="0AC17CB9" w14:textId="77777777" w:rsidR="001D6546" w:rsidRDefault="001D6546" w:rsidP="003D21B3">
                            <w:pPr>
                              <w:ind w:firstLine="188"/>
                            </w:pPr>
                            <w:r>
                              <w:t xml:space="preserve">                </w:t>
                            </w:r>
                            <w:proofErr w:type="spellStart"/>
                            <w:r>
                              <w:t>row.appendChild</w:t>
                            </w:r>
                            <w:proofErr w:type="spellEnd"/>
                            <w:r>
                              <w:t>(</w:t>
                            </w:r>
                            <w:proofErr w:type="spellStart"/>
                            <w:r>
                              <w:t>checkmarkCell</w:t>
                            </w:r>
                            <w:proofErr w:type="spellEnd"/>
                            <w:r>
                              <w:t>);</w:t>
                            </w:r>
                          </w:p>
                          <w:p w14:paraId="3BDA711E" w14:textId="77777777" w:rsidR="001D6546" w:rsidRDefault="001D6546" w:rsidP="003D21B3">
                            <w:pPr>
                              <w:ind w:firstLine="188"/>
                            </w:pPr>
                            <w:r>
                              <w:t xml:space="preserve">                for (let </w:t>
                            </w:r>
                            <w:proofErr w:type="spellStart"/>
                            <w:r>
                              <w:t>i</w:t>
                            </w:r>
                            <w:proofErr w:type="spellEnd"/>
                            <w:r>
                              <w:t xml:space="preserve"> = 0; </w:t>
                            </w:r>
                            <w:proofErr w:type="spellStart"/>
                            <w:r>
                              <w:t>i</w:t>
                            </w:r>
                            <w:proofErr w:type="spellEnd"/>
                            <w:r>
                              <w:t xml:space="preserve"> &lt; </w:t>
                            </w:r>
                            <w:proofErr w:type="spellStart"/>
                            <w:r>
                              <w:t>numClasses</w:t>
                            </w:r>
                            <w:proofErr w:type="spellEnd"/>
                            <w:r>
                              <w:t xml:space="preserve">; </w:t>
                            </w:r>
                            <w:proofErr w:type="spellStart"/>
                            <w:r>
                              <w:t>i</w:t>
                            </w:r>
                            <w:proofErr w:type="spellEnd"/>
                            <w:r>
                              <w:t>++) {</w:t>
                            </w:r>
                          </w:p>
                          <w:p w14:paraId="4632504F" w14:textId="77777777" w:rsidR="001D6546" w:rsidRDefault="001D6546" w:rsidP="003D21B3">
                            <w:pPr>
                              <w:ind w:firstLine="188"/>
                            </w:pPr>
                            <w:r>
                              <w:t xml:space="preserve">                    </w:t>
                            </w:r>
                            <w:proofErr w:type="spellStart"/>
                            <w:r>
                              <w:t>const</w:t>
                            </w:r>
                            <w:proofErr w:type="spellEnd"/>
                            <w:r>
                              <w:t xml:space="preserve"> </w:t>
                            </w:r>
                            <w:proofErr w:type="spellStart"/>
                            <w:r>
                              <w:t>cellContainer</w:t>
                            </w:r>
                            <w:proofErr w:type="spellEnd"/>
                            <w:r>
                              <w:t xml:space="preserve"> = </w:t>
                            </w:r>
                            <w:proofErr w:type="spellStart"/>
                            <w:r>
                              <w:t>document.createElement</w:t>
                            </w:r>
                            <w:proofErr w:type="spellEnd"/>
                            <w:r>
                              <w:t>("td");</w:t>
                            </w:r>
                          </w:p>
                          <w:p w14:paraId="133FBA52" w14:textId="77777777" w:rsidR="001D6546" w:rsidRDefault="001D6546" w:rsidP="003D21B3">
                            <w:pPr>
                              <w:ind w:firstLine="188"/>
                            </w:pPr>
                            <w:r>
                              <w:t xml:space="preserve">                    </w:t>
                            </w:r>
                            <w:proofErr w:type="spellStart"/>
                            <w:r>
                              <w:t>cellContainer.classList.add</w:t>
                            </w:r>
                            <w:proofErr w:type="spellEnd"/>
                            <w:r>
                              <w:t>("button-container");</w:t>
                            </w:r>
                          </w:p>
                          <w:p w14:paraId="0EDBAA8B" w14:textId="77777777" w:rsidR="001D6546" w:rsidRDefault="001D6546" w:rsidP="003D21B3">
                            <w:pPr>
                              <w:ind w:firstLine="188"/>
                            </w:pPr>
                            <w:r>
                              <w:t xml:space="preserve">                    </w:t>
                            </w:r>
                            <w:proofErr w:type="spellStart"/>
                            <w:r>
                              <w:t>const</w:t>
                            </w:r>
                            <w:proofErr w:type="spellEnd"/>
                            <w:r>
                              <w:t xml:space="preserve"> </w:t>
                            </w:r>
                            <w:proofErr w:type="spellStart"/>
                            <w:r>
                              <w:t>upperButton</w:t>
                            </w:r>
                            <w:proofErr w:type="spellEnd"/>
                            <w:r>
                              <w:t xml:space="preserve"> = </w:t>
                            </w:r>
                            <w:proofErr w:type="spellStart"/>
                            <w:r>
                              <w:t>document.createElement</w:t>
                            </w:r>
                            <w:proofErr w:type="spellEnd"/>
                            <w:r>
                              <w:t>("button");</w:t>
                            </w:r>
                          </w:p>
                          <w:p w14:paraId="1C2A464E" w14:textId="77777777" w:rsidR="001D6546" w:rsidRDefault="001D6546" w:rsidP="003D21B3">
                            <w:pPr>
                              <w:ind w:firstLine="188"/>
                            </w:pPr>
                            <w:r>
                              <w:t xml:space="preserve">                    </w:t>
                            </w:r>
                            <w:proofErr w:type="spellStart"/>
                            <w:r>
                              <w:t>upperButton.classList.add</w:t>
                            </w:r>
                            <w:proofErr w:type="spellEnd"/>
                            <w:r>
                              <w:t>("attendance-button");</w:t>
                            </w:r>
                          </w:p>
                          <w:p w14:paraId="1CD7CD78" w14:textId="39DB1A2B" w:rsidR="001D6546" w:rsidRDefault="001D6546" w:rsidP="003D21B3">
                            <w:pPr>
                              <w:ind w:firstLine="188"/>
                            </w:pPr>
                            <w:r>
                              <w:t xml:space="preserve">                    </w:t>
                            </w:r>
                            <w:proofErr w:type="spellStart"/>
                            <w:r>
                              <w:t>upperButton.addEventListener</w:t>
                            </w:r>
                            <w:proofErr w:type="spellEnd"/>
                            <w:r>
                              <w:t>("click"， function () {</w:t>
                            </w:r>
                          </w:p>
                          <w:p w14:paraId="1DF231BD" w14:textId="77777777" w:rsidR="001D6546" w:rsidRDefault="001D6546" w:rsidP="003D21B3">
                            <w:pPr>
                              <w:ind w:firstLine="188"/>
                            </w:pPr>
                            <w:r>
                              <w:t xml:space="preserve">                        </w:t>
                            </w:r>
                            <w:proofErr w:type="spellStart"/>
                            <w:r>
                              <w:t>toggleAttendance</w:t>
                            </w:r>
                            <w:proofErr w:type="spellEnd"/>
                            <w:r>
                              <w:t>(this);</w:t>
                            </w:r>
                          </w:p>
                          <w:p w14:paraId="6F6ADB86" w14:textId="77777777" w:rsidR="001D6546" w:rsidRDefault="001D6546" w:rsidP="003D21B3">
                            <w:pPr>
                              <w:ind w:firstLine="188"/>
                            </w:pPr>
                            <w:r>
                              <w:t xml:space="preserve">                    });</w:t>
                            </w:r>
                          </w:p>
                          <w:p w14:paraId="7174A8E6" w14:textId="77777777" w:rsidR="001D6546" w:rsidRDefault="001D6546" w:rsidP="003D21B3">
                            <w:pPr>
                              <w:ind w:firstLine="188"/>
                            </w:pPr>
                            <w:r>
                              <w:t xml:space="preserve">                    </w:t>
                            </w:r>
                            <w:proofErr w:type="spellStart"/>
                            <w:r>
                              <w:t>upperButton.textContent</w:t>
                            </w:r>
                            <w:proofErr w:type="spellEnd"/>
                            <w:r>
                              <w:t xml:space="preserve"> = "出席";</w:t>
                            </w:r>
                          </w:p>
                          <w:p w14:paraId="23807E43" w14:textId="77777777" w:rsidR="001D6546" w:rsidRDefault="001D6546" w:rsidP="003D21B3">
                            <w:pPr>
                              <w:ind w:firstLine="188"/>
                            </w:pPr>
                          </w:p>
                          <w:p w14:paraId="137889D0" w14:textId="77777777" w:rsidR="001D6546" w:rsidRDefault="001D6546" w:rsidP="003D21B3">
                            <w:pPr>
                              <w:ind w:firstLine="188"/>
                            </w:pPr>
                            <w:r>
                              <w:t xml:space="preserve">                    </w:t>
                            </w:r>
                            <w:proofErr w:type="spellStart"/>
                            <w:r>
                              <w:t>const</w:t>
                            </w:r>
                            <w:proofErr w:type="spellEnd"/>
                            <w:r>
                              <w:t xml:space="preserve"> </w:t>
                            </w:r>
                            <w:proofErr w:type="spellStart"/>
                            <w:r>
                              <w:t>lowerButton</w:t>
                            </w:r>
                            <w:proofErr w:type="spellEnd"/>
                            <w:r>
                              <w:t xml:space="preserve"> = </w:t>
                            </w:r>
                            <w:proofErr w:type="spellStart"/>
                            <w:r>
                              <w:t>document.createElement</w:t>
                            </w:r>
                            <w:proofErr w:type="spellEnd"/>
                            <w:r>
                              <w:t>("button");</w:t>
                            </w:r>
                          </w:p>
                          <w:p w14:paraId="124BB041" w14:textId="77777777" w:rsidR="001D6546" w:rsidRDefault="001D6546" w:rsidP="003D21B3">
                            <w:pPr>
                              <w:ind w:firstLine="188"/>
                            </w:pPr>
                            <w:r>
                              <w:t xml:space="preserve">                    </w:t>
                            </w:r>
                            <w:proofErr w:type="spellStart"/>
                            <w:r>
                              <w:t>lowerButton.classList.add</w:t>
                            </w:r>
                            <w:proofErr w:type="spellEnd"/>
                            <w:r>
                              <w:t>("attendance-button");</w:t>
                            </w:r>
                          </w:p>
                          <w:p w14:paraId="7CB57039" w14:textId="651CF6C9" w:rsidR="001D6546" w:rsidRDefault="001D6546" w:rsidP="003D21B3">
                            <w:pPr>
                              <w:ind w:firstLine="188"/>
                            </w:pPr>
                            <w:r>
                              <w:t xml:space="preserve">                    </w:t>
                            </w:r>
                            <w:proofErr w:type="spellStart"/>
                            <w:r>
                              <w:t>lowerButton.addEventListener</w:t>
                            </w:r>
                            <w:proofErr w:type="spellEnd"/>
                            <w:r>
                              <w:t>("click"， function () {</w:t>
                            </w:r>
                          </w:p>
                          <w:p w14:paraId="579F26E7" w14:textId="77777777" w:rsidR="001D6546" w:rsidRDefault="001D6546" w:rsidP="003D21B3">
                            <w:pPr>
                              <w:ind w:firstLine="188"/>
                            </w:pPr>
                            <w:r>
                              <w:t xml:space="preserve">                        </w:t>
                            </w:r>
                            <w:proofErr w:type="spellStart"/>
                            <w:r>
                              <w:t>toggleAttendance</w:t>
                            </w:r>
                            <w:proofErr w:type="spellEnd"/>
                            <w:r>
                              <w:t>(this);</w:t>
                            </w:r>
                          </w:p>
                          <w:p w14:paraId="0FA450DA" w14:textId="77777777" w:rsidR="001D6546" w:rsidRDefault="001D6546" w:rsidP="003D21B3">
                            <w:pPr>
                              <w:ind w:firstLine="188"/>
                            </w:pPr>
                            <w:r>
                              <w:t xml:space="preserve">                    });</w:t>
                            </w:r>
                          </w:p>
                          <w:p w14:paraId="2DBE6202" w14:textId="77777777" w:rsidR="001D6546" w:rsidRDefault="001D6546" w:rsidP="003D21B3">
                            <w:pPr>
                              <w:ind w:firstLine="188"/>
                            </w:pPr>
                            <w:r>
                              <w:t xml:space="preserve">                    </w:t>
                            </w:r>
                            <w:proofErr w:type="spellStart"/>
                            <w:r>
                              <w:t>lowerButton.textContent</w:t>
                            </w:r>
                            <w:proofErr w:type="spellEnd"/>
                            <w:r>
                              <w:t xml:space="preserve"> = "出席";</w:t>
                            </w:r>
                          </w:p>
                          <w:p w14:paraId="7BC2C402" w14:textId="77777777" w:rsidR="001D6546" w:rsidRDefault="001D6546" w:rsidP="003D21B3">
                            <w:pPr>
                              <w:ind w:firstLine="188"/>
                            </w:pPr>
                          </w:p>
                          <w:p w14:paraId="79E68665" w14:textId="77777777" w:rsidR="001D6546" w:rsidRDefault="001D6546" w:rsidP="003D21B3">
                            <w:pPr>
                              <w:ind w:firstLine="188"/>
                            </w:pPr>
                            <w:r>
                              <w:t xml:space="preserve">                    </w:t>
                            </w:r>
                            <w:proofErr w:type="spellStart"/>
                            <w:r>
                              <w:t>cellContainer.appendChild</w:t>
                            </w:r>
                            <w:proofErr w:type="spellEnd"/>
                            <w:r>
                              <w:t>(</w:t>
                            </w:r>
                            <w:proofErr w:type="spellStart"/>
                            <w:r>
                              <w:t>upperButton</w:t>
                            </w:r>
                            <w:proofErr w:type="spellEnd"/>
                            <w:r>
                              <w:t>);</w:t>
                            </w:r>
                          </w:p>
                          <w:p w14:paraId="1BBED2B2" w14:textId="77777777" w:rsidR="001D6546" w:rsidRDefault="001D6546" w:rsidP="003D21B3">
                            <w:pPr>
                              <w:ind w:firstLine="188"/>
                            </w:pPr>
                            <w:r>
                              <w:t xml:space="preserve">                    </w:t>
                            </w:r>
                            <w:proofErr w:type="spellStart"/>
                            <w:r>
                              <w:t>cellContainer.appendChild</w:t>
                            </w:r>
                            <w:proofErr w:type="spellEnd"/>
                            <w:r>
                              <w:t>(</w:t>
                            </w:r>
                            <w:proofErr w:type="spellStart"/>
                            <w:r>
                              <w:t>lowerButton</w:t>
                            </w:r>
                            <w:proofErr w:type="spellEnd"/>
                            <w:r>
                              <w:t>);</w:t>
                            </w:r>
                          </w:p>
                          <w:p w14:paraId="02A5AFD7" w14:textId="77777777" w:rsidR="001D6546" w:rsidRDefault="001D6546" w:rsidP="003D21B3">
                            <w:pPr>
                              <w:ind w:firstLine="188"/>
                            </w:pPr>
                            <w:r>
                              <w:t xml:space="preserve">                    </w:t>
                            </w:r>
                            <w:proofErr w:type="spellStart"/>
                            <w:r>
                              <w:t>row.appendChild</w:t>
                            </w:r>
                            <w:proofErr w:type="spellEnd"/>
                            <w:r>
                              <w:t>(</w:t>
                            </w:r>
                            <w:proofErr w:type="spellStart"/>
                            <w:r>
                              <w:t>cellContainer</w:t>
                            </w:r>
                            <w:proofErr w:type="spellEnd"/>
                            <w:r>
                              <w:t>);</w:t>
                            </w:r>
                          </w:p>
                          <w:p w14:paraId="29576EEC" w14:textId="77777777" w:rsidR="001D6546" w:rsidRDefault="001D6546" w:rsidP="003D21B3">
                            <w:pPr>
                              <w:ind w:firstLine="188"/>
                            </w:pPr>
                            <w:r>
                              <w:t xml:space="preserve">                }</w:t>
                            </w:r>
                          </w:p>
                          <w:p w14:paraId="1A4726D6" w14:textId="77777777" w:rsidR="001D6546" w:rsidRDefault="001D6546" w:rsidP="003D21B3">
                            <w:pPr>
                              <w:ind w:firstLine="188"/>
                            </w:pPr>
                          </w:p>
                          <w:p w14:paraId="36A994B8" w14:textId="77777777" w:rsidR="001D6546" w:rsidRDefault="001D6546" w:rsidP="003D21B3">
                            <w:pPr>
                              <w:ind w:firstLine="188"/>
                            </w:pPr>
                            <w:r>
                              <w:t xml:space="preserve">                // 欠席開始時間</w:t>
                            </w:r>
                          </w:p>
                          <w:p w14:paraId="22BB1A6E" w14:textId="77777777" w:rsidR="001D6546" w:rsidRDefault="001D6546" w:rsidP="003D21B3">
                            <w:pPr>
                              <w:ind w:firstLine="188"/>
                            </w:pPr>
                            <w:r>
                              <w:t xml:space="preserve">        </w:t>
                            </w:r>
                            <w:proofErr w:type="spellStart"/>
                            <w:r>
                              <w:t>const</w:t>
                            </w:r>
                            <w:proofErr w:type="spellEnd"/>
                            <w:r>
                              <w:t xml:space="preserve"> </w:t>
                            </w:r>
                            <w:proofErr w:type="spellStart"/>
                            <w:r>
                              <w:t>startTimeCell</w:t>
                            </w:r>
                            <w:proofErr w:type="spellEnd"/>
                            <w:r>
                              <w:t xml:space="preserve"> = </w:t>
                            </w:r>
                            <w:proofErr w:type="spellStart"/>
                            <w:r>
                              <w:t>document.createElement</w:t>
                            </w:r>
                            <w:proofErr w:type="spellEnd"/>
                            <w:r>
                              <w:t>("td");</w:t>
                            </w:r>
                          </w:p>
                          <w:p w14:paraId="7EF1C1A7" w14:textId="77777777" w:rsidR="001D6546" w:rsidRDefault="001D6546" w:rsidP="003D21B3">
                            <w:pPr>
                              <w:ind w:firstLine="188"/>
                            </w:pPr>
                            <w:r>
                              <w:t xml:space="preserve">        </w:t>
                            </w:r>
                            <w:proofErr w:type="spellStart"/>
                            <w:r>
                              <w:t>startTimeCell.classList.add</w:t>
                            </w:r>
                            <w:proofErr w:type="spellEnd"/>
                            <w:r>
                              <w:t>("time-cell");</w:t>
                            </w:r>
                          </w:p>
                          <w:p w14:paraId="1B9F1FC0" w14:textId="77777777" w:rsidR="001D6546" w:rsidRDefault="001D6546" w:rsidP="003D21B3">
                            <w:pPr>
                              <w:ind w:firstLine="188"/>
                            </w:pPr>
                            <w:r>
                              <w:t xml:space="preserve">        </w:t>
                            </w:r>
                            <w:proofErr w:type="spellStart"/>
                            <w:r>
                              <w:t>const</w:t>
                            </w:r>
                            <w:proofErr w:type="spellEnd"/>
                            <w:r>
                              <w:t xml:space="preserve"> </w:t>
                            </w:r>
                            <w:proofErr w:type="spellStart"/>
                            <w:r>
                              <w:t>startTimeInput</w:t>
                            </w:r>
                            <w:proofErr w:type="spellEnd"/>
                            <w:r>
                              <w:t xml:space="preserve"> = </w:t>
                            </w:r>
                            <w:proofErr w:type="spellStart"/>
                            <w:r>
                              <w:t>document.createElement</w:t>
                            </w:r>
                            <w:proofErr w:type="spellEnd"/>
                            <w:r>
                              <w:t>("input");</w:t>
                            </w:r>
                          </w:p>
                          <w:p w14:paraId="4291DACC" w14:textId="77777777" w:rsidR="001D6546" w:rsidRDefault="001D6546" w:rsidP="003D21B3">
                            <w:pPr>
                              <w:ind w:firstLine="188"/>
                            </w:pPr>
                            <w:r>
                              <w:t xml:space="preserve">        </w:t>
                            </w:r>
                            <w:proofErr w:type="spellStart"/>
                            <w:r>
                              <w:t>startTimeInput.classList.add</w:t>
                            </w:r>
                            <w:proofErr w:type="spellEnd"/>
                            <w:r>
                              <w:t>("time-input");</w:t>
                            </w:r>
                          </w:p>
                          <w:p w14:paraId="708399F9" w14:textId="77777777" w:rsidR="001D6546" w:rsidRDefault="001D6546" w:rsidP="003D21B3">
                            <w:pPr>
                              <w:ind w:firstLine="188"/>
                            </w:pPr>
                            <w:r>
                              <w:t xml:space="preserve">        </w:t>
                            </w:r>
                            <w:proofErr w:type="spellStart"/>
                            <w:r>
                              <w:t>startTimeInput.type</w:t>
                            </w:r>
                            <w:proofErr w:type="spellEnd"/>
                            <w:r>
                              <w:t xml:space="preserve"> = "time";</w:t>
                            </w:r>
                          </w:p>
                          <w:p w14:paraId="03B6EBCF" w14:textId="77777777" w:rsidR="001D6546" w:rsidRDefault="001D6546" w:rsidP="003D21B3">
                            <w:pPr>
                              <w:ind w:firstLine="188"/>
                            </w:pPr>
                            <w:r>
                              <w:t xml:space="preserve">        </w:t>
                            </w:r>
                            <w:proofErr w:type="spellStart"/>
                            <w:r>
                              <w:t>startTimeInput.step</w:t>
                            </w:r>
                            <w:proofErr w:type="spellEnd"/>
                            <w:r>
                              <w:t xml:space="preserve"> = "300";</w:t>
                            </w:r>
                          </w:p>
                          <w:p w14:paraId="1B810B8A" w14:textId="77777777" w:rsidR="001D6546" w:rsidRDefault="001D6546" w:rsidP="003D21B3">
                            <w:pPr>
                              <w:ind w:firstLine="188"/>
                            </w:pPr>
                            <w:r>
                              <w:t xml:space="preserve">        </w:t>
                            </w:r>
                            <w:proofErr w:type="spellStart"/>
                            <w:r>
                              <w:t>startTimeInput.value</w:t>
                            </w:r>
                            <w:proofErr w:type="spellEnd"/>
                            <w:r>
                              <w:t xml:space="preserve"> = database[k].</w:t>
                            </w:r>
                            <w:proofErr w:type="spellStart"/>
                            <w:r>
                              <w:t>absenceStartTime</w:t>
                            </w:r>
                            <w:proofErr w:type="spellEnd"/>
                            <w:r>
                              <w:t>; // デフォルト値をセット</w:t>
                            </w:r>
                          </w:p>
                          <w:p w14:paraId="40A46E78" w14:textId="77777777" w:rsidR="001D6546" w:rsidRDefault="001D6546" w:rsidP="003D21B3">
                            <w:pPr>
                              <w:ind w:firstLine="188"/>
                            </w:pPr>
                            <w:r>
                              <w:t xml:space="preserve">        </w:t>
                            </w:r>
                            <w:proofErr w:type="spellStart"/>
                            <w:r>
                              <w:t>startTimeCell.appendChild</w:t>
                            </w:r>
                            <w:proofErr w:type="spellEnd"/>
                            <w:r>
                              <w:t>(</w:t>
                            </w:r>
                            <w:proofErr w:type="spellStart"/>
                            <w:r>
                              <w:t>startTimeInput</w:t>
                            </w:r>
                            <w:proofErr w:type="spellEnd"/>
                            <w:r>
                              <w:t>);</w:t>
                            </w:r>
                          </w:p>
                          <w:p w14:paraId="7F2EDA6A" w14:textId="77777777" w:rsidR="001D6546" w:rsidRDefault="001D6546" w:rsidP="003D21B3">
                            <w:pPr>
                              <w:ind w:firstLine="188"/>
                            </w:pPr>
                            <w:r>
                              <w:t xml:space="preserve">        </w:t>
                            </w:r>
                            <w:proofErr w:type="spellStart"/>
                            <w:r>
                              <w:t>row.appendChild</w:t>
                            </w:r>
                            <w:proofErr w:type="spellEnd"/>
                            <w:r>
                              <w:t>(</w:t>
                            </w:r>
                            <w:proofErr w:type="spellStart"/>
                            <w:r>
                              <w:t>startTimeCell</w:t>
                            </w:r>
                            <w:proofErr w:type="spellEnd"/>
                            <w:r>
                              <w:t>);</w:t>
                            </w:r>
                          </w:p>
                          <w:p w14:paraId="437E1922" w14:textId="77777777" w:rsidR="001D6546" w:rsidRDefault="001D6546" w:rsidP="003D21B3">
                            <w:pPr>
                              <w:ind w:firstLine="188"/>
                            </w:pPr>
                          </w:p>
                          <w:p w14:paraId="5796F44F" w14:textId="77777777" w:rsidR="001D6546" w:rsidRDefault="001D6546" w:rsidP="003D21B3">
                            <w:pPr>
                              <w:ind w:firstLine="188"/>
                            </w:pPr>
                            <w:r>
                              <w:t xml:space="preserve">        // 欠席終了時間</w:t>
                            </w:r>
                          </w:p>
                          <w:p w14:paraId="55275510" w14:textId="77777777" w:rsidR="001D6546" w:rsidRDefault="001D6546" w:rsidP="003D21B3">
                            <w:pPr>
                              <w:ind w:firstLine="188"/>
                            </w:pPr>
                            <w:r>
                              <w:t xml:space="preserve">        </w:t>
                            </w:r>
                            <w:proofErr w:type="spellStart"/>
                            <w:r>
                              <w:t>const</w:t>
                            </w:r>
                            <w:proofErr w:type="spellEnd"/>
                            <w:r>
                              <w:t xml:space="preserve"> </w:t>
                            </w:r>
                            <w:proofErr w:type="spellStart"/>
                            <w:r>
                              <w:t>endTimeCell</w:t>
                            </w:r>
                            <w:proofErr w:type="spellEnd"/>
                            <w:r>
                              <w:t xml:space="preserve"> = </w:t>
                            </w:r>
                            <w:proofErr w:type="spellStart"/>
                            <w:r>
                              <w:t>document.createElement</w:t>
                            </w:r>
                            <w:proofErr w:type="spellEnd"/>
                            <w:r>
                              <w:t>("td");</w:t>
                            </w:r>
                          </w:p>
                          <w:p w14:paraId="60F722E6" w14:textId="77777777" w:rsidR="001D6546" w:rsidRDefault="001D6546" w:rsidP="003D21B3">
                            <w:pPr>
                              <w:ind w:firstLine="188"/>
                            </w:pPr>
                            <w:r>
                              <w:t xml:space="preserve">        </w:t>
                            </w:r>
                            <w:proofErr w:type="spellStart"/>
                            <w:r>
                              <w:t>endTimeCell.classList.add</w:t>
                            </w:r>
                            <w:proofErr w:type="spellEnd"/>
                            <w:r>
                              <w:t>("time-cell");</w:t>
                            </w:r>
                          </w:p>
                          <w:p w14:paraId="0402B477" w14:textId="77777777" w:rsidR="001D6546" w:rsidRDefault="001D6546" w:rsidP="003D21B3">
                            <w:pPr>
                              <w:ind w:firstLine="188"/>
                            </w:pPr>
                            <w:r>
                              <w:t xml:space="preserve">        </w:t>
                            </w:r>
                            <w:proofErr w:type="spellStart"/>
                            <w:r>
                              <w:t>const</w:t>
                            </w:r>
                            <w:proofErr w:type="spellEnd"/>
                            <w:r>
                              <w:t xml:space="preserve"> </w:t>
                            </w:r>
                            <w:proofErr w:type="spellStart"/>
                            <w:r>
                              <w:t>endTimeInput</w:t>
                            </w:r>
                            <w:proofErr w:type="spellEnd"/>
                            <w:r>
                              <w:t xml:space="preserve"> = </w:t>
                            </w:r>
                            <w:proofErr w:type="spellStart"/>
                            <w:r>
                              <w:t>document.createElement</w:t>
                            </w:r>
                            <w:proofErr w:type="spellEnd"/>
                            <w:r>
                              <w:t>("input");</w:t>
                            </w:r>
                          </w:p>
                          <w:p w14:paraId="76D1E3B6" w14:textId="77777777" w:rsidR="001D6546" w:rsidRDefault="001D6546" w:rsidP="003D21B3">
                            <w:pPr>
                              <w:ind w:firstLine="188"/>
                            </w:pPr>
                            <w:r>
                              <w:t xml:space="preserve">        </w:t>
                            </w:r>
                            <w:proofErr w:type="spellStart"/>
                            <w:r>
                              <w:t>endTimeInput.classList.add</w:t>
                            </w:r>
                            <w:proofErr w:type="spellEnd"/>
                            <w:r>
                              <w:t>("time-input");</w:t>
                            </w:r>
                          </w:p>
                          <w:p w14:paraId="6D19BCF1" w14:textId="77777777" w:rsidR="001D6546" w:rsidRDefault="001D6546" w:rsidP="003D21B3">
                            <w:pPr>
                              <w:ind w:firstLine="188"/>
                            </w:pPr>
                            <w:r>
                              <w:t xml:space="preserve">        </w:t>
                            </w:r>
                            <w:proofErr w:type="spellStart"/>
                            <w:r>
                              <w:t>endTimeInput.type</w:t>
                            </w:r>
                            <w:proofErr w:type="spellEnd"/>
                            <w:r>
                              <w:t xml:space="preserve"> = "time";</w:t>
                            </w:r>
                          </w:p>
                          <w:p w14:paraId="0F726543" w14:textId="77777777" w:rsidR="001D6546" w:rsidRDefault="001D6546" w:rsidP="003D21B3">
                            <w:pPr>
                              <w:ind w:firstLine="188"/>
                            </w:pPr>
                            <w:r>
                              <w:t xml:space="preserve">        </w:t>
                            </w:r>
                            <w:proofErr w:type="spellStart"/>
                            <w:r>
                              <w:t>endTimeInput.step</w:t>
                            </w:r>
                            <w:proofErr w:type="spellEnd"/>
                            <w:r>
                              <w:t xml:space="preserve"> = "300";</w:t>
                            </w:r>
                          </w:p>
                          <w:p w14:paraId="32A36A9F" w14:textId="77777777" w:rsidR="001D6546" w:rsidRDefault="001D6546" w:rsidP="003D21B3">
                            <w:pPr>
                              <w:ind w:firstLine="188"/>
                            </w:pPr>
                            <w:r>
                              <w:t xml:space="preserve">        </w:t>
                            </w:r>
                            <w:proofErr w:type="spellStart"/>
                            <w:r>
                              <w:t>endTimeInput.value</w:t>
                            </w:r>
                            <w:proofErr w:type="spellEnd"/>
                            <w:r>
                              <w:t xml:space="preserve"> = database[k].</w:t>
                            </w:r>
                            <w:proofErr w:type="spellStart"/>
                            <w:r>
                              <w:t>absenceEndTime</w:t>
                            </w:r>
                            <w:proofErr w:type="spellEnd"/>
                            <w:r>
                              <w:t>; // デフォルト値をセット</w:t>
                            </w:r>
                          </w:p>
                          <w:p w14:paraId="423E20D7" w14:textId="77777777" w:rsidR="001D6546" w:rsidRDefault="001D6546" w:rsidP="003D21B3">
                            <w:pPr>
                              <w:ind w:firstLine="188"/>
                            </w:pPr>
                            <w:r>
                              <w:t xml:space="preserve">        </w:t>
                            </w:r>
                            <w:proofErr w:type="spellStart"/>
                            <w:r>
                              <w:t>endTimeCell.appendChild</w:t>
                            </w:r>
                            <w:proofErr w:type="spellEnd"/>
                            <w:r>
                              <w:t>(</w:t>
                            </w:r>
                            <w:proofErr w:type="spellStart"/>
                            <w:r>
                              <w:t>endTimeInput</w:t>
                            </w:r>
                            <w:proofErr w:type="spellEnd"/>
                            <w:r>
                              <w:t>);</w:t>
                            </w:r>
                          </w:p>
                          <w:p w14:paraId="647EB218" w14:textId="77777777" w:rsidR="001D6546" w:rsidRDefault="001D6546" w:rsidP="003D21B3">
                            <w:pPr>
                              <w:ind w:firstLine="188"/>
                            </w:pPr>
                            <w:r>
                              <w:t xml:space="preserve">        </w:t>
                            </w:r>
                            <w:proofErr w:type="spellStart"/>
                            <w:r>
                              <w:t>row.appendChild</w:t>
                            </w:r>
                            <w:proofErr w:type="spellEnd"/>
                            <w:r>
                              <w:t>(</w:t>
                            </w:r>
                            <w:proofErr w:type="spellStart"/>
                            <w:r>
                              <w:t>endTimeCell</w:t>
                            </w:r>
                            <w:proofErr w:type="spellEnd"/>
                            <w:r>
                              <w:t>);</w:t>
                            </w:r>
                          </w:p>
                          <w:p w14:paraId="6B832253" w14:textId="77777777" w:rsidR="001D6546" w:rsidRDefault="001D6546" w:rsidP="003D21B3">
                            <w:pPr>
                              <w:ind w:firstLine="188"/>
                            </w:pPr>
                          </w:p>
                          <w:p w14:paraId="20C8C1AA" w14:textId="77777777" w:rsidR="001D6546" w:rsidRDefault="001D6546" w:rsidP="003D21B3">
                            <w:pPr>
                              <w:ind w:firstLine="188"/>
                            </w:pPr>
                            <w:r>
                              <w:t xml:space="preserve">                </w:t>
                            </w:r>
                            <w:proofErr w:type="spellStart"/>
                            <w:r>
                              <w:t>const</w:t>
                            </w:r>
                            <w:proofErr w:type="spellEnd"/>
                            <w:r>
                              <w:t xml:space="preserve"> </w:t>
                            </w:r>
                            <w:proofErr w:type="spellStart"/>
                            <w:r>
                              <w:t>reasonCell</w:t>
                            </w:r>
                            <w:proofErr w:type="spellEnd"/>
                            <w:r>
                              <w:t xml:space="preserve"> = </w:t>
                            </w:r>
                            <w:proofErr w:type="spellStart"/>
                            <w:r>
                              <w:t>document.createElement</w:t>
                            </w:r>
                            <w:proofErr w:type="spellEnd"/>
                            <w:r>
                              <w:t>("td");</w:t>
                            </w:r>
                          </w:p>
                          <w:p w14:paraId="50BA65CE" w14:textId="77777777" w:rsidR="001D6546" w:rsidRDefault="001D6546" w:rsidP="003D21B3">
                            <w:pPr>
                              <w:ind w:firstLine="188"/>
                            </w:pPr>
                            <w:r>
                              <w:t xml:space="preserve">                </w:t>
                            </w:r>
                            <w:proofErr w:type="spellStart"/>
                            <w:r>
                              <w:t>reasonCell.classList.add</w:t>
                            </w:r>
                            <w:proofErr w:type="spellEnd"/>
                            <w:r>
                              <w:t>("reason-cell");</w:t>
                            </w:r>
                          </w:p>
                          <w:p w14:paraId="19E081E1" w14:textId="77777777" w:rsidR="001D6546" w:rsidRDefault="001D6546" w:rsidP="003D21B3">
                            <w:pPr>
                              <w:ind w:firstLine="188"/>
                            </w:pPr>
                            <w:r>
                              <w:t xml:space="preserve">                </w:t>
                            </w:r>
                            <w:proofErr w:type="spellStart"/>
                            <w:r>
                              <w:t>const</w:t>
                            </w:r>
                            <w:proofErr w:type="spellEnd"/>
                            <w:r>
                              <w:t xml:space="preserve"> </w:t>
                            </w:r>
                            <w:proofErr w:type="spellStart"/>
                            <w:r>
                              <w:t>reasonInput</w:t>
                            </w:r>
                            <w:proofErr w:type="spellEnd"/>
                            <w:r>
                              <w:t xml:space="preserve"> = </w:t>
                            </w:r>
                            <w:proofErr w:type="spellStart"/>
                            <w:r>
                              <w:t>document.createElement</w:t>
                            </w:r>
                            <w:proofErr w:type="spellEnd"/>
                            <w:r>
                              <w:t>("div");</w:t>
                            </w:r>
                          </w:p>
                          <w:p w14:paraId="54E359BF" w14:textId="77777777" w:rsidR="001D6546" w:rsidRDefault="001D6546" w:rsidP="003D21B3">
                            <w:pPr>
                              <w:ind w:firstLine="188"/>
                            </w:pPr>
                            <w:r>
                              <w:t xml:space="preserve">                </w:t>
                            </w:r>
                            <w:proofErr w:type="spellStart"/>
                            <w:r>
                              <w:t>reasonInput.classList.add</w:t>
                            </w:r>
                            <w:proofErr w:type="spellEnd"/>
                            <w:r>
                              <w:t>("reason-input");</w:t>
                            </w:r>
                          </w:p>
                          <w:p w14:paraId="30F6D964" w14:textId="77777777" w:rsidR="001D6546" w:rsidRDefault="001D6546" w:rsidP="003D21B3">
                            <w:pPr>
                              <w:ind w:firstLine="188"/>
                            </w:pPr>
                            <w:r>
                              <w:t xml:space="preserve">                </w:t>
                            </w:r>
                            <w:proofErr w:type="spellStart"/>
                            <w:r>
                              <w:t>const</w:t>
                            </w:r>
                            <w:proofErr w:type="spellEnd"/>
                            <w:r>
                              <w:t xml:space="preserve"> </w:t>
                            </w:r>
                            <w:proofErr w:type="spellStart"/>
                            <w:r>
                              <w:t>sampleReasonData</w:t>
                            </w:r>
                            <w:proofErr w:type="spellEnd"/>
                            <w:r>
                              <w:t xml:space="preserve"> = </w:t>
                            </w:r>
                            <w:proofErr w:type="spellStart"/>
                            <w:r>
                              <w:t>fetchReasonDataFromDatabase</w:t>
                            </w:r>
                            <w:proofErr w:type="spellEnd"/>
                            <w:r>
                              <w:t>(database[k].id);</w:t>
                            </w:r>
                          </w:p>
                          <w:p w14:paraId="08FEA57A" w14:textId="77777777" w:rsidR="001D6546" w:rsidRDefault="001D6546" w:rsidP="003D21B3">
                            <w:pPr>
                              <w:ind w:firstLine="188"/>
                            </w:pPr>
                            <w:r>
                              <w:t xml:space="preserve">                </w:t>
                            </w:r>
                            <w:proofErr w:type="spellStart"/>
                            <w:r>
                              <w:t>reasonInput.textContent</w:t>
                            </w:r>
                            <w:proofErr w:type="spellEnd"/>
                            <w:r>
                              <w:t xml:space="preserve"> = </w:t>
                            </w:r>
                            <w:proofErr w:type="spellStart"/>
                            <w:r>
                              <w:t>sampleReasonData</w:t>
                            </w:r>
                            <w:proofErr w:type="spellEnd"/>
                            <w:r>
                              <w:t>;</w:t>
                            </w:r>
                          </w:p>
                          <w:p w14:paraId="2C1EEC20" w14:textId="77777777" w:rsidR="001D6546" w:rsidRDefault="001D6546" w:rsidP="003D21B3">
                            <w:pPr>
                              <w:ind w:firstLine="188"/>
                            </w:pPr>
                            <w:r>
                              <w:t xml:space="preserve">                </w:t>
                            </w:r>
                            <w:proofErr w:type="spellStart"/>
                            <w:r>
                              <w:t>reasonCell.appendChild</w:t>
                            </w:r>
                            <w:proofErr w:type="spellEnd"/>
                            <w:r>
                              <w:t>(</w:t>
                            </w:r>
                            <w:proofErr w:type="spellStart"/>
                            <w:r>
                              <w:t>reasonInput</w:t>
                            </w:r>
                            <w:proofErr w:type="spellEnd"/>
                            <w:r>
                              <w:t>);</w:t>
                            </w:r>
                          </w:p>
                          <w:p w14:paraId="395540F2" w14:textId="77777777" w:rsidR="001D6546" w:rsidRDefault="001D6546" w:rsidP="003D21B3">
                            <w:pPr>
                              <w:ind w:firstLine="188"/>
                            </w:pPr>
                            <w:r>
                              <w:t xml:space="preserve">                </w:t>
                            </w:r>
                            <w:proofErr w:type="spellStart"/>
                            <w:r>
                              <w:t>row.appendChild</w:t>
                            </w:r>
                            <w:proofErr w:type="spellEnd"/>
                            <w:r>
                              <w:t>(</w:t>
                            </w:r>
                            <w:proofErr w:type="spellStart"/>
                            <w:r>
                              <w:t>reasonCell</w:t>
                            </w:r>
                            <w:proofErr w:type="spellEnd"/>
                            <w:r>
                              <w:t>);</w:t>
                            </w:r>
                          </w:p>
                          <w:p w14:paraId="16A95C08" w14:textId="77777777" w:rsidR="001D6546" w:rsidRDefault="001D6546" w:rsidP="003D21B3">
                            <w:pPr>
                              <w:ind w:firstLine="188"/>
                            </w:pPr>
                          </w:p>
                          <w:p w14:paraId="7A3C69C2" w14:textId="77777777" w:rsidR="001D6546" w:rsidRDefault="001D6546" w:rsidP="003D21B3">
                            <w:pPr>
                              <w:ind w:firstLine="188"/>
                            </w:pPr>
                            <w:r>
                              <w:t xml:space="preserve">                </w:t>
                            </w:r>
                            <w:proofErr w:type="spellStart"/>
                            <w:r>
                              <w:t>const</w:t>
                            </w:r>
                            <w:proofErr w:type="spellEnd"/>
                            <w:r>
                              <w:t xml:space="preserve"> </w:t>
                            </w:r>
                            <w:proofErr w:type="spellStart"/>
                            <w:r>
                              <w:t>memoCell</w:t>
                            </w:r>
                            <w:proofErr w:type="spellEnd"/>
                            <w:r>
                              <w:t xml:space="preserve"> = </w:t>
                            </w:r>
                            <w:proofErr w:type="spellStart"/>
                            <w:r>
                              <w:t>document.createElement</w:t>
                            </w:r>
                            <w:proofErr w:type="spellEnd"/>
                            <w:r>
                              <w:t>("td");</w:t>
                            </w:r>
                          </w:p>
                          <w:p w14:paraId="7AB222EC" w14:textId="77777777" w:rsidR="001D6546" w:rsidRDefault="001D6546" w:rsidP="003D21B3">
                            <w:pPr>
                              <w:ind w:firstLine="188"/>
                            </w:pPr>
                            <w:r>
                              <w:t xml:space="preserve">                </w:t>
                            </w:r>
                            <w:proofErr w:type="spellStart"/>
                            <w:r>
                              <w:t>memoCell.classList.add</w:t>
                            </w:r>
                            <w:proofErr w:type="spellEnd"/>
                            <w:r>
                              <w:t>("memo-cell");</w:t>
                            </w:r>
                          </w:p>
                          <w:p w14:paraId="1EF2A3DC" w14:textId="77777777" w:rsidR="001D6546" w:rsidRDefault="001D6546" w:rsidP="003D21B3">
                            <w:pPr>
                              <w:ind w:firstLine="188"/>
                            </w:pPr>
                            <w:r>
                              <w:t xml:space="preserve">                </w:t>
                            </w:r>
                            <w:proofErr w:type="spellStart"/>
                            <w:r>
                              <w:t>const</w:t>
                            </w:r>
                            <w:proofErr w:type="spellEnd"/>
                            <w:r>
                              <w:t xml:space="preserve"> </w:t>
                            </w:r>
                            <w:proofErr w:type="spellStart"/>
                            <w:r>
                              <w:t>memoInput</w:t>
                            </w:r>
                            <w:proofErr w:type="spellEnd"/>
                            <w:r>
                              <w:t xml:space="preserve"> = </w:t>
                            </w:r>
                            <w:proofErr w:type="spellStart"/>
                            <w:r>
                              <w:t>document.createElement</w:t>
                            </w:r>
                            <w:proofErr w:type="spellEnd"/>
                            <w:r>
                              <w:t>("</w:t>
                            </w:r>
                            <w:proofErr w:type="spellStart"/>
                            <w:r>
                              <w:t>textarea</w:t>
                            </w:r>
                            <w:proofErr w:type="spellEnd"/>
                            <w:r>
                              <w:t>");</w:t>
                            </w:r>
                          </w:p>
                          <w:p w14:paraId="5D84E698" w14:textId="77777777" w:rsidR="001D6546" w:rsidRDefault="001D6546" w:rsidP="003D21B3">
                            <w:pPr>
                              <w:ind w:firstLine="188"/>
                            </w:pPr>
                            <w:r>
                              <w:t xml:space="preserve">                </w:t>
                            </w:r>
                            <w:proofErr w:type="spellStart"/>
                            <w:r>
                              <w:t>memoInput.classList.add</w:t>
                            </w:r>
                            <w:proofErr w:type="spellEnd"/>
                            <w:r>
                              <w:t>("memo-input");</w:t>
                            </w:r>
                          </w:p>
                          <w:p w14:paraId="4E8F2D7C" w14:textId="77777777" w:rsidR="001D6546" w:rsidRDefault="001D6546" w:rsidP="003D21B3">
                            <w:pPr>
                              <w:ind w:firstLine="188"/>
                            </w:pPr>
                            <w:r>
                              <w:t xml:space="preserve">                </w:t>
                            </w:r>
                            <w:proofErr w:type="spellStart"/>
                            <w:r>
                              <w:t>memoCell.appendChild</w:t>
                            </w:r>
                            <w:proofErr w:type="spellEnd"/>
                            <w:r>
                              <w:t>(</w:t>
                            </w:r>
                            <w:proofErr w:type="spellStart"/>
                            <w:r>
                              <w:t>memoInput</w:t>
                            </w:r>
                            <w:proofErr w:type="spellEnd"/>
                            <w:r>
                              <w:t>);</w:t>
                            </w:r>
                          </w:p>
                          <w:p w14:paraId="65D0C6D6" w14:textId="77777777" w:rsidR="001D6546" w:rsidRDefault="001D6546" w:rsidP="003D21B3">
                            <w:pPr>
                              <w:ind w:firstLine="188"/>
                            </w:pPr>
                            <w:r>
                              <w:t xml:space="preserve">                </w:t>
                            </w:r>
                            <w:proofErr w:type="spellStart"/>
                            <w:r>
                              <w:t>row.appendChild</w:t>
                            </w:r>
                            <w:proofErr w:type="spellEnd"/>
                            <w:r>
                              <w:t>(</w:t>
                            </w:r>
                            <w:proofErr w:type="spellStart"/>
                            <w:r>
                              <w:t>memoCell</w:t>
                            </w:r>
                            <w:proofErr w:type="spellEnd"/>
                            <w:r>
                              <w:t>);</w:t>
                            </w:r>
                          </w:p>
                          <w:p w14:paraId="1568E2F3" w14:textId="77777777" w:rsidR="001D6546" w:rsidRDefault="001D6546" w:rsidP="003D21B3">
                            <w:pPr>
                              <w:ind w:firstLine="188"/>
                            </w:pPr>
                          </w:p>
                          <w:p w14:paraId="73D74AA2" w14:textId="77777777" w:rsidR="001D6546" w:rsidRDefault="001D6546" w:rsidP="003D21B3">
                            <w:pPr>
                              <w:ind w:firstLine="188"/>
                            </w:pPr>
                            <w:r>
                              <w:t xml:space="preserve">                </w:t>
                            </w:r>
                            <w:proofErr w:type="spellStart"/>
                            <w:r>
                              <w:t>table.appendChild</w:t>
                            </w:r>
                            <w:proofErr w:type="spellEnd"/>
                            <w:r>
                              <w:t>(row);</w:t>
                            </w:r>
                          </w:p>
                          <w:p w14:paraId="25571832" w14:textId="77777777" w:rsidR="001D6546" w:rsidRDefault="001D6546" w:rsidP="003D21B3">
                            <w:pPr>
                              <w:ind w:firstLine="188"/>
                            </w:pPr>
                            <w:r>
                              <w:t xml:space="preserve">            }</w:t>
                            </w:r>
                          </w:p>
                          <w:p w14:paraId="19480D02"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1058" id="テキスト ボックス 27" o:spid="_x0000_s1069" type="#_x0000_t202" style="position:absolute;left:0;text-align:left;margin-left:0;margin-top:-.1pt;width:423.15pt;height:629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" fillcolor="white [3201]" strokeweight=".5pt">
                <v:textbox>
                  <w:txbxContent>
                    <w:p w14:paraId="6BEB8C37" w14:textId="77777777" w:rsidR="001D6546" w:rsidRDefault="001D6546" w:rsidP="003D21B3">
                      <w:pPr>
                        <w:ind w:firstLine="188"/>
                      </w:pPr>
                    </w:p>
                    <w:p w14:paraId="466EFFBC" w14:textId="77777777" w:rsidR="001D6546" w:rsidRDefault="001D6546" w:rsidP="003D21B3">
                      <w:pPr>
                        <w:ind w:firstLine="188"/>
                      </w:pPr>
                    </w:p>
                    <w:p w14:paraId="2B559C8D" w14:textId="77777777" w:rsidR="001D6546" w:rsidRPr="00117136" w:rsidRDefault="001D6546" w:rsidP="003D21B3">
                      <w:pPr>
                        <w:ind w:firstLine="188"/>
                        <w:rPr>
                          <w:rFonts w:ascii="Consolas" w:hAnsi="Consolas"/>
                        </w:rPr>
                      </w:pPr>
                      <w:r w:rsidRPr="00117136">
                        <w:rPr>
                          <w:rFonts w:ascii="Consolas" w:hAnsi="Consolas"/>
                        </w:rPr>
                        <w:t>function generateAttendanceTable() {</w:t>
                      </w:r>
                    </w:p>
                    <w:p w14:paraId="0E638B1E" w14:textId="77777777" w:rsidR="001D6546" w:rsidRPr="00117136" w:rsidRDefault="001D6546" w:rsidP="003D21B3">
                      <w:pPr>
                        <w:ind w:firstLine="188"/>
                        <w:rPr>
                          <w:rFonts w:ascii="Consolas" w:hAnsi="Consolas"/>
                        </w:rPr>
                      </w:pPr>
                      <w:r w:rsidRPr="00117136">
                        <w:rPr>
                          <w:rFonts w:ascii="Consolas" w:hAnsi="Consolas"/>
                        </w:rPr>
                        <w:t xml:space="preserve">            console.log("Generating attendance table");</w:t>
                      </w:r>
                    </w:p>
                    <w:p w14:paraId="1BDCB2BA" w14:textId="77777777" w:rsidR="001D6546" w:rsidRPr="00117136" w:rsidRDefault="001D6546" w:rsidP="003D21B3">
                      <w:pPr>
                        <w:ind w:firstLine="188"/>
                        <w:rPr>
                          <w:rFonts w:ascii="Consolas" w:hAnsi="Consolas"/>
                        </w:rPr>
                      </w:pPr>
                      <w:r w:rsidRPr="00117136">
                        <w:rPr>
                          <w:rFonts w:ascii="Consolas" w:hAnsi="Consolas"/>
                        </w:rPr>
                        <w:t xml:space="preserve">            const table = document.getElementById("attendanceTable");</w:t>
                      </w:r>
                    </w:p>
                    <w:p w14:paraId="7CC13F37" w14:textId="77777777" w:rsidR="001D6546" w:rsidRPr="00117136" w:rsidRDefault="001D6546" w:rsidP="003D21B3">
                      <w:pPr>
                        <w:ind w:firstLine="188"/>
                        <w:rPr>
                          <w:rFonts w:ascii="Consolas" w:hAnsi="Consolas"/>
                        </w:rPr>
                      </w:pPr>
                      <w:r w:rsidRPr="00117136">
                        <w:rPr>
                          <w:rFonts w:ascii="Consolas" w:hAnsi="Consolas"/>
                        </w:rPr>
                        <w:t xml:space="preserve">            table.innerHTML = "";</w:t>
                      </w:r>
                    </w:p>
                    <w:p w14:paraId="1CA32349" w14:textId="77777777" w:rsidR="001D6546" w:rsidRPr="00117136" w:rsidRDefault="001D6546" w:rsidP="003D21B3">
                      <w:pPr>
                        <w:ind w:firstLine="188"/>
                        <w:rPr>
                          <w:rFonts w:ascii="Consolas" w:hAnsi="Consolas"/>
                        </w:rPr>
                      </w:pPr>
                    </w:p>
                    <w:p w14:paraId="398D5633" w14:textId="77777777" w:rsidR="001D6546" w:rsidRPr="00117136" w:rsidRDefault="001D6546" w:rsidP="003D21B3">
                      <w:pPr>
                        <w:ind w:firstLine="188"/>
                        <w:rPr>
                          <w:rFonts w:ascii="Consolas" w:hAnsi="Consolas"/>
                        </w:rPr>
                      </w:pPr>
                      <w:r w:rsidRPr="00117136">
                        <w:rPr>
                          <w:rFonts w:ascii="Consolas" w:hAnsi="Consolas"/>
                        </w:rPr>
                        <w:t xml:space="preserve">            const headerRow = document.createElement("tr");</w:t>
                      </w:r>
                    </w:p>
                    <w:p w14:paraId="7E30C295" w14:textId="77777777" w:rsidR="001D6546" w:rsidRPr="00117136" w:rsidRDefault="001D6546" w:rsidP="003D21B3">
                      <w:pPr>
                        <w:ind w:firstLine="188"/>
                        <w:rPr>
                          <w:rFonts w:ascii="Consolas" w:hAnsi="Consolas"/>
                        </w:rPr>
                      </w:pPr>
                      <w:r w:rsidRPr="00117136">
                        <w:rPr>
                          <w:rFonts w:ascii="Consolas" w:hAnsi="Consolas"/>
                        </w:rPr>
                        <w:t xml:space="preserve">            const nameHeaderCell = document.createElement("th");</w:t>
                      </w:r>
                    </w:p>
                    <w:p w14:paraId="2FA5C916" w14:textId="77777777" w:rsidR="001D6546" w:rsidRPr="00117136" w:rsidRDefault="001D6546" w:rsidP="003D21B3">
                      <w:pPr>
                        <w:ind w:firstLine="188"/>
                        <w:rPr>
                          <w:rFonts w:ascii="Consolas" w:hAnsi="Consolas"/>
                        </w:rPr>
                      </w:pPr>
                      <w:r w:rsidRPr="00117136">
                        <w:rPr>
                          <w:rFonts w:ascii="Consolas" w:hAnsi="Consolas"/>
                        </w:rPr>
                        <w:t xml:space="preserve">            nameHeaderCell.textContent = "</w:t>
                      </w:r>
                      <w:r w:rsidRPr="00117136">
                        <w:rPr>
                          <w:rFonts w:ascii="Consolas" w:hAnsi="Consolas"/>
                        </w:rPr>
                        <w:t>名前</w:t>
                      </w:r>
                      <w:r w:rsidRPr="00117136">
                        <w:rPr>
                          <w:rFonts w:ascii="Consolas" w:hAnsi="Consolas"/>
                        </w:rPr>
                        <w:t>";</w:t>
                      </w:r>
                    </w:p>
                    <w:p w14:paraId="06202DAF" w14:textId="77777777" w:rsidR="001D6546" w:rsidRPr="00117136" w:rsidRDefault="001D6546" w:rsidP="003D21B3">
                      <w:pPr>
                        <w:ind w:firstLine="188"/>
                        <w:rPr>
                          <w:rFonts w:ascii="Consolas" w:hAnsi="Consolas"/>
                        </w:rPr>
                      </w:pPr>
                      <w:r w:rsidRPr="00117136">
                        <w:rPr>
                          <w:rFonts w:ascii="Consolas" w:hAnsi="Consolas"/>
                        </w:rPr>
                        <w:t xml:space="preserve">            headerRow.appendChild(nameHeaderCell);</w:t>
                      </w:r>
                    </w:p>
                    <w:p w14:paraId="1B853A24" w14:textId="77777777" w:rsidR="001D6546" w:rsidRPr="00117136" w:rsidRDefault="001D6546" w:rsidP="003D21B3">
                      <w:pPr>
                        <w:ind w:firstLine="188"/>
                        <w:rPr>
                          <w:rFonts w:ascii="Consolas" w:hAnsi="Consolas"/>
                        </w:rPr>
                      </w:pPr>
                    </w:p>
                    <w:p w14:paraId="611426F5" w14:textId="77777777" w:rsidR="001D6546" w:rsidRPr="00117136" w:rsidRDefault="001D6546" w:rsidP="003D21B3">
                      <w:pPr>
                        <w:ind w:firstLine="188"/>
                        <w:rPr>
                          <w:rFonts w:ascii="Consolas" w:hAnsi="Consolas"/>
                        </w:rPr>
                      </w:pPr>
                      <w:r w:rsidRPr="00117136">
                        <w:rPr>
                          <w:rFonts w:ascii="Consolas" w:hAnsi="Consolas"/>
                        </w:rPr>
                        <w:t xml:space="preserve">            const checkmarkHeaderCell = document.createElement("th");</w:t>
                      </w:r>
                    </w:p>
                    <w:p w14:paraId="5D276177" w14:textId="77777777" w:rsidR="001D6546" w:rsidRPr="00117136" w:rsidRDefault="001D6546" w:rsidP="003D21B3">
                      <w:pPr>
                        <w:ind w:firstLine="188"/>
                        <w:rPr>
                          <w:rFonts w:ascii="Consolas" w:hAnsi="Consolas"/>
                        </w:rPr>
                      </w:pPr>
                      <w:r w:rsidRPr="00117136">
                        <w:rPr>
                          <w:rFonts w:ascii="Consolas" w:hAnsi="Consolas"/>
                        </w:rPr>
                        <w:t xml:space="preserve">            checkmarkHeaderCell.textContent = "</w:t>
                      </w:r>
                      <w:r w:rsidRPr="00117136">
                        <w:rPr>
                          <w:rFonts w:ascii="Consolas" w:hAnsi="Consolas"/>
                        </w:rPr>
                        <w:t>オールチェック</w:t>
                      </w:r>
                      <w:r w:rsidRPr="00117136">
                        <w:rPr>
                          <w:rFonts w:ascii="Consolas" w:hAnsi="Consolas"/>
                        </w:rPr>
                        <w:t>";</w:t>
                      </w:r>
                    </w:p>
                    <w:p w14:paraId="4AD2F19D" w14:textId="77777777" w:rsidR="001D6546" w:rsidRPr="00117136" w:rsidRDefault="001D6546" w:rsidP="003D21B3">
                      <w:pPr>
                        <w:ind w:firstLine="188"/>
                        <w:rPr>
                          <w:rFonts w:ascii="Consolas" w:hAnsi="Consolas"/>
                        </w:rPr>
                      </w:pPr>
                      <w:r w:rsidRPr="00117136">
                        <w:rPr>
                          <w:rFonts w:ascii="Consolas" w:hAnsi="Consolas"/>
                        </w:rPr>
                        <w:t xml:space="preserve">            headerRow.appendChild(checkmarkHeaderCell);</w:t>
                      </w:r>
                    </w:p>
                    <w:p w14:paraId="198BF6A5" w14:textId="77777777" w:rsidR="001D6546" w:rsidRPr="00117136" w:rsidRDefault="001D6546" w:rsidP="003D21B3">
                      <w:pPr>
                        <w:ind w:firstLine="188"/>
                        <w:rPr>
                          <w:rFonts w:ascii="Consolas" w:hAnsi="Consolas"/>
                        </w:rPr>
                      </w:pPr>
                    </w:p>
                    <w:p w14:paraId="2981CCEB" w14:textId="77777777" w:rsidR="001D6546" w:rsidRPr="00117136" w:rsidRDefault="001D6546" w:rsidP="003D21B3">
                      <w:pPr>
                        <w:ind w:firstLine="188"/>
                        <w:rPr>
                          <w:rFonts w:ascii="Consolas" w:hAnsi="Consolas"/>
                        </w:rPr>
                      </w:pPr>
                      <w:r w:rsidRPr="00117136">
                        <w:rPr>
                          <w:rFonts w:ascii="Consolas" w:hAnsi="Consolas"/>
                        </w:rPr>
                        <w:t xml:space="preserve">            for (let i = 0; i &lt; numClasses; i++) {</w:t>
                      </w:r>
                    </w:p>
                    <w:p w14:paraId="739F16F4" w14:textId="77777777" w:rsidR="001D6546" w:rsidRPr="00117136" w:rsidRDefault="001D6546" w:rsidP="003D21B3">
                      <w:pPr>
                        <w:ind w:firstLine="188"/>
                        <w:rPr>
                          <w:rFonts w:ascii="Consolas" w:hAnsi="Consolas"/>
                        </w:rPr>
                      </w:pPr>
                      <w:r w:rsidRPr="00117136">
                        <w:rPr>
                          <w:rFonts w:ascii="Consolas" w:hAnsi="Consolas"/>
                        </w:rPr>
                        <w:t xml:space="preserve">                const cell = document.createElement("th");</w:t>
                      </w:r>
                    </w:p>
                    <w:p w14:paraId="394088B3" w14:textId="77777777" w:rsidR="001D6546" w:rsidRPr="00117136" w:rsidRDefault="001D6546" w:rsidP="003D21B3">
                      <w:pPr>
                        <w:ind w:firstLine="188"/>
                        <w:rPr>
                          <w:rFonts w:ascii="Consolas" w:hAnsi="Consolas"/>
                        </w:rPr>
                      </w:pPr>
                      <w:r w:rsidRPr="00117136">
                        <w:rPr>
                          <w:rFonts w:ascii="Consolas" w:hAnsi="Consolas"/>
                        </w:rPr>
                        <w:t xml:space="preserve">                cell.textContent = "</w:t>
                      </w:r>
                      <w:r w:rsidRPr="00117136">
                        <w:rPr>
                          <w:rFonts w:ascii="Consolas" w:hAnsi="Consolas"/>
                        </w:rPr>
                        <w:t>コマ</w:t>
                      </w:r>
                      <w:r w:rsidRPr="00117136">
                        <w:rPr>
                          <w:rFonts w:ascii="Consolas" w:hAnsi="Consolas"/>
                        </w:rPr>
                        <w:t xml:space="preserve"> " + (i + 1);</w:t>
                      </w:r>
                    </w:p>
                    <w:p w14:paraId="7BC910D1" w14:textId="77777777" w:rsidR="001D6546" w:rsidRPr="00117136" w:rsidRDefault="001D6546" w:rsidP="003D21B3">
                      <w:pPr>
                        <w:ind w:firstLine="188"/>
                        <w:rPr>
                          <w:rFonts w:ascii="Consolas" w:hAnsi="Consolas"/>
                        </w:rPr>
                      </w:pPr>
                      <w:r w:rsidRPr="00117136">
                        <w:rPr>
                          <w:rFonts w:ascii="Consolas" w:hAnsi="Consolas"/>
                        </w:rPr>
                        <w:t xml:space="preserve">                headerRow.appendChild(cell);</w:t>
                      </w:r>
                    </w:p>
                    <w:p w14:paraId="6B97214D" w14:textId="77777777" w:rsidR="001D6546" w:rsidRPr="00117136" w:rsidRDefault="001D6546" w:rsidP="003D21B3">
                      <w:pPr>
                        <w:ind w:firstLine="188"/>
                        <w:rPr>
                          <w:rFonts w:ascii="Consolas" w:hAnsi="Consolas"/>
                        </w:rPr>
                      </w:pPr>
                      <w:r w:rsidRPr="00117136">
                        <w:rPr>
                          <w:rFonts w:ascii="Consolas" w:hAnsi="Consolas"/>
                        </w:rPr>
                        <w:t xml:space="preserve">            }</w:t>
                      </w:r>
                    </w:p>
                    <w:p w14:paraId="1FE57F16" w14:textId="77777777" w:rsidR="001D6546" w:rsidRPr="00117136" w:rsidRDefault="001D6546" w:rsidP="003D21B3">
                      <w:pPr>
                        <w:ind w:firstLine="188"/>
                        <w:rPr>
                          <w:rFonts w:ascii="Consolas" w:hAnsi="Consolas"/>
                        </w:rPr>
                      </w:pPr>
                    </w:p>
                    <w:p w14:paraId="42492910" w14:textId="77777777" w:rsidR="001D6546" w:rsidRPr="00117136" w:rsidRDefault="001D6546" w:rsidP="003D21B3">
                      <w:pPr>
                        <w:ind w:firstLine="188"/>
                        <w:rPr>
                          <w:rFonts w:ascii="Consolas" w:hAnsi="Consolas"/>
                        </w:rPr>
                      </w:pPr>
                      <w:r w:rsidRPr="00117136">
                        <w:rPr>
                          <w:rFonts w:ascii="Consolas" w:hAnsi="Consolas"/>
                        </w:rPr>
                        <w:t xml:space="preserve">            const startTimeHeaderCell = document.createElement("th");</w:t>
                      </w:r>
                    </w:p>
                    <w:p w14:paraId="0BB91BE3" w14:textId="77777777" w:rsidR="001D6546" w:rsidRDefault="001D6546" w:rsidP="003D21B3">
                      <w:pPr>
                        <w:ind w:firstLine="188"/>
                      </w:pPr>
                      <w:r>
                        <w:t xml:space="preserve">            startTimeHeaderCell.textContent = "欠席開始時間";</w:t>
                      </w:r>
                    </w:p>
                    <w:p w14:paraId="576F9B78" w14:textId="77777777" w:rsidR="001D6546" w:rsidRDefault="001D6546" w:rsidP="003D21B3">
                      <w:pPr>
                        <w:ind w:firstLine="188"/>
                      </w:pPr>
                      <w:r>
                        <w:t xml:space="preserve">            headerRow.appendChild(startTimeHeaderCell);</w:t>
                      </w:r>
                    </w:p>
                    <w:p w14:paraId="6FAC39C9" w14:textId="77777777" w:rsidR="001D6546" w:rsidRDefault="001D6546" w:rsidP="003D21B3">
                      <w:pPr>
                        <w:ind w:firstLine="188"/>
                      </w:pPr>
                    </w:p>
                    <w:p w14:paraId="3D31C324" w14:textId="77777777" w:rsidR="001D6546" w:rsidRDefault="001D6546" w:rsidP="003D21B3">
                      <w:pPr>
                        <w:ind w:firstLine="188"/>
                      </w:pPr>
                      <w:r>
                        <w:t xml:space="preserve">            const endTimeHeaderCell = document.createElement("th");</w:t>
                      </w:r>
                    </w:p>
                    <w:p w14:paraId="3917FDF1" w14:textId="77777777" w:rsidR="001D6546" w:rsidRDefault="001D6546" w:rsidP="003D21B3">
                      <w:pPr>
                        <w:ind w:firstLine="188"/>
                      </w:pPr>
                      <w:r>
                        <w:t xml:space="preserve">            endTimeHeaderCell.textContent = "欠席終了時間";</w:t>
                      </w:r>
                    </w:p>
                    <w:p w14:paraId="6875D36D" w14:textId="77777777" w:rsidR="001D6546" w:rsidRDefault="001D6546" w:rsidP="003D21B3">
                      <w:pPr>
                        <w:ind w:firstLine="188"/>
                      </w:pPr>
                      <w:r>
                        <w:t xml:space="preserve">            headerRow.appendChild(endTimeHeaderCell);</w:t>
                      </w:r>
                    </w:p>
                    <w:p w14:paraId="0B3CE460" w14:textId="77777777" w:rsidR="001D6546" w:rsidRDefault="001D6546" w:rsidP="003D21B3">
                      <w:pPr>
                        <w:ind w:firstLine="188"/>
                      </w:pPr>
                    </w:p>
                    <w:p w14:paraId="3A12004E" w14:textId="77777777" w:rsidR="001D6546" w:rsidRDefault="001D6546" w:rsidP="003D21B3">
                      <w:pPr>
                        <w:ind w:firstLine="188"/>
                      </w:pPr>
                      <w:r>
                        <w:t xml:space="preserve">            const reasonHeaderCell = document.createElement("th");</w:t>
                      </w:r>
                    </w:p>
                    <w:p w14:paraId="5FA28A79" w14:textId="77777777" w:rsidR="001D6546" w:rsidRDefault="001D6546" w:rsidP="003D21B3">
                      <w:pPr>
                        <w:ind w:firstLine="188"/>
                      </w:pPr>
                      <w:r>
                        <w:t xml:space="preserve">            reasonHeaderCell.textContent = "欠席理由";</w:t>
                      </w:r>
                    </w:p>
                    <w:p w14:paraId="79A73180" w14:textId="77777777" w:rsidR="001D6546" w:rsidRDefault="001D6546" w:rsidP="003D21B3">
                      <w:pPr>
                        <w:ind w:firstLine="188"/>
                      </w:pPr>
                      <w:r>
                        <w:t xml:space="preserve">            headerRow.appendChild(reasonHeaderCell);</w:t>
                      </w:r>
                    </w:p>
                    <w:p w14:paraId="1E22EAC5" w14:textId="77777777" w:rsidR="001D6546" w:rsidRDefault="001D6546" w:rsidP="003D21B3">
                      <w:pPr>
                        <w:ind w:firstLine="188"/>
                      </w:pPr>
                    </w:p>
                    <w:p w14:paraId="3C95575E" w14:textId="77777777" w:rsidR="001D6546" w:rsidRDefault="001D6546" w:rsidP="003D21B3">
                      <w:pPr>
                        <w:ind w:firstLine="188"/>
                      </w:pPr>
                      <w:r>
                        <w:t xml:space="preserve">            const memoHeaderCell = document.createElement("th");</w:t>
                      </w:r>
                    </w:p>
                    <w:p w14:paraId="484575C8" w14:textId="77777777" w:rsidR="001D6546" w:rsidRDefault="001D6546" w:rsidP="003D21B3">
                      <w:pPr>
                        <w:ind w:firstLine="188"/>
                      </w:pPr>
                      <w:r>
                        <w:t xml:space="preserve">            memoHeaderCell.textContent = "メモ";</w:t>
                      </w:r>
                    </w:p>
                    <w:p w14:paraId="2BC4622F" w14:textId="77777777" w:rsidR="001D6546" w:rsidRDefault="001D6546" w:rsidP="003D21B3">
                      <w:pPr>
                        <w:ind w:firstLine="188"/>
                      </w:pPr>
                      <w:r>
                        <w:t xml:space="preserve">            headerRow.appendChild(memoHeaderCell);</w:t>
                      </w:r>
                    </w:p>
                    <w:p w14:paraId="27F76776" w14:textId="77777777" w:rsidR="001D6546" w:rsidRDefault="001D6546" w:rsidP="003D21B3">
                      <w:pPr>
                        <w:ind w:firstLine="188"/>
                      </w:pPr>
                    </w:p>
                    <w:p w14:paraId="5948F128" w14:textId="77777777" w:rsidR="001D6546" w:rsidRDefault="001D6546" w:rsidP="003D21B3">
                      <w:pPr>
                        <w:ind w:firstLine="188"/>
                      </w:pPr>
                      <w:r>
                        <w:t xml:space="preserve">            table.appendChild(headerRow);</w:t>
                      </w:r>
                    </w:p>
                    <w:p w14:paraId="5E587CD2" w14:textId="77777777" w:rsidR="001D6546" w:rsidRDefault="001D6546" w:rsidP="003D21B3">
                      <w:pPr>
                        <w:ind w:firstLine="188"/>
                      </w:pPr>
                    </w:p>
                    <w:p w14:paraId="03B976B5" w14:textId="77777777" w:rsidR="001D6546" w:rsidRDefault="001D6546" w:rsidP="003D21B3">
                      <w:pPr>
                        <w:ind w:firstLine="188"/>
                      </w:pPr>
                      <w:r>
                        <w:t xml:space="preserve">            for (let k = 0; k &lt; database.length; k++) {</w:t>
                      </w:r>
                    </w:p>
                    <w:p w14:paraId="7D0BBF3D" w14:textId="77777777" w:rsidR="001D6546" w:rsidRDefault="001D6546" w:rsidP="003D21B3">
                      <w:pPr>
                        <w:ind w:firstLine="188"/>
                      </w:pPr>
                      <w:r>
                        <w:t xml:space="preserve">                const row = document.createElement("tr");</w:t>
                      </w:r>
                    </w:p>
                    <w:p w14:paraId="46B47DEC" w14:textId="77777777" w:rsidR="001D6546" w:rsidRDefault="001D6546" w:rsidP="003D21B3">
                      <w:pPr>
                        <w:ind w:firstLine="188"/>
                      </w:pPr>
                      <w:r>
                        <w:t xml:space="preserve">                const nameCell = document.createElement("td");</w:t>
                      </w:r>
                    </w:p>
                    <w:p w14:paraId="154F9CD4" w14:textId="77777777" w:rsidR="001D6546" w:rsidRDefault="001D6546" w:rsidP="003D21B3">
                      <w:pPr>
                        <w:ind w:firstLine="188"/>
                      </w:pPr>
                      <w:r>
                        <w:t xml:space="preserve">                nameCell.classList.add("name-cell");</w:t>
                      </w:r>
                    </w:p>
                    <w:p w14:paraId="2A403F8B" w14:textId="77777777" w:rsidR="001D6546" w:rsidRDefault="001D6546" w:rsidP="003D21B3">
                      <w:pPr>
                        <w:ind w:firstLine="188"/>
                      </w:pPr>
                      <w:r>
                        <w:t xml:space="preserve">                const nameInput = document.createElement("div");</w:t>
                      </w:r>
                    </w:p>
                    <w:p w14:paraId="7DD278C1" w14:textId="77777777" w:rsidR="001D6546" w:rsidRDefault="001D6546" w:rsidP="003D21B3">
                      <w:pPr>
                        <w:ind w:firstLine="188"/>
                      </w:pPr>
                      <w:r>
                        <w:t xml:space="preserve">                nameInput.classList.add("name-input");</w:t>
                      </w:r>
                    </w:p>
                    <w:p w14:paraId="0E6F8C56" w14:textId="77777777" w:rsidR="001D6546" w:rsidRDefault="001D6546" w:rsidP="003D21B3">
                      <w:pPr>
                        <w:ind w:firstLine="188"/>
                      </w:pPr>
                      <w:r>
                        <w:t xml:space="preserve">                nameInput.textContent = database[k].name;</w:t>
                      </w:r>
                    </w:p>
                    <w:p w14:paraId="68677B68" w14:textId="77777777" w:rsidR="001D6546" w:rsidRDefault="001D6546" w:rsidP="003D21B3">
                      <w:pPr>
                        <w:ind w:firstLine="188"/>
                      </w:pPr>
                      <w:r>
                        <w:t xml:space="preserve">                nameCell.appendChild(nameInput);</w:t>
                      </w:r>
                    </w:p>
                    <w:p w14:paraId="64F63F83" w14:textId="77777777" w:rsidR="001D6546" w:rsidRDefault="001D6546" w:rsidP="003D21B3">
                      <w:pPr>
                        <w:ind w:firstLine="188"/>
                      </w:pPr>
                      <w:r>
                        <w:t xml:space="preserve">                row.appendChild(nameCell);</w:t>
                      </w:r>
                    </w:p>
                    <w:p w14:paraId="55EF72A9" w14:textId="77777777" w:rsidR="001D6546" w:rsidRDefault="001D6546" w:rsidP="003D21B3">
                      <w:pPr>
                        <w:ind w:firstLine="188"/>
                      </w:pPr>
                    </w:p>
                    <w:p w14:paraId="5E0E90B7" w14:textId="77777777" w:rsidR="001D6546" w:rsidRDefault="001D6546" w:rsidP="003D21B3">
                      <w:pPr>
                        <w:ind w:firstLine="188"/>
                      </w:pPr>
                      <w:r>
                        <w:t xml:space="preserve">                const checkmarkCell = document.createElement("td");</w:t>
                      </w:r>
                    </w:p>
                    <w:p w14:paraId="6FD295B8" w14:textId="77777777" w:rsidR="001D6546" w:rsidRDefault="001D6546" w:rsidP="003D21B3">
                      <w:pPr>
                        <w:ind w:firstLine="188"/>
                      </w:pPr>
                      <w:r>
                        <w:t xml:space="preserve">                checkmarkCell.classList.add("checkmark-cell");</w:t>
                      </w:r>
                    </w:p>
                    <w:p w14:paraId="7CC69A7E" w14:textId="77777777" w:rsidR="001D6546" w:rsidRDefault="001D6546" w:rsidP="003D21B3">
                      <w:pPr>
                        <w:ind w:firstLine="188"/>
                      </w:pPr>
                      <w:r>
                        <w:t xml:space="preserve">                checkmarkCell.innerHTML = '&lt;i class="fas fa-check"&gt;&lt;/i&gt;';</w:t>
                      </w:r>
                    </w:p>
                    <w:p w14:paraId="6A21CE47" w14:textId="77777777" w:rsidR="001D6546" w:rsidRDefault="001D6546" w:rsidP="003D21B3">
                      <w:pPr>
                        <w:ind w:firstLine="188"/>
                      </w:pPr>
                      <w:r>
                        <w:t xml:space="preserve">                table.appendChild(row);</w:t>
                      </w:r>
                    </w:p>
                    <w:p w14:paraId="2DF37966" w14:textId="77777777" w:rsidR="001D6546" w:rsidRDefault="001D6546" w:rsidP="003D21B3">
                      <w:pPr>
                        <w:ind w:firstLine="188"/>
                      </w:pPr>
                    </w:p>
                    <w:p w14:paraId="7084FE57" w14:textId="77777777" w:rsidR="001D6546" w:rsidRDefault="001D6546" w:rsidP="003D21B3">
                      <w:pPr>
                        <w:ind w:firstLine="188"/>
                      </w:pPr>
                      <w:r>
                        <w:t xml:space="preserve">                checkmarkCell.onclick = function () {</w:t>
                      </w:r>
                    </w:p>
                    <w:p w14:paraId="391E49F7" w14:textId="77777777" w:rsidR="001D6546" w:rsidRDefault="001D6546" w:rsidP="003D21B3">
                      <w:pPr>
                        <w:ind w:firstLine="188"/>
                      </w:pPr>
                      <w:r>
                        <w:t xml:space="preserve">                    toggleCheckmark(this);</w:t>
                      </w:r>
                    </w:p>
                    <w:p w14:paraId="5A085408" w14:textId="77777777" w:rsidR="001D6546" w:rsidRDefault="001D6546" w:rsidP="003D21B3">
                      <w:pPr>
                        <w:ind w:firstLine="188"/>
                      </w:pPr>
                      <w:r>
                        <w:t xml:space="preserve">                };</w:t>
                      </w:r>
                    </w:p>
                    <w:p w14:paraId="0C8CA5CE" w14:textId="77777777" w:rsidR="001D6546" w:rsidRDefault="001D6546" w:rsidP="003D21B3">
                      <w:pPr>
                        <w:ind w:firstLine="188"/>
                      </w:pPr>
                    </w:p>
                    <w:p w14:paraId="0AC17CB9" w14:textId="77777777" w:rsidR="001D6546" w:rsidRDefault="001D6546" w:rsidP="003D21B3">
                      <w:pPr>
                        <w:ind w:firstLine="188"/>
                      </w:pPr>
                      <w:r>
                        <w:t xml:space="preserve">                row.appendChild(checkmarkCell);</w:t>
                      </w:r>
                    </w:p>
                    <w:p w14:paraId="3BDA711E" w14:textId="77777777" w:rsidR="001D6546" w:rsidRDefault="001D6546" w:rsidP="003D21B3">
                      <w:pPr>
                        <w:ind w:firstLine="188"/>
                      </w:pPr>
                      <w:r>
                        <w:t xml:space="preserve">                for (let i = 0; i &lt; numClasses; i++) {</w:t>
                      </w:r>
                    </w:p>
                    <w:p w14:paraId="4632504F" w14:textId="77777777" w:rsidR="001D6546" w:rsidRDefault="001D6546" w:rsidP="003D21B3">
                      <w:pPr>
                        <w:ind w:firstLine="188"/>
                      </w:pPr>
                      <w:r>
                        <w:t xml:space="preserve">                    const cellContainer = document.createElement("td");</w:t>
                      </w:r>
                    </w:p>
                    <w:p w14:paraId="133FBA52" w14:textId="77777777" w:rsidR="001D6546" w:rsidRDefault="001D6546" w:rsidP="003D21B3">
                      <w:pPr>
                        <w:ind w:firstLine="188"/>
                      </w:pPr>
                      <w:r>
                        <w:t xml:space="preserve">                    cellContainer.classList.add("button-container");</w:t>
                      </w:r>
                    </w:p>
                    <w:p w14:paraId="0EDBAA8B" w14:textId="77777777" w:rsidR="001D6546" w:rsidRDefault="001D6546" w:rsidP="003D21B3">
                      <w:pPr>
                        <w:ind w:firstLine="188"/>
                      </w:pPr>
                      <w:r>
                        <w:t xml:space="preserve">                    const upperButton = document.createElement("button");</w:t>
                      </w:r>
                    </w:p>
                    <w:p w14:paraId="1C2A464E" w14:textId="77777777" w:rsidR="001D6546" w:rsidRDefault="001D6546" w:rsidP="003D21B3">
                      <w:pPr>
                        <w:ind w:firstLine="188"/>
                      </w:pPr>
                      <w:r>
                        <w:t xml:space="preserve">                    upperButton.classList.add("attendance-button");</w:t>
                      </w:r>
                    </w:p>
                    <w:p w14:paraId="1CD7CD78" w14:textId="39DB1A2B" w:rsidR="001D6546" w:rsidRDefault="001D6546" w:rsidP="003D21B3">
                      <w:pPr>
                        <w:ind w:firstLine="188"/>
                      </w:pPr>
                      <w:r>
                        <w:t xml:space="preserve">                    upperButton.addEventListener("click"， function () {</w:t>
                      </w:r>
                    </w:p>
                    <w:p w14:paraId="1DF231BD" w14:textId="77777777" w:rsidR="001D6546" w:rsidRDefault="001D6546" w:rsidP="003D21B3">
                      <w:pPr>
                        <w:ind w:firstLine="188"/>
                      </w:pPr>
                      <w:r>
                        <w:t xml:space="preserve">                        toggleAttendance(this);</w:t>
                      </w:r>
                    </w:p>
                    <w:p w14:paraId="6F6ADB86" w14:textId="77777777" w:rsidR="001D6546" w:rsidRDefault="001D6546" w:rsidP="003D21B3">
                      <w:pPr>
                        <w:ind w:firstLine="188"/>
                      </w:pPr>
                      <w:r>
                        <w:t xml:space="preserve">                    });</w:t>
                      </w:r>
                    </w:p>
                    <w:p w14:paraId="7174A8E6" w14:textId="77777777" w:rsidR="001D6546" w:rsidRDefault="001D6546" w:rsidP="003D21B3">
                      <w:pPr>
                        <w:ind w:firstLine="188"/>
                      </w:pPr>
                      <w:r>
                        <w:t xml:space="preserve">                    upperButton.textContent = "出席";</w:t>
                      </w:r>
                    </w:p>
                    <w:p w14:paraId="23807E43" w14:textId="77777777" w:rsidR="001D6546" w:rsidRDefault="001D6546" w:rsidP="003D21B3">
                      <w:pPr>
                        <w:ind w:firstLine="188"/>
                      </w:pPr>
                    </w:p>
                    <w:p w14:paraId="137889D0" w14:textId="77777777" w:rsidR="001D6546" w:rsidRDefault="001D6546" w:rsidP="003D21B3">
                      <w:pPr>
                        <w:ind w:firstLine="188"/>
                      </w:pPr>
                      <w:r>
                        <w:t xml:space="preserve">                    const lowerButton = document.createElement("button");</w:t>
                      </w:r>
                    </w:p>
                    <w:p w14:paraId="124BB041" w14:textId="77777777" w:rsidR="001D6546" w:rsidRDefault="001D6546" w:rsidP="003D21B3">
                      <w:pPr>
                        <w:ind w:firstLine="188"/>
                      </w:pPr>
                      <w:r>
                        <w:t xml:space="preserve">                    lowerButton.classList.add("attendance-button");</w:t>
                      </w:r>
                    </w:p>
                    <w:p w14:paraId="7CB57039" w14:textId="651CF6C9" w:rsidR="001D6546" w:rsidRDefault="001D6546" w:rsidP="003D21B3">
                      <w:pPr>
                        <w:ind w:firstLine="188"/>
                      </w:pPr>
                      <w:r>
                        <w:t xml:space="preserve">                    lowerButton.addEventListener("click"， function () {</w:t>
                      </w:r>
                    </w:p>
                    <w:p w14:paraId="579F26E7" w14:textId="77777777" w:rsidR="001D6546" w:rsidRDefault="001D6546" w:rsidP="003D21B3">
                      <w:pPr>
                        <w:ind w:firstLine="188"/>
                      </w:pPr>
                      <w:r>
                        <w:t xml:space="preserve">                        toggleAttendance(this);</w:t>
                      </w:r>
                    </w:p>
                    <w:p w14:paraId="0FA450DA" w14:textId="77777777" w:rsidR="001D6546" w:rsidRDefault="001D6546" w:rsidP="003D21B3">
                      <w:pPr>
                        <w:ind w:firstLine="188"/>
                      </w:pPr>
                      <w:r>
                        <w:t xml:space="preserve">                    });</w:t>
                      </w:r>
                    </w:p>
                    <w:p w14:paraId="2DBE6202" w14:textId="77777777" w:rsidR="001D6546" w:rsidRDefault="001D6546" w:rsidP="003D21B3">
                      <w:pPr>
                        <w:ind w:firstLine="188"/>
                      </w:pPr>
                      <w:r>
                        <w:t xml:space="preserve">                    lowerButton.textContent = "出席";</w:t>
                      </w:r>
                    </w:p>
                    <w:p w14:paraId="7BC2C402" w14:textId="77777777" w:rsidR="001D6546" w:rsidRDefault="001D6546" w:rsidP="003D21B3">
                      <w:pPr>
                        <w:ind w:firstLine="188"/>
                      </w:pPr>
                    </w:p>
                    <w:p w14:paraId="79E68665" w14:textId="77777777" w:rsidR="001D6546" w:rsidRDefault="001D6546" w:rsidP="003D21B3">
                      <w:pPr>
                        <w:ind w:firstLine="188"/>
                      </w:pPr>
                      <w:r>
                        <w:t xml:space="preserve">                    cellContainer.appendChild(upperButton);</w:t>
                      </w:r>
                    </w:p>
                    <w:p w14:paraId="1BBED2B2" w14:textId="77777777" w:rsidR="001D6546" w:rsidRDefault="001D6546" w:rsidP="003D21B3">
                      <w:pPr>
                        <w:ind w:firstLine="188"/>
                      </w:pPr>
                      <w:r>
                        <w:t xml:space="preserve">                    cellContainer.appendChild(lowerButton);</w:t>
                      </w:r>
                    </w:p>
                    <w:p w14:paraId="02A5AFD7" w14:textId="77777777" w:rsidR="001D6546" w:rsidRDefault="001D6546" w:rsidP="003D21B3">
                      <w:pPr>
                        <w:ind w:firstLine="188"/>
                      </w:pPr>
                      <w:r>
                        <w:t xml:space="preserve">                    row.appendChild(cellContainer);</w:t>
                      </w:r>
                    </w:p>
                    <w:p w14:paraId="29576EEC" w14:textId="77777777" w:rsidR="001D6546" w:rsidRDefault="001D6546" w:rsidP="003D21B3">
                      <w:pPr>
                        <w:ind w:firstLine="188"/>
                      </w:pPr>
                      <w:r>
                        <w:t xml:space="preserve">                }</w:t>
                      </w:r>
                    </w:p>
                    <w:p w14:paraId="1A4726D6" w14:textId="77777777" w:rsidR="001D6546" w:rsidRDefault="001D6546" w:rsidP="003D21B3">
                      <w:pPr>
                        <w:ind w:firstLine="188"/>
                      </w:pPr>
                    </w:p>
                    <w:p w14:paraId="36A994B8" w14:textId="77777777" w:rsidR="001D6546" w:rsidRDefault="001D6546" w:rsidP="003D21B3">
                      <w:pPr>
                        <w:ind w:firstLine="188"/>
                      </w:pPr>
                      <w:r>
                        <w:t xml:space="preserve">                // 欠席開始時間</w:t>
                      </w:r>
                    </w:p>
                    <w:p w14:paraId="22BB1A6E" w14:textId="77777777" w:rsidR="001D6546" w:rsidRDefault="001D6546" w:rsidP="003D21B3">
                      <w:pPr>
                        <w:ind w:firstLine="188"/>
                      </w:pPr>
                      <w:r>
                        <w:t xml:space="preserve">        const startTimeCell = document.createElement("td");</w:t>
                      </w:r>
                    </w:p>
                    <w:p w14:paraId="7EF1C1A7" w14:textId="77777777" w:rsidR="001D6546" w:rsidRDefault="001D6546" w:rsidP="003D21B3">
                      <w:pPr>
                        <w:ind w:firstLine="188"/>
                      </w:pPr>
                      <w:r>
                        <w:t xml:space="preserve">        startTimeCell.classList.add("time-cell");</w:t>
                      </w:r>
                    </w:p>
                    <w:p w14:paraId="1B9F1FC0" w14:textId="77777777" w:rsidR="001D6546" w:rsidRDefault="001D6546" w:rsidP="003D21B3">
                      <w:pPr>
                        <w:ind w:firstLine="188"/>
                      </w:pPr>
                      <w:r>
                        <w:t xml:space="preserve">        const startTimeInput = document.createElement("input");</w:t>
                      </w:r>
                    </w:p>
                    <w:p w14:paraId="4291DACC" w14:textId="77777777" w:rsidR="001D6546" w:rsidRDefault="001D6546" w:rsidP="003D21B3">
                      <w:pPr>
                        <w:ind w:firstLine="188"/>
                      </w:pPr>
                      <w:r>
                        <w:t xml:space="preserve">        startTimeInput.classList.add("time-input");</w:t>
                      </w:r>
                    </w:p>
                    <w:p w14:paraId="708399F9" w14:textId="77777777" w:rsidR="001D6546" w:rsidRDefault="001D6546" w:rsidP="003D21B3">
                      <w:pPr>
                        <w:ind w:firstLine="188"/>
                      </w:pPr>
                      <w:r>
                        <w:t xml:space="preserve">        startTimeInput.type = "time";</w:t>
                      </w:r>
                    </w:p>
                    <w:p w14:paraId="03B6EBCF" w14:textId="77777777" w:rsidR="001D6546" w:rsidRDefault="001D6546" w:rsidP="003D21B3">
                      <w:pPr>
                        <w:ind w:firstLine="188"/>
                      </w:pPr>
                      <w:r>
                        <w:t xml:space="preserve">        startTimeInput.step = "300";</w:t>
                      </w:r>
                    </w:p>
                    <w:p w14:paraId="1B810B8A" w14:textId="77777777" w:rsidR="001D6546" w:rsidRDefault="001D6546" w:rsidP="003D21B3">
                      <w:pPr>
                        <w:ind w:firstLine="188"/>
                      </w:pPr>
                      <w:r>
                        <w:t xml:space="preserve">        startTimeInput.value = database[k].absenceStartTime; // デフォルト値をセット</w:t>
                      </w:r>
                    </w:p>
                    <w:p w14:paraId="40A46E78" w14:textId="77777777" w:rsidR="001D6546" w:rsidRDefault="001D6546" w:rsidP="003D21B3">
                      <w:pPr>
                        <w:ind w:firstLine="188"/>
                      </w:pPr>
                      <w:r>
                        <w:t xml:space="preserve">        startTimeCell.appendChild(startTimeInput);</w:t>
                      </w:r>
                    </w:p>
                    <w:p w14:paraId="7F2EDA6A" w14:textId="77777777" w:rsidR="001D6546" w:rsidRDefault="001D6546" w:rsidP="003D21B3">
                      <w:pPr>
                        <w:ind w:firstLine="188"/>
                      </w:pPr>
                      <w:r>
                        <w:t xml:space="preserve">        row.appendChild(startTimeCell);</w:t>
                      </w:r>
                    </w:p>
                    <w:p w14:paraId="437E1922" w14:textId="77777777" w:rsidR="001D6546" w:rsidRDefault="001D6546" w:rsidP="003D21B3">
                      <w:pPr>
                        <w:ind w:firstLine="188"/>
                      </w:pPr>
                    </w:p>
                    <w:p w14:paraId="5796F44F" w14:textId="77777777" w:rsidR="001D6546" w:rsidRDefault="001D6546" w:rsidP="003D21B3">
                      <w:pPr>
                        <w:ind w:firstLine="188"/>
                      </w:pPr>
                      <w:r>
                        <w:t xml:space="preserve">        // 欠席終了時間</w:t>
                      </w:r>
                    </w:p>
                    <w:p w14:paraId="55275510" w14:textId="77777777" w:rsidR="001D6546" w:rsidRDefault="001D6546" w:rsidP="003D21B3">
                      <w:pPr>
                        <w:ind w:firstLine="188"/>
                      </w:pPr>
                      <w:r>
                        <w:t xml:space="preserve">        const endTimeCell = document.createElement("td");</w:t>
                      </w:r>
                    </w:p>
                    <w:p w14:paraId="60F722E6" w14:textId="77777777" w:rsidR="001D6546" w:rsidRDefault="001D6546" w:rsidP="003D21B3">
                      <w:pPr>
                        <w:ind w:firstLine="188"/>
                      </w:pPr>
                      <w:r>
                        <w:t xml:space="preserve">        endTimeCell.classList.add("time-cell");</w:t>
                      </w:r>
                    </w:p>
                    <w:p w14:paraId="0402B477" w14:textId="77777777" w:rsidR="001D6546" w:rsidRDefault="001D6546" w:rsidP="003D21B3">
                      <w:pPr>
                        <w:ind w:firstLine="188"/>
                      </w:pPr>
                      <w:r>
                        <w:t xml:space="preserve">        const endTimeInput = document.createElement("input");</w:t>
                      </w:r>
                    </w:p>
                    <w:p w14:paraId="76D1E3B6" w14:textId="77777777" w:rsidR="001D6546" w:rsidRDefault="001D6546" w:rsidP="003D21B3">
                      <w:pPr>
                        <w:ind w:firstLine="188"/>
                      </w:pPr>
                      <w:r>
                        <w:t xml:space="preserve">        endTimeInput.classList.add("time-input");</w:t>
                      </w:r>
                    </w:p>
                    <w:p w14:paraId="6D19BCF1" w14:textId="77777777" w:rsidR="001D6546" w:rsidRDefault="001D6546" w:rsidP="003D21B3">
                      <w:pPr>
                        <w:ind w:firstLine="188"/>
                      </w:pPr>
                      <w:r>
                        <w:t xml:space="preserve">        endTimeInput.type = "time";</w:t>
                      </w:r>
                    </w:p>
                    <w:p w14:paraId="0F726543" w14:textId="77777777" w:rsidR="001D6546" w:rsidRDefault="001D6546" w:rsidP="003D21B3">
                      <w:pPr>
                        <w:ind w:firstLine="188"/>
                      </w:pPr>
                      <w:r>
                        <w:t xml:space="preserve">        endTimeInput.step = "300";</w:t>
                      </w:r>
                    </w:p>
                    <w:p w14:paraId="32A36A9F" w14:textId="77777777" w:rsidR="001D6546" w:rsidRDefault="001D6546" w:rsidP="003D21B3">
                      <w:pPr>
                        <w:ind w:firstLine="188"/>
                      </w:pPr>
                      <w:r>
                        <w:t xml:space="preserve">        endTimeInput.value = database[k].absenceEndTime; // デフォルト値をセット</w:t>
                      </w:r>
                    </w:p>
                    <w:p w14:paraId="423E20D7" w14:textId="77777777" w:rsidR="001D6546" w:rsidRDefault="001D6546" w:rsidP="003D21B3">
                      <w:pPr>
                        <w:ind w:firstLine="188"/>
                      </w:pPr>
                      <w:r>
                        <w:t xml:space="preserve">        endTimeCell.appendChild(endTimeInput);</w:t>
                      </w:r>
                    </w:p>
                    <w:p w14:paraId="647EB218" w14:textId="77777777" w:rsidR="001D6546" w:rsidRDefault="001D6546" w:rsidP="003D21B3">
                      <w:pPr>
                        <w:ind w:firstLine="188"/>
                      </w:pPr>
                      <w:r>
                        <w:t xml:space="preserve">        row.appendChild(endTimeCell);</w:t>
                      </w:r>
                    </w:p>
                    <w:p w14:paraId="6B832253" w14:textId="77777777" w:rsidR="001D6546" w:rsidRDefault="001D6546" w:rsidP="003D21B3">
                      <w:pPr>
                        <w:ind w:firstLine="188"/>
                      </w:pPr>
                    </w:p>
                    <w:p w14:paraId="20C8C1AA" w14:textId="77777777" w:rsidR="001D6546" w:rsidRDefault="001D6546" w:rsidP="003D21B3">
                      <w:pPr>
                        <w:ind w:firstLine="188"/>
                      </w:pPr>
                      <w:r>
                        <w:t xml:space="preserve">                const reasonCell = document.createElement("td");</w:t>
                      </w:r>
                    </w:p>
                    <w:p w14:paraId="50BA65CE" w14:textId="77777777" w:rsidR="001D6546" w:rsidRDefault="001D6546" w:rsidP="003D21B3">
                      <w:pPr>
                        <w:ind w:firstLine="188"/>
                      </w:pPr>
                      <w:r>
                        <w:t xml:space="preserve">                reasonCell.classList.add("reason-cell");</w:t>
                      </w:r>
                    </w:p>
                    <w:p w14:paraId="19E081E1" w14:textId="77777777" w:rsidR="001D6546" w:rsidRDefault="001D6546" w:rsidP="003D21B3">
                      <w:pPr>
                        <w:ind w:firstLine="188"/>
                      </w:pPr>
                      <w:r>
                        <w:t xml:space="preserve">                const reasonInput = document.createElement("div");</w:t>
                      </w:r>
                    </w:p>
                    <w:p w14:paraId="54E359BF" w14:textId="77777777" w:rsidR="001D6546" w:rsidRDefault="001D6546" w:rsidP="003D21B3">
                      <w:pPr>
                        <w:ind w:firstLine="188"/>
                      </w:pPr>
                      <w:r>
                        <w:t xml:space="preserve">                reasonInput.classList.add("reason-input");</w:t>
                      </w:r>
                    </w:p>
                    <w:p w14:paraId="30F6D964" w14:textId="77777777" w:rsidR="001D6546" w:rsidRDefault="001D6546" w:rsidP="003D21B3">
                      <w:pPr>
                        <w:ind w:firstLine="188"/>
                      </w:pPr>
                      <w:r>
                        <w:t xml:space="preserve">                const sampleReasonData = fetchReasonDataFromDatabase(database[k].id);</w:t>
                      </w:r>
                    </w:p>
                    <w:p w14:paraId="08FEA57A" w14:textId="77777777" w:rsidR="001D6546" w:rsidRDefault="001D6546" w:rsidP="003D21B3">
                      <w:pPr>
                        <w:ind w:firstLine="188"/>
                      </w:pPr>
                      <w:r>
                        <w:t xml:space="preserve">                reasonInput.textContent = sampleReasonData;</w:t>
                      </w:r>
                    </w:p>
                    <w:p w14:paraId="2C1EEC20" w14:textId="77777777" w:rsidR="001D6546" w:rsidRDefault="001D6546" w:rsidP="003D21B3">
                      <w:pPr>
                        <w:ind w:firstLine="188"/>
                      </w:pPr>
                      <w:r>
                        <w:t xml:space="preserve">                reasonCell.appendChild(reasonInput);</w:t>
                      </w:r>
                    </w:p>
                    <w:p w14:paraId="395540F2" w14:textId="77777777" w:rsidR="001D6546" w:rsidRDefault="001D6546" w:rsidP="003D21B3">
                      <w:pPr>
                        <w:ind w:firstLine="188"/>
                      </w:pPr>
                      <w:r>
                        <w:t xml:space="preserve">                row.appendChild(reasonCell);</w:t>
                      </w:r>
                    </w:p>
                    <w:p w14:paraId="16A95C08" w14:textId="77777777" w:rsidR="001D6546" w:rsidRDefault="001D6546" w:rsidP="003D21B3">
                      <w:pPr>
                        <w:ind w:firstLine="188"/>
                      </w:pPr>
                    </w:p>
                    <w:p w14:paraId="7A3C69C2" w14:textId="77777777" w:rsidR="001D6546" w:rsidRDefault="001D6546" w:rsidP="003D21B3">
                      <w:pPr>
                        <w:ind w:firstLine="188"/>
                      </w:pPr>
                      <w:r>
                        <w:t xml:space="preserve">                const memoCell = document.createElement("td");</w:t>
                      </w:r>
                    </w:p>
                    <w:p w14:paraId="7AB222EC" w14:textId="77777777" w:rsidR="001D6546" w:rsidRDefault="001D6546" w:rsidP="003D21B3">
                      <w:pPr>
                        <w:ind w:firstLine="188"/>
                      </w:pPr>
                      <w:r>
                        <w:t xml:space="preserve">                memoCell.classList.add("memo-cell");</w:t>
                      </w:r>
                    </w:p>
                    <w:p w14:paraId="1EF2A3DC" w14:textId="77777777" w:rsidR="001D6546" w:rsidRDefault="001D6546" w:rsidP="003D21B3">
                      <w:pPr>
                        <w:ind w:firstLine="188"/>
                      </w:pPr>
                      <w:r>
                        <w:t xml:space="preserve">                const memoInput = document.createElement("textarea");</w:t>
                      </w:r>
                    </w:p>
                    <w:p w14:paraId="5D84E698" w14:textId="77777777" w:rsidR="001D6546" w:rsidRDefault="001D6546" w:rsidP="003D21B3">
                      <w:pPr>
                        <w:ind w:firstLine="188"/>
                      </w:pPr>
                      <w:r>
                        <w:t xml:space="preserve">                memoInput.classList.add("memo-input");</w:t>
                      </w:r>
                    </w:p>
                    <w:p w14:paraId="4E8F2D7C" w14:textId="77777777" w:rsidR="001D6546" w:rsidRDefault="001D6546" w:rsidP="003D21B3">
                      <w:pPr>
                        <w:ind w:firstLine="188"/>
                      </w:pPr>
                      <w:r>
                        <w:t xml:space="preserve">                memoCell.appendChild(memoInput);</w:t>
                      </w:r>
                    </w:p>
                    <w:p w14:paraId="65D0C6D6" w14:textId="77777777" w:rsidR="001D6546" w:rsidRDefault="001D6546" w:rsidP="003D21B3">
                      <w:pPr>
                        <w:ind w:firstLine="188"/>
                      </w:pPr>
                      <w:r>
                        <w:t xml:space="preserve">                row.appendChild(memoCell);</w:t>
                      </w:r>
                    </w:p>
                    <w:p w14:paraId="1568E2F3" w14:textId="77777777" w:rsidR="001D6546" w:rsidRDefault="001D6546" w:rsidP="003D21B3">
                      <w:pPr>
                        <w:ind w:firstLine="188"/>
                      </w:pPr>
                    </w:p>
                    <w:p w14:paraId="73D74AA2" w14:textId="77777777" w:rsidR="001D6546" w:rsidRDefault="001D6546" w:rsidP="003D21B3">
                      <w:pPr>
                        <w:ind w:firstLine="188"/>
                      </w:pPr>
                      <w:r>
                        <w:t xml:space="preserve">                table.appendChild(row);</w:t>
                      </w:r>
                    </w:p>
                    <w:p w14:paraId="25571832" w14:textId="77777777" w:rsidR="001D6546" w:rsidRDefault="001D6546" w:rsidP="003D21B3">
                      <w:pPr>
                        <w:ind w:firstLine="188"/>
                      </w:pPr>
                      <w:r>
                        <w:t xml:space="preserve">            }</w:t>
                      </w:r>
                    </w:p>
                    <w:p w14:paraId="19480D02" w14:textId="77777777" w:rsidR="001D6546" w:rsidRDefault="001D6546" w:rsidP="003D21B3">
                      <w:pPr>
                        <w:ind w:firstLine="188"/>
                      </w:pPr>
                      <w:r>
                        <w:t xml:space="preserve">        }</w:t>
                      </w:r>
                    </w:p>
                  </w:txbxContent>
                </v:textbox>
                <w10:wrap anchorx="margin"/>
              </v:shape>
            </w:pict>
          </mc:Fallback>
        </mc:AlternateContent>
      </w:r>
      <w:r>
        <w:rPr>
          <w:noProof/>
        </w:rPr>
        <mc:AlternateContent>
          <mc:Choice Requires="wps">
            <w:drawing>
              <wp:anchor distT="0" distB="0" distL="114300" distR="114300" simplePos="0" relativeHeight="251748352" behindDoc="0" locked="0" layoutInCell="1" allowOverlap="1" wp14:anchorId="1FF954BE" wp14:editId="3B34ADF4">
                <wp:simplePos x="0" y="0"/>
                <wp:positionH relativeFrom="margin">
                  <wp:align>center</wp:align>
                </wp:positionH>
                <wp:positionV relativeFrom="paragraph">
                  <wp:posOffset>-374638</wp:posOffset>
                </wp:positionV>
                <wp:extent cx="1828800" cy="1828800"/>
                <wp:effectExtent l="0" t="0" r="0" b="1270"/>
                <wp:wrapNone/>
                <wp:docPr id="30" name="テキスト ボックス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F84F09" w14:textId="77777777" w:rsidR="001D6546" w:rsidRPr="007B3B57" w:rsidRDefault="001D6546" w:rsidP="003D21B3">
                            <w:pPr>
                              <w:ind w:firstLineChars="0" w:firstLine="0"/>
                              <w:jc w:val="center"/>
                            </w:pPr>
                            <w:r>
                              <w:rPr>
                                <w:rFonts w:hint="eastAsia"/>
                              </w:rPr>
                              <w:t>リスト</w:t>
                            </w:r>
                            <w:r>
                              <w:t xml:space="preserve">3.3-2 function </w:t>
                            </w:r>
                            <w:proofErr w:type="spellStart"/>
                            <w:r>
                              <w:t>generateAttendanceTable</w:t>
                            </w:r>
                            <w:proofErr w:type="spellEnd"/>
                            <w: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FF954BE" id="テキスト ボックス 30" o:spid="_x0000_s1070" type="#_x0000_t202" style="position:absolute;left:0;text-align:left;margin-left:0;margin-top:-29.5pt;width:2in;height:2in;z-index:2517483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" filled="f" stroked="f">
                <v:textbox style="mso-fit-shape-to-text:t" inset="5.85pt,.7pt,5.85pt,.7pt">
                  <w:txbxContent>
                    <w:p w14:paraId="1DF84F09" w14:textId="77777777" w:rsidR="001D6546" w:rsidRPr="007B3B57" w:rsidRDefault="001D6546" w:rsidP="003D21B3">
                      <w:pPr>
                        <w:ind w:firstLineChars="0" w:firstLine="0"/>
                        <w:jc w:val="center"/>
                      </w:pPr>
                      <w:r>
                        <w:rPr>
                          <w:rFonts w:hint="eastAsia"/>
                        </w:rPr>
                        <w:t>リスト</w:t>
                      </w:r>
                      <w:r>
                        <w:t>3.3-2 function generateAttendanceTable()</w:t>
                      </w:r>
                    </w:p>
                  </w:txbxContent>
                </v:textbox>
                <w10:wrap anchorx="margin"/>
              </v:shape>
            </w:pict>
          </mc:Fallback>
        </mc:AlternateContent>
      </w:r>
    </w:p>
    <w:p w14:paraId="03D21540" w14:textId="77777777" w:rsidR="003D21B3" w:rsidRDefault="003D21B3" w:rsidP="003D21B3">
      <w:pPr>
        <w:ind w:firstLine="188"/>
      </w:pPr>
    </w:p>
    <w:p w14:paraId="2D85F086" w14:textId="77777777" w:rsidR="003D21B3" w:rsidRDefault="003D21B3" w:rsidP="003D21B3">
      <w:pPr>
        <w:ind w:firstLine="188"/>
      </w:pPr>
    </w:p>
    <w:p w14:paraId="066907F8" w14:textId="011236D4" w:rsidR="003D21B3" w:rsidRDefault="009A1062" w:rsidP="003D21B3">
      <w:pPr>
        <w:ind w:firstLine="188"/>
      </w:pPr>
      <w:r>
        <w:rPr>
          <w:noProof/>
        </w:rPr>
        <mc:AlternateContent>
          <mc:Choice Requires="wps">
            <w:drawing>
              <wp:anchor distT="0" distB="0" distL="114300" distR="114300" simplePos="0" relativeHeight="251714560" behindDoc="0" locked="0" layoutInCell="1" allowOverlap="1" wp14:anchorId="31760748" wp14:editId="43C9C970">
                <wp:simplePos x="0" y="0"/>
                <wp:positionH relativeFrom="column">
                  <wp:posOffset>4341497</wp:posOffset>
                </wp:positionH>
                <wp:positionV relativeFrom="paragraph">
                  <wp:posOffset>159153</wp:posOffset>
                </wp:positionV>
                <wp:extent cx="517584" cy="785004"/>
                <wp:effectExtent l="0" t="0" r="15875" b="15240"/>
                <wp:wrapNone/>
                <wp:docPr id="32" name="右大かっこ 32"/>
                <wp:cNvGraphicFramePr/>
                <a:graphic xmlns:a="http://schemas.openxmlformats.org/drawingml/2006/main">
                  <a:graphicData uri="http://schemas.microsoft.com/office/word/2010/wordprocessingShape">
                    <wps:wsp>
                      <wps:cNvSpPr/>
                      <wps:spPr>
                        <a:xfrm>
                          <a:off x="0" y="0"/>
                          <a:ext cx="517584" cy="785004"/>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23F2937A"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32" o:spid="_x0000_s1026" type="#_x0000_t86" style="position:absolute;margin-left:341.85pt;margin-top:12.55pt;width:40.75pt;height:6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" adj="1187" strokecolor="#4472c4 [3204]" strokeweight=".5pt">
                <v:stroke joinstyle="miter"/>
              </v:shape>
            </w:pict>
          </mc:Fallback>
        </mc:AlternateContent>
      </w:r>
      <w:r w:rsidR="003D21B3">
        <w:rPr>
          <w:noProof/>
        </w:rPr>
        <mc:AlternateContent>
          <mc:Choice Requires="wps">
            <w:drawing>
              <wp:anchor distT="0" distB="0" distL="114300" distR="114300" simplePos="0" relativeHeight="251715584" behindDoc="0" locked="0" layoutInCell="1" allowOverlap="1" wp14:anchorId="6F023491" wp14:editId="42A79117">
                <wp:simplePos x="0" y="0"/>
                <wp:positionH relativeFrom="column">
                  <wp:posOffset>4422979</wp:posOffset>
                </wp:positionH>
                <wp:positionV relativeFrom="paragraph">
                  <wp:posOffset>272607</wp:posOffset>
                </wp:positionV>
                <wp:extent cx="836750" cy="750294"/>
                <wp:effectExtent l="0" t="0" r="0" b="0"/>
                <wp:wrapNone/>
                <wp:docPr id="31" name="テキスト ボックス 31"/>
                <wp:cNvGraphicFramePr/>
                <a:graphic xmlns:a="http://schemas.openxmlformats.org/drawingml/2006/main">
                  <a:graphicData uri="http://schemas.microsoft.com/office/word/2010/wordprocessingShape">
                    <wps:wsp>
                      <wps:cNvSpPr txBox="1"/>
                      <wps:spPr>
                        <a:xfrm>
                          <a:off x="0" y="0"/>
                          <a:ext cx="836750" cy="750294"/>
                        </a:xfrm>
                        <a:prstGeom prst="rect">
                          <a:avLst/>
                        </a:prstGeom>
                        <a:noFill/>
                        <a:ln>
                          <a:noFill/>
                        </a:ln>
                      </wps:spPr>
                      <wps:txbx>
                        <w:txbxContent>
                          <w:p w14:paraId="521AFFA0" w14:textId="77777777" w:rsidR="001D6546" w:rsidRPr="002712D1" w:rsidRDefault="001D6546" w:rsidP="003D21B3">
                            <w:pPr>
                              <w:pStyle w:val="a7"/>
                              <w:numPr>
                                <w:ilvl w:val="0"/>
                                <w:numId w:val="31"/>
                              </w:numPr>
                              <w:ind w:leftChars="0" w:firstLineChars="0"/>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23491" id="テキスト ボックス 31" o:spid="_x0000_s1071" type="#_x0000_t202" style="position:absolute;left:0;text-align:left;margin-left:348.25pt;margin-top:21.45pt;width:65.9pt;height:59.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" filled="f" stroked="f">
                <v:textbox inset="5.85pt,.7pt,5.85pt,.7pt">
                  <w:txbxContent>
                    <w:p w14:paraId="521AFFA0" w14:textId="77777777" w:rsidR="001D6546" w:rsidRPr="002712D1" w:rsidRDefault="001D6546" w:rsidP="003D21B3">
                      <w:pPr>
                        <w:pStyle w:val="a7"/>
                        <w:numPr>
                          <w:ilvl w:val="0"/>
                          <w:numId w:val="31"/>
                        </w:numPr>
                        <w:ind w:leftChars="0" w:firstLineChars="0"/>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06636CEB" w14:textId="61B53DD6" w:rsidR="003D21B3" w:rsidRDefault="003D21B3" w:rsidP="003D21B3">
      <w:pPr>
        <w:ind w:firstLine="188"/>
      </w:pPr>
    </w:p>
    <w:p w14:paraId="2F563336" w14:textId="77777777" w:rsidR="003D21B3" w:rsidRDefault="003D21B3" w:rsidP="003D21B3">
      <w:pPr>
        <w:ind w:firstLine="188"/>
      </w:pPr>
    </w:p>
    <w:p w14:paraId="18F76F2B" w14:textId="77777777" w:rsidR="003D21B3" w:rsidRDefault="003D21B3" w:rsidP="003D21B3">
      <w:pPr>
        <w:ind w:firstLine="188"/>
      </w:pPr>
    </w:p>
    <w:p w14:paraId="67708236" w14:textId="7E54AC16" w:rsidR="003D21B3" w:rsidRDefault="009A1062" w:rsidP="003D21B3">
      <w:pPr>
        <w:ind w:firstLine="188"/>
      </w:pPr>
      <w:r>
        <w:rPr>
          <w:noProof/>
        </w:rPr>
        <mc:AlternateContent>
          <mc:Choice Requires="wps">
            <w:drawing>
              <wp:anchor distT="0" distB="0" distL="114300" distR="114300" simplePos="0" relativeHeight="251716608" behindDoc="0" locked="0" layoutInCell="1" allowOverlap="1" wp14:anchorId="2672E294" wp14:editId="35D3EF95">
                <wp:simplePos x="0" y="0"/>
                <wp:positionH relativeFrom="column">
                  <wp:posOffset>4268607</wp:posOffset>
                </wp:positionH>
                <wp:positionV relativeFrom="paragraph">
                  <wp:posOffset>100429</wp:posOffset>
                </wp:positionV>
                <wp:extent cx="508635" cy="2596551"/>
                <wp:effectExtent l="0" t="0" r="24765" b="13335"/>
                <wp:wrapNone/>
                <wp:docPr id="33" name="右大かっこ 33"/>
                <wp:cNvGraphicFramePr/>
                <a:graphic xmlns:a="http://schemas.openxmlformats.org/drawingml/2006/main">
                  <a:graphicData uri="http://schemas.microsoft.com/office/word/2010/wordprocessingShape">
                    <wps:wsp>
                      <wps:cNvSpPr/>
                      <wps:spPr>
                        <a:xfrm>
                          <a:off x="0" y="0"/>
                          <a:ext cx="508635" cy="2596551"/>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799F2E" id="右大かっこ 33" o:spid="_x0000_s1026" type="#_x0000_t86" style="position:absolute;margin-left:336.1pt;margin-top:7.9pt;width:40.05pt;height:204.4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" adj="353" strokecolor="#4472c4 [3204]" strokeweight=".5pt">
                <v:stroke joinstyle="miter"/>
              </v:shape>
            </w:pict>
          </mc:Fallback>
        </mc:AlternateContent>
      </w:r>
    </w:p>
    <w:p w14:paraId="6240374B" w14:textId="304C6893" w:rsidR="003D21B3" w:rsidRDefault="003D21B3" w:rsidP="003D21B3">
      <w:pPr>
        <w:ind w:firstLine="188"/>
      </w:pPr>
    </w:p>
    <w:p w14:paraId="549624BE" w14:textId="77777777" w:rsidR="003D21B3" w:rsidRDefault="003D21B3" w:rsidP="003D21B3">
      <w:pPr>
        <w:ind w:firstLine="188"/>
      </w:pPr>
    </w:p>
    <w:p w14:paraId="1F0C6777" w14:textId="77777777" w:rsidR="003D21B3" w:rsidRDefault="003D21B3" w:rsidP="003D21B3">
      <w:pPr>
        <w:ind w:firstLine="188"/>
      </w:pPr>
    </w:p>
    <w:p w14:paraId="39E9FCEC" w14:textId="77777777" w:rsidR="003D21B3" w:rsidRDefault="003D21B3" w:rsidP="003D21B3">
      <w:pPr>
        <w:ind w:firstLine="188"/>
      </w:pPr>
      <w:r>
        <w:rPr>
          <w:noProof/>
        </w:rPr>
        <mc:AlternateContent>
          <mc:Choice Requires="wps">
            <w:drawing>
              <wp:anchor distT="0" distB="0" distL="114300" distR="114300" simplePos="0" relativeHeight="251718656" behindDoc="0" locked="0" layoutInCell="1" allowOverlap="1" wp14:anchorId="464607E4" wp14:editId="07A982B5">
                <wp:simplePos x="0" y="0"/>
                <wp:positionH relativeFrom="margin">
                  <wp:posOffset>4761589</wp:posOffset>
                </wp:positionH>
                <wp:positionV relativeFrom="paragraph">
                  <wp:posOffset>70916</wp:posOffset>
                </wp:positionV>
                <wp:extent cx="5374005" cy="8315325"/>
                <wp:effectExtent l="0" t="0" r="0" b="1270"/>
                <wp:wrapNone/>
                <wp:docPr id="34" name="テキスト ボックス 34"/>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1570B25F"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BAE">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②</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464607E4" id="テキスト ボックス 34" o:spid="_x0000_s1072" type="#_x0000_t202" style="position:absolute;left:0;text-align:left;margin-left:374.95pt;margin-top:5.6pt;width:423.15pt;height:654.75pt;z-index:25171865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" filled="f" stroked="f">
                <v:textbox style="mso-fit-shape-to-text:t" inset="5.85pt,.7pt,5.85pt,.7pt">
                  <w:txbxContent>
                    <w:p w14:paraId="1570B25F"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BAE">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②</w:t>
                      </w:r>
                    </w:p>
                  </w:txbxContent>
                </v:textbox>
                <w10:wrap anchorx="margin"/>
              </v:shape>
            </w:pict>
          </mc:Fallback>
        </mc:AlternateContent>
      </w:r>
    </w:p>
    <w:p w14:paraId="6098C884" w14:textId="77777777" w:rsidR="003D21B3" w:rsidRDefault="003D21B3" w:rsidP="003D21B3">
      <w:pPr>
        <w:ind w:firstLine="188"/>
      </w:pPr>
    </w:p>
    <w:p w14:paraId="60516789" w14:textId="77777777" w:rsidR="003D21B3" w:rsidRDefault="003D21B3" w:rsidP="003D21B3">
      <w:pPr>
        <w:ind w:firstLine="188"/>
      </w:pPr>
    </w:p>
    <w:p w14:paraId="2DFDEF14" w14:textId="77777777" w:rsidR="003D21B3" w:rsidRDefault="003D21B3" w:rsidP="003D21B3">
      <w:pPr>
        <w:ind w:firstLine="188"/>
      </w:pPr>
    </w:p>
    <w:p w14:paraId="01C992DC" w14:textId="1DAD2650" w:rsidR="003D21B3" w:rsidRDefault="003D21B3" w:rsidP="003D21B3">
      <w:pPr>
        <w:ind w:firstLine="188"/>
      </w:pPr>
    </w:p>
    <w:p w14:paraId="2D13A511" w14:textId="79E2B7D2" w:rsidR="003D21B3" w:rsidRDefault="009A1062" w:rsidP="003D21B3">
      <w:pPr>
        <w:ind w:firstLine="188"/>
      </w:pPr>
      <w:r>
        <w:rPr>
          <w:noProof/>
        </w:rPr>
        <mc:AlternateContent>
          <mc:Choice Requires="wps">
            <w:drawing>
              <wp:anchor distT="0" distB="0" distL="114300" distR="114300" simplePos="0" relativeHeight="251724800" behindDoc="0" locked="0" layoutInCell="1" allowOverlap="1" wp14:anchorId="0D081B2B" wp14:editId="717471DC">
                <wp:simplePos x="0" y="0"/>
                <wp:positionH relativeFrom="column">
                  <wp:posOffset>4188141</wp:posOffset>
                </wp:positionH>
                <wp:positionV relativeFrom="paragraph">
                  <wp:posOffset>70978</wp:posOffset>
                </wp:positionV>
                <wp:extent cx="483019" cy="1526876"/>
                <wp:effectExtent l="0" t="0" r="12700" b="16510"/>
                <wp:wrapNone/>
                <wp:docPr id="35" name="右大かっこ 35"/>
                <wp:cNvGraphicFramePr/>
                <a:graphic xmlns:a="http://schemas.openxmlformats.org/drawingml/2006/main">
                  <a:graphicData uri="http://schemas.microsoft.com/office/word/2010/wordprocessingShape">
                    <wps:wsp>
                      <wps:cNvSpPr/>
                      <wps:spPr>
                        <a:xfrm>
                          <a:off x="0" y="0"/>
                          <a:ext cx="483019" cy="1526876"/>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F2E9E9F" id="右大かっこ 35" o:spid="_x0000_s1026" type="#_x0000_t86" style="position:absolute;margin-left:329.75pt;margin-top:5.6pt;width:38.05pt;height:120.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" adj="569" strokecolor="#4472c4 [3204]" strokeweight=".5pt">
                <v:stroke joinstyle="miter"/>
              </v:shape>
            </w:pict>
          </mc:Fallback>
        </mc:AlternateContent>
      </w:r>
    </w:p>
    <w:p w14:paraId="65B037EC" w14:textId="2F15FEF5" w:rsidR="003D21B3" w:rsidRDefault="003D21B3" w:rsidP="003D21B3">
      <w:pPr>
        <w:ind w:firstLine="188"/>
      </w:pPr>
    </w:p>
    <w:p w14:paraId="345E32CD" w14:textId="77777777" w:rsidR="003D21B3" w:rsidRDefault="003D21B3" w:rsidP="003D21B3">
      <w:pPr>
        <w:ind w:firstLine="188"/>
      </w:pPr>
      <w:r>
        <w:rPr>
          <w:noProof/>
        </w:rPr>
        <mc:AlternateContent>
          <mc:Choice Requires="wps">
            <w:drawing>
              <wp:anchor distT="0" distB="0" distL="114300" distR="114300" simplePos="0" relativeHeight="251727872" behindDoc="0" locked="0" layoutInCell="1" allowOverlap="1" wp14:anchorId="28196EDD" wp14:editId="72BEDB77">
                <wp:simplePos x="0" y="0"/>
                <wp:positionH relativeFrom="column">
                  <wp:posOffset>4749428</wp:posOffset>
                </wp:positionH>
                <wp:positionV relativeFrom="paragraph">
                  <wp:posOffset>285319</wp:posOffset>
                </wp:positionV>
                <wp:extent cx="5374005" cy="8315325"/>
                <wp:effectExtent l="0" t="0" r="0" b="1270"/>
                <wp:wrapNone/>
                <wp:docPr id="36" name="テキスト ボックス 36"/>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4B1EC7CA"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5CB">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③</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28196EDD" id="テキスト ボックス 36" o:spid="_x0000_s1073" type="#_x0000_t202" style="position:absolute;left:0;text-align:left;margin-left:373.95pt;margin-top:22.45pt;width:423.15pt;height:654.75pt;z-index:251727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" filled="f" stroked="f">
                <v:textbox style="mso-fit-shape-to-text:t" inset="5.85pt,.7pt,5.85pt,.7pt">
                  <w:txbxContent>
                    <w:p w14:paraId="4B1EC7CA"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5CB">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③</w:t>
                      </w:r>
                    </w:p>
                  </w:txbxContent>
                </v:textbox>
              </v:shape>
            </w:pict>
          </mc:Fallback>
        </mc:AlternateContent>
      </w:r>
    </w:p>
    <w:p w14:paraId="1CCFA2B0" w14:textId="77777777" w:rsidR="003D21B3" w:rsidRDefault="003D21B3" w:rsidP="003D21B3">
      <w:pPr>
        <w:ind w:firstLine="188"/>
      </w:pPr>
    </w:p>
    <w:p w14:paraId="64A106F6" w14:textId="77777777" w:rsidR="003D21B3" w:rsidRDefault="003D21B3" w:rsidP="003D21B3">
      <w:pPr>
        <w:ind w:firstLine="188"/>
      </w:pPr>
    </w:p>
    <w:p w14:paraId="10950115" w14:textId="77777777" w:rsidR="003D21B3" w:rsidRDefault="003D21B3" w:rsidP="003D21B3">
      <w:pPr>
        <w:ind w:firstLine="188"/>
      </w:pPr>
    </w:p>
    <w:p w14:paraId="3F5743D1" w14:textId="77777777" w:rsidR="003D21B3" w:rsidRDefault="003D21B3" w:rsidP="003D21B3">
      <w:pPr>
        <w:ind w:firstLine="188"/>
      </w:pPr>
      <w:r>
        <w:rPr>
          <w:noProof/>
        </w:rPr>
        <mc:AlternateContent>
          <mc:Choice Requires="wps">
            <w:drawing>
              <wp:anchor distT="0" distB="0" distL="114300" distR="114300" simplePos="0" relativeHeight="251728896" behindDoc="0" locked="0" layoutInCell="1" allowOverlap="1" wp14:anchorId="1EF65380" wp14:editId="6AEE254C">
                <wp:simplePos x="0" y="0"/>
                <wp:positionH relativeFrom="column">
                  <wp:posOffset>4737148</wp:posOffset>
                </wp:positionH>
                <wp:positionV relativeFrom="paragraph">
                  <wp:posOffset>14569</wp:posOffset>
                </wp:positionV>
                <wp:extent cx="387985" cy="474980"/>
                <wp:effectExtent l="0" t="0" r="0" b="0"/>
                <wp:wrapNone/>
                <wp:docPr id="37" name="テキスト ボックス 37"/>
                <wp:cNvGraphicFramePr/>
                <a:graphic xmlns:a="http://schemas.openxmlformats.org/drawingml/2006/main">
                  <a:graphicData uri="http://schemas.microsoft.com/office/word/2010/wordprocessingShape">
                    <wps:wsp>
                      <wps:cNvSpPr txBox="1"/>
                      <wps:spPr>
                        <a:xfrm>
                          <a:off x="0" y="0"/>
                          <a:ext cx="387985" cy="474980"/>
                        </a:xfrm>
                        <a:prstGeom prst="rect">
                          <a:avLst/>
                        </a:prstGeom>
                        <a:noFill/>
                        <a:ln>
                          <a:noFill/>
                        </a:ln>
                      </wps:spPr>
                      <wps:txbx>
                        <w:txbxContent>
                          <w:p w14:paraId="0B9D3355"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5CB">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④</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EF65380" id="テキスト ボックス 37" o:spid="_x0000_s1074" type="#_x0000_t202" style="position:absolute;left:0;text-align:left;margin-left:373pt;margin-top:1.15pt;width:30.55pt;height:37.4pt;z-index:2517288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" filled="f" stroked="f">
                <v:textbox style="mso-fit-shape-to-text:t" inset="5.85pt,.7pt,5.85pt,.7pt">
                  <w:txbxContent>
                    <w:p w14:paraId="0B9D3355"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5CB">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④</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4D19BF9B" wp14:editId="6FD885D5">
                <wp:simplePos x="0" y="0"/>
                <wp:positionH relativeFrom="column">
                  <wp:posOffset>4267835</wp:posOffset>
                </wp:positionH>
                <wp:positionV relativeFrom="paragraph">
                  <wp:posOffset>106536</wp:posOffset>
                </wp:positionV>
                <wp:extent cx="465348" cy="267419"/>
                <wp:effectExtent l="0" t="0" r="11430" b="18415"/>
                <wp:wrapNone/>
                <wp:docPr id="38" name="右大かっこ 38"/>
                <wp:cNvGraphicFramePr/>
                <a:graphic xmlns:a="http://schemas.openxmlformats.org/drawingml/2006/main">
                  <a:graphicData uri="http://schemas.microsoft.com/office/word/2010/wordprocessingShape">
                    <wps:wsp>
                      <wps:cNvSpPr/>
                      <wps:spPr>
                        <a:xfrm>
                          <a:off x="0" y="0"/>
                          <a:ext cx="465348" cy="267419"/>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57B6240" id="右大かっこ 38" o:spid="_x0000_s1026" type="#_x0000_t86" style="position:absolute;margin-left:336.05pt;margin-top:8.4pt;width:36.65pt;height:21.0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" strokecolor="#4472c4 [3204]" strokeweight=".5pt">
                <v:stroke joinstyle="miter"/>
              </v:shape>
            </w:pict>
          </mc:Fallback>
        </mc:AlternateContent>
      </w:r>
    </w:p>
    <w:p w14:paraId="11D183D1" w14:textId="77777777" w:rsidR="003D21B3" w:rsidRDefault="003D21B3" w:rsidP="003D21B3">
      <w:pPr>
        <w:ind w:firstLine="188"/>
      </w:pPr>
    </w:p>
    <w:p w14:paraId="2DBAA911" w14:textId="77777777" w:rsidR="003D21B3" w:rsidRDefault="003D21B3" w:rsidP="003D21B3">
      <w:pPr>
        <w:ind w:firstLine="188"/>
      </w:pPr>
      <w:r>
        <w:rPr>
          <w:noProof/>
        </w:rPr>
        <w:lastRenderedPageBreak/>
        <mc:AlternateContent>
          <mc:Choice Requires="wps">
            <w:drawing>
              <wp:anchor distT="0" distB="0" distL="114300" distR="114300" simplePos="0" relativeHeight="251717632" behindDoc="0" locked="0" layoutInCell="1" allowOverlap="1" wp14:anchorId="60932521" wp14:editId="08043A6F">
                <wp:simplePos x="0" y="0"/>
                <wp:positionH relativeFrom="column">
                  <wp:posOffset>4302748</wp:posOffset>
                </wp:positionH>
                <wp:positionV relativeFrom="paragraph">
                  <wp:posOffset>111124</wp:posOffset>
                </wp:positionV>
                <wp:extent cx="474453" cy="5426015"/>
                <wp:effectExtent l="0" t="0" r="20955" b="22860"/>
                <wp:wrapNone/>
                <wp:docPr id="39" name="右大かっこ 39"/>
                <wp:cNvGraphicFramePr/>
                <a:graphic xmlns:a="http://schemas.openxmlformats.org/drawingml/2006/main">
                  <a:graphicData uri="http://schemas.microsoft.com/office/word/2010/wordprocessingShape">
                    <wps:wsp>
                      <wps:cNvSpPr/>
                      <wps:spPr>
                        <a:xfrm>
                          <a:off x="0" y="0"/>
                          <a:ext cx="474453" cy="5426015"/>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D2A95E3" id="右大かっこ 39" o:spid="_x0000_s1026" type="#_x0000_t86" style="position:absolute;margin-left:338.8pt;margin-top:8.75pt;width:37.35pt;height:427.2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" adj="157" strokecolor="#4472c4 [3204]" strokeweight=".5pt">
                <v:stroke joinstyle="miter"/>
              </v:shape>
            </w:pict>
          </mc:Fallback>
        </mc:AlternateContent>
      </w:r>
      <w:r>
        <w:rPr>
          <w:noProof/>
        </w:rPr>
        <mc:AlternateContent>
          <mc:Choice Requires="wps">
            <w:drawing>
              <wp:anchor distT="0" distB="0" distL="114300" distR="114300" simplePos="0" relativeHeight="251709440" behindDoc="0" locked="0" layoutInCell="1" allowOverlap="1" wp14:anchorId="254266D4" wp14:editId="7F6F96D2">
                <wp:simplePos x="0" y="0"/>
                <wp:positionH relativeFrom="margin">
                  <wp:posOffset>0</wp:posOffset>
                </wp:positionH>
                <wp:positionV relativeFrom="paragraph">
                  <wp:posOffset>-635</wp:posOffset>
                </wp:positionV>
                <wp:extent cx="5374256" cy="8315864"/>
                <wp:effectExtent l="0" t="0" r="17145" b="28575"/>
                <wp:wrapNone/>
                <wp:docPr id="40" name="テキスト ボックス 40"/>
                <wp:cNvGraphicFramePr/>
                <a:graphic xmlns:a="http://schemas.openxmlformats.org/drawingml/2006/main">
                  <a:graphicData uri="http://schemas.microsoft.com/office/word/2010/wordprocessingShape">
                    <wps:wsp>
                      <wps:cNvSpPr txBox="1"/>
                      <wps:spPr>
                        <a:xfrm>
                          <a:off x="0" y="0"/>
                          <a:ext cx="5374256" cy="8315864"/>
                        </a:xfrm>
                        <a:prstGeom prst="rect">
                          <a:avLst/>
                        </a:prstGeom>
                        <a:solidFill>
                          <a:schemeClr val="lt1"/>
                        </a:solidFill>
                        <a:ln w="6350">
                          <a:solidFill>
                            <a:prstClr val="black"/>
                          </a:solidFill>
                        </a:ln>
                      </wps:spPr>
                      <wps:txbx>
                        <w:txbxContent>
                          <w:p w14:paraId="764B15DD" w14:textId="77777777" w:rsidR="001D6546" w:rsidRPr="00117136" w:rsidRDefault="001D6546" w:rsidP="003D21B3">
                            <w:pPr>
                              <w:ind w:firstLine="188"/>
                              <w:rPr>
                                <w:rFonts w:ascii="Consolas" w:hAnsi="Consolas"/>
                              </w:rPr>
                            </w:pPr>
                            <w:r>
                              <w:t xml:space="preserve">            </w:t>
                            </w:r>
                            <w:proofErr w:type="spellStart"/>
                            <w:r w:rsidRPr="00117136">
                              <w:rPr>
                                <w:rFonts w:ascii="Consolas" w:hAnsi="Consolas"/>
                              </w:rPr>
                              <w:t>startTimeHeaderCell.textContent</w:t>
                            </w:r>
                            <w:proofErr w:type="spellEnd"/>
                            <w:r w:rsidRPr="00117136">
                              <w:rPr>
                                <w:rFonts w:ascii="Consolas" w:hAnsi="Consolas"/>
                              </w:rPr>
                              <w:t xml:space="preserve"> = "</w:t>
                            </w:r>
                            <w:r w:rsidRPr="00117136">
                              <w:rPr>
                                <w:rFonts w:ascii="Consolas" w:hAnsi="Consolas"/>
                              </w:rPr>
                              <w:t>欠席開始時間</w:t>
                            </w:r>
                            <w:r w:rsidRPr="00117136">
                              <w:rPr>
                                <w:rFonts w:ascii="Consolas" w:hAnsi="Consolas"/>
                              </w:rPr>
                              <w:t>";</w:t>
                            </w:r>
                          </w:p>
                          <w:p w14:paraId="3992AC75"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w:t>
                            </w:r>
                            <w:proofErr w:type="spellStart"/>
                            <w:r w:rsidRPr="00117136">
                              <w:rPr>
                                <w:rFonts w:ascii="Consolas" w:hAnsi="Consolas"/>
                              </w:rPr>
                              <w:t>startTimeHeaderCell</w:t>
                            </w:r>
                            <w:proofErr w:type="spellEnd"/>
                            <w:r w:rsidRPr="00117136">
                              <w:rPr>
                                <w:rFonts w:ascii="Consolas" w:hAnsi="Consolas"/>
                              </w:rPr>
                              <w:t>);</w:t>
                            </w:r>
                          </w:p>
                          <w:p w14:paraId="4AEED101" w14:textId="77777777" w:rsidR="001D6546" w:rsidRPr="00117136" w:rsidRDefault="001D6546" w:rsidP="003D21B3">
                            <w:pPr>
                              <w:ind w:firstLine="188"/>
                              <w:rPr>
                                <w:rFonts w:ascii="Consolas" w:hAnsi="Consolas"/>
                              </w:rPr>
                            </w:pPr>
                          </w:p>
                          <w:p w14:paraId="46D4FEA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endTimeHeaderCell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743A776D"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endTimeHeaderCell.textContent</w:t>
                            </w:r>
                            <w:proofErr w:type="spellEnd"/>
                            <w:r w:rsidRPr="00117136">
                              <w:rPr>
                                <w:rFonts w:ascii="Consolas" w:hAnsi="Consolas"/>
                              </w:rPr>
                              <w:t xml:space="preserve"> = "</w:t>
                            </w:r>
                            <w:r w:rsidRPr="00117136">
                              <w:rPr>
                                <w:rFonts w:ascii="Consolas" w:hAnsi="Consolas"/>
                              </w:rPr>
                              <w:t>欠席終了時間</w:t>
                            </w:r>
                            <w:r w:rsidRPr="00117136">
                              <w:rPr>
                                <w:rFonts w:ascii="Consolas" w:hAnsi="Consolas"/>
                              </w:rPr>
                              <w:t>";</w:t>
                            </w:r>
                          </w:p>
                          <w:p w14:paraId="02048F3B"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w:t>
                            </w:r>
                            <w:proofErr w:type="spellStart"/>
                            <w:r w:rsidRPr="00117136">
                              <w:rPr>
                                <w:rFonts w:ascii="Consolas" w:hAnsi="Consolas"/>
                              </w:rPr>
                              <w:t>endTimeHeaderCell</w:t>
                            </w:r>
                            <w:proofErr w:type="spellEnd"/>
                            <w:r w:rsidRPr="00117136">
                              <w:rPr>
                                <w:rFonts w:ascii="Consolas" w:hAnsi="Consolas"/>
                              </w:rPr>
                              <w:t>);</w:t>
                            </w:r>
                          </w:p>
                          <w:p w14:paraId="03F77D04" w14:textId="77777777" w:rsidR="001D6546" w:rsidRPr="00117136" w:rsidRDefault="001D6546" w:rsidP="003D21B3">
                            <w:pPr>
                              <w:ind w:firstLine="188"/>
                              <w:rPr>
                                <w:rFonts w:ascii="Consolas" w:hAnsi="Consolas"/>
                              </w:rPr>
                            </w:pPr>
                          </w:p>
                          <w:p w14:paraId="4883A6DF"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reasonHeaderCell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7DA58E1E"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reasonHeaderCell.textContent</w:t>
                            </w:r>
                            <w:proofErr w:type="spellEnd"/>
                            <w:r w:rsidRPr="00117136">
                              <w:rPr>
                                <w:rFonts w:ascii="Consolas" w:hAnsi="Consolas"/>
                              </w:rPr>
                              <w:t xml:space="preserve"> = "</w:t>
                            </w:r>
                            <w:r w:rsidRPr="00117136">
                              <w:rPr>
                                <w:rFonts w:ascii="Consolas" w:hAnsi="Consolas"/>
                              </w:rPr>
                              <w:t>欠席理由</w:t>
                            </w:r>
                            <w:r w:rsidRPr="00117136">
                              <w:rPr>
                                <w:rFonts w:ascii="Consolas" w:hAnsi="Consolas"/>
                              </w:rPr>
                              <w:t>";</w:t>
                            </w:r>
                          </w:p>
                          <w:p w14:paraId="534A130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w:t>
                            </w:r>
                            <w:proofErr w:type="spellStart"/>
                            <w:r w:rsidRPr="00117136">
                              <w:rPr>
                                <w:rFonts w:ascii="Consolas" w:hAnsi="Consolas"/>
                              </w:rPr>
                              <w:t>reasonHeaderCell</w:t>
                            </w:r>
                            <w:proofErr w:type="spellEnd"/>
                            <w:r w:rsidRPr="00117136">
                              <w:rPr>
                                <w:rFonts w:ascii="Consolas" w:hAnsi="Consolas"/>
                              </w:rPr>
                              <w:t>);</w:t>
                            </w:r>
                          </w:p>
                          <w:p w14:paraId="5BC7DBD0" w14:textId="77777777" w:rsidR="001D6546" w:rsidRPr="00117136" w:rsidRDefault="001D6546" w:rsidP="003D21B3">
                            <w:pPr>
                              <w:ind w:firstLine="188"/>
                              <w:rPr>
                                <w:rFonts w:ascii="Consolas" w:hAnsi="Consolas"/>
                              </w:rPr>
                            </w:pPr>
                          </w:p>
                          <w:p w14:paraId="1D489B3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memoHeaderCell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th</w:t>
                            </w:r>
                            <w:proofErr w:type="spellEnd"/>
                            <w:r w:rsidRPr="00117136">
                              <w:rPr>
                                <w:rFonts w:ascii="Consolas" w:hAnsi="Consolas"/>
                              </w:rPr>
                              <w:t>");</w:t>
                            </w:r>
                          </w:p>
                          <w:p w14:paraId="05779953"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memoHeaderCell.textContent</w:t>
                            </w:r>
                            <w:proofErr w:type="spellEnd"/>
                            <w:r w:rsidRPr="00117136">
                              <w:rPr>
                                <w:rFonts w:ascii="Consolas" w:hAnsi="Consolas"/>
                              </w:rPr>
                              <w:t xml:space="preserve"> = "</w:t>
                            </w:r>
                            <w:r w:rsidRPr="00117136">
                              <w:rPr>
                                <w:rFonts w:ascii="Consolas" w:hAnsi="Consolas"/>
                              </w:rPr>
                              <w:t>メモ</w:t>
                            </w:r>
                            <w:r w:rsidRPr="00117136">
                              <w:rPr>
                                <w:rFonts w:ascii="Consolas" w:hAnsi="Consolas"/>
                              </w:rPr>
                              <w:t>";</w:t>
                            </w:r>
                          </w:p>
                          <w:p w14:paraId="5841C0CB"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headerRow.appendChild</w:t>
                            </w:r>
                            <w:proofErr w:type="spellEnd"/>
                            <w:r w:rsidRPr="00117136">
                              <w:rPr>
                                <w:rFonts w:ascii="Consolas" w:hAnsi="Consolas"/>
                              </w:rPr>
                              <w:t>(</w:t>
                            </w:r>
                            <w:proofErr w:type="spellStart"/>
                            <w:r w:rsidRPr="00117136">
                              <w:rPr>
                                <w:rFonts w:ascii="Consolas" w:hAnsi="Consolas"/>
                              </w:rPr>
                              <w:t>memoHeaderCell</w:t>
                            </w:r>
                            <w:proofErr w:type="spellEnd"/>
                            <w:r w:rsidRPr="00117136">
                              <w:rPr>
                                <w:rFonts w:ascii="Consolas" w:hAnsi="Consolas"/>
                              </w:rPr>
                              <w:t>);</w:t>
                            </w:r>
                          </w:p>
                          <w:p w14:paraId="6D8E1C10" w14:textId="77777777" w:rsidR="001D6546" w:rsidRPr="00117136" w:rsidRDefault="001D6546" w:rsidP="003D21B3">
                            <w:pPr>
                              <w:ind w:firstLine="188"/>
                              <w:rPr>
                                <w:rFonts w:ascii="Consolas" w:hAnsi="Consolas"/>
                              </w:rPr>
                            </w:pPr>
                          </w:p>
                          <w:p w14:paraId="7FD7765D"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table.appendChild</w:t>
                            </w:r>
                            <w:proofErr w:type="spellEnd"/>
                            <w:r w:rsidRPr="00117136">
                              <w:rPr>
                                <w:rFonts w:ascii="Consolas" w:hAnsi="Consolas"/>
                              </w:rPr>
                              <w:t>(</w:t>
                            </w:r>
                            <w:proofErr w:type="spellStart"/>
                            <w:r w:rsidRPr="00117136">
                              <w:rPr>
                                <w:rFonts w:ascii="Consolas" w:hAnsi="Consolas"/>
                              </w:rPr>
                              <w:t>headerRow</w:t>
                            </w:r>
                            <w:proofErr w:type="spellEnd"/>
                            <w:r w:rsidRPr="00117136">
                              <w:rPr>
                                <w:rFonts w:ascii="Consolas" w:hAnsi="Consolas"/>
                              </w:rPr>
                              <w:t>);</w:t>
                            </w:r>
                          </w:p>
                          <w:p w14:paraId="07E4C500" w14:textId="77777777" w:rsidR="001D6546" w:rsidRPr="00117136" w:rsidRDefault="001D6546" w:rsidP="003D21B3">
                            <w:pPr>
                              <w:ind w:firstLine="188"/>
                              <w:rPr>
                                <w:rFonts w:ascii="Consolas" w:hAnsi="Consolas"/>
                              </w:rPr>
                            </w:pPr>
                          </w:p>
                          <w:p w14:paraId="6E66442C" w14:textId="77777777" w:rsidR="001D6546" w:rsidRPr="00117136" w:rsidRDefault="001D6546" w:rsidP="003D21B3">
                            <w:pPr>
                              <w:ind w:firstLine="188"/>
                              <w:rPr>
                                <w:rFonts w:ascii="Consolas" w:hAnsi="Consolas"/>
                              </w:rPr>
                            </w:pPr>
                            <w:r w:rsidRPr="00117136">
                              <w:rPr>
                                <w:rFonts w:ascii="Consolas" w:hAnsi="Consolas"/>
                              </w:rPr>
                              <w:t xml:space="preserve">            for (let k = 0; k &lt; </w:t>
                            </w:r>
                            <w:proofErr w:type="spellStart"/>
                            <w:r w:rsidRPr="00117136">
                              <w:rPr>
                                <w:rFonts w:ascii="Consolas" w:hAnsi="Consolas"/>
                              </w:rPr>
                              <w:t>database.length</w:t>
                            </w:r>
                            <w:proofErr w:type="spellEnd"/>
                            <w:r w:rsidRPr="00117136">
                              <w:rPr>
                                <w:rFonts w:ascii="Consolas" w:hAnsi="Consolas"/>
                              </w:rPr>
                              <w:t>; k++) {</w:t>
                            </w:r>
                          </w:p>
                          <w:p w14:paraId="64524E82"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row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tr</w:t>
                            </w:r>
                            <w:proofErr w:type="spellEnd"/>
                            <w:r w:rsidRPr="00117136">
                              <w:rPr>
                                <w:rFonts w:ascii="Consolas" w:hAnsi="Consolas"/>
                              </w:rPr>
                              <w:t>");</w:t>
                            </w:r>
                          </w:p>
                          <w:p w14:paraId="449ABB4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nameCell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7F0E60E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nameCell.classList.add</w:t>
                            </w:r>
                            <w:proofErr w:type="spellEnd"/>
                            <w:r w:rsidRPr="00117136">
                              <w:rPr>
                                <w:rFonts w:ascii="Consolas" w:hAnsi="Consolas"/>
                              </w:rPr>
                              <w:t>("name-cell");</w:t>
                            </w:r>
                          </w:p>
                          <w:p w14:paraId="65A8C29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nameInput</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("div");</w:t>
                            </w:r>
                          </w:p>
                          <w:p w14:paraId="163E86CF"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nameInput.classList.add</w:t>
                            </w:r>
                            <w:proofErr w:type="spellEnd"/>
                            <w:r w:rsidRPr="00117136">
                              <w:rPr>
                                <w:rFonts w:ascii="Consolas" w:hAnsi="Consolas"/>
                              </w:rPr>
                              <w:t>("name-input");</w:t>
                            </w:r>
                          </w:p>
                          <w:p w14:paraId="77C66626"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nameInput.textContent</w:t>
                            </w:r>
                            <w:proofErr w:type="spellEnd"/>
                            <w:r w:rsidRPr="00117136">
                              <w:rPr>
                                <w:rFonts w:ascii="Consolas" w:hAnsi="Consolas"/>
                              </w:rPr>
                              <w:t xml:space="preserve"> = database[k].name;</w:t>
                            </w:r>
                          </w:p>
                          <w:p w14:paraId="1149AD6E" w14:textId="77777777" w:rsidR="001D6546" w:rsidRDefault="001D6546" w:rsidP="003D21B3">
                            <w:pPr>
                              <w:ind w:firstLine="188"/>
                            </w:pPr>
                            <w:r>
                              <w:t xml:space="preserve">                </w:t>
                            </w:r>
                            <w:proofErr w:type="spellStart"/>
                            <w:r>
                              <w:t>nameCell.appendChild</w:t>
                            </w:r>
                            <w:proofErr w:type="spellEnd"/>
                            <w:r>
                              <w:t>(</w:t>
                            </w:r>
                            <w:proofErr w:type="spellStart"/>
                            <w:r>
                              <w:t>nameInput</w:t>
                            </w:r>
                            <w:proofErr w:type="spellEnd"/>
                            <w:r>
                              <w:t>);</w:t>
                            </w:r>
                          </w:p>
                          <w:p w14:paraId="528EFE8C" w14:textId="77777777" w:rsidR="001D6546" w:rsidRDefault="001D6546" w:rsidP="003D21B3">
                            <w:pPr>
                              <w:ind w:firstLine="188"/>
                            </w:pPr>
                            <w:r>
                              <w:t xml:space="preserve">                </w:t>
                            </w:r>
                            <w:proofErr w:type="spellStart"/>
                            <w:r>
                              <w:t>row.appendChild</w:t>
                            </w:r>
                            <w:proofErr w:type="spellEnd"/>
                            <w:r>
                              <w:t>(</w:t>
                            </w:r>
                            <w:proofErr w:type="spellStart"/>
                            <w:r>
                              <w:t>nameCell</w:t>
                            </w:r>
                            <w:proofErr w:type="spellEnd"/>
                            <w:r>
                              <w:t>);</w:t>
                            </w:r>
                          </w:p>
                          <w:p w14:paraId="52C8136E" w14:textId="77777777" w:rsidR="001D6546" w:rsidRDefault="001D6546" w:rsidP="003D21B3">
                            <w:pPr>
                              <w:ind w:firstLine="188"/>
                            </w:pPr>
                          </w:p>
                          <w:p w14:paraId="609E433E" w14:textId="77777777" w:rsidR="001D6546" w:rsidRDefault="001D6546" w:rsidP="003D21B3">
                            <w:pPr>
                              <w:ind w:firstLine="188"/>
                            </w:pPr>
                            <w:r>
                              <w:t xml:space="preserve">                </w:t>
                            </w:r>
                            <w:proofErr w:type="spellStart"/>
                            <w:r>
                              <w:t>const</w:t>
                            </w:r>
                            <w:proofErr w:type="spellEnd"/>
                            <w:r>
                              <w:t xml:space="preserve"> </w:t>
                            </w:r>
                            <w:proofErr w:type="spellStart"/>
                            <w:r>
                              <w:t>checkmarkCell</w:t>
                            </w:r>
                            <w:proofErr w:type="spellEnd"/>
                            <w:r>
                              <w:t xml:space="preserve"> = </w:t>
                            </w:r>
                            <w:proofErr w:type="spellStart"/>
                            <w:r>
                              <w:t>document.createElement</w:t>
                            </w:r>
                            <w:proofErr w:type="spellEnd"/>
                            <w:r>
                              <w:t>("td");</w:t>
                            </w:r>
                          </w:p>
                          <w:p w14:paraId="32868B06" w14:textId="77777777" w:rsidR="001D6546" w:rsidRDefault="001D6546" w:rsidP="003D21B3">
                            <w:pPr>
                              <w:ind w:firstLine="188"/>
                            </w:pPr>
                            <w:r>
                              <w:t xml:space="preserve">                </w:t>
                            </w:r>
                            <w:proofErr w:type="spellStart"/>
                            <w:r>
                              <w:t>checkmarkCell.classList.add</w:t>
                            </w:r>
                            <w:proofErr w:type="spellEnd"/>
                            <w:r>
                              <w:t>("checkmark-cell");</w:t>
                            </w:r>
                          </w:p>
                          <w:p w14:paraId="6E90356D" w14:textId="77777777" w:rsidR="001D6546" w:rsidRDefault="001D6546" w:rsidP="003D21B3">
                            <w:pPr>
                              <w:ind w:firstLine="188"/>
                            </w:pPr>
                            <w:r>
                              <w:t xml:space="preserve">                </w:t>
                            </w:r>
                            <w:proofErr w:type="spellStart"/>
                            <w:r>
                              <w:t>checkmarkCell.innerHTML</w:t>
                            </w:r>
                            <w:proofErr w:type="spellEnd"/>
                            <w:r>
                              <w:t xml:space="preserve"> = '&lt;</w:t>
                            </w:r>
                            <w:proofErr w:type="spellStart"/>
                            <w:r>
                              <w:t>i</w:t>
                            </w:r>
                            <w:proofErr w:type="spellEnd"/>
                            <w:r>
                              <w:t xml:space="preserve"> class="</w:t>
                            </w:r>
                            <w:proofErr w:type="spellStart"/>
                            <w:r>
                              <w:t>fas</w:t>
                            </w:r>
                            <w:proofErr w:type="spellEnd"/>
                            <w:r>
                              <w:t xml:space="preserve"> fa-check"&gt;&lt;/</w:t>
                            </w:r>
                            <w:proofErr w:type="spellStart"/>
                            <w:r>
                              <w:t>i</w:t>
                            </w:r>
                            <w:proofErr w:type="spellEnd"/>
                            <w:r>
                              <w:t>&gt;';</w:t>
                            </w:r>
                          </w:p>
                          <w:p w14:paraId="2D5E850B" w14:textId="77777777" w:rsidR="001D6546" w:rsidRDefault="001D6546" w:rsidP="003D21B3">
                            <w:pPr>
                              <w:ind w:firstLine="188"/>
                            </w:pPr>
                            <w:r>
                              <w:t xml:space="preserve">                </w:t>
                            </w:r>
                            <w:proofErr w:type="spellStart"/>
                            <w:r>
                              <w:t>table.appendChild</w:t>
                            </w:r>
                            <w:proofErr w:type="spellEnd"/>
                            <w:r>
                              <w:t>(row);</w:t>
                            </w:r>
                          </w:p>
                          <w:p w14:paraId="1E22C6F2" w14:textId="77777777" w:rsidR="001D6546" w:rsidRDefault="001D6546" w:rsidP="003D21B3">
                            <w:pPr>
                              <w:ind w:firstLine="188"/>
                            </w:pPr>
                          </w:p>
                          <w:p w14:paraId="3737047C" w14:textId="77777777" w:rsidR="001D6546" w:rsidRDefault="001D6546" w:rsidP="003D21B3">
                            <w:pPr>
                              <w:ind w:firstLine="188"/>
                            </w:pPr>
                            <w:r>
                              <w:t xml:space="preserve">                </w:t>
                            </w:r>
                            <w:proofErr w:type="spellStart"/>
                            <w:r>
                              <w:t>checkmarkCell.onclick</w:t>
                            </w:r>
                            <w:proofErr w:type="spellEnd"/>
                            <w:r>
                              <w:t xml:space="preserve"> = function () {</w:t>
                            </w:r>
                          </w:p>
                          <w:p w14:paraId="54B3E954" w14:textId="77777777" w:rsidR="001D6546" w:rsidRDefault="001D6546" w:rsidP="003D21B3">
                            <w:pPr>
                              <w:ind w:firstLine="188"/>
                            </w:pPr>
                            <w:r>
                              <w:t xml:space="preserve">                    </w:t>
                            </w:r>
                            <w:proofErr w:type="spellStart"/>
                            <w:r>
                              <w:t>toggleCheckmark</w:t>
                            </w:r>
                            <w:proofErr w:type="spellEnd"/>
                            <w:r>
                              <w:t>(this);</w:t>
                            </w:r>
                          </w:p>
                          <w:p w14:paraId="150B2505" w14:textId="77777777" w:rsidR="001D6546" w:rsidRDefault="001D6546" w:rsidP="003D21B3">
                            <w:pPr>
                              <w:ind w:firstLine="188"/>
                            </w:pPr>
                            <w:r>
                              <w:t xml:space="preserve">                };</w:t>
                            </w:r>
                          </w:p>
                          <w:p w14:paraId="6797DAB3" w14:textId="77777777" w:rsidR="001D6546" w:rsidRDefault="001D6546" w:rsidP="003D21B3">
                            <w:pPr>
                              <w:ind w:firstLine="188"/>
                            </w:pPr>
                          </w:p>
                          <w:p w14:paraId="47ADF379" w14:textId="77777777" w:rsidR="001D6546" w:rsidRDefault="001D6546" w:rsidP="003D21B3">
                            <w:pPr>
                              <w:ind w:firstLine="188"/>
                            </w:pPr>
                            <w:r>
                              <w:t xml:space="preserve">                </w:t>
                            </w:r>
                            <w:proofErr w:type="spellStart"/>
                            <w:r>
                              <w:t>row.appendChild</w:t>
                            </w:r>
                            <w:proofErr w:type="spellEnd"/>
                            <w:r>
                              <w:t>(</w:t>
                            </w:r>
                            <w:proofErr w:type="spellStart"/>
                            <w:r>
                              <w:t>checkmarkCell</w:t>
                            </w:r>
                            <w:proofErr w:type="spellEnd"/>
                            <w:r>
                              <w:t>);</w:t>
                            </w:r>
                          </w:p>
                          <w:p w14:paraId="776238C1" w14:textId="77777777" w:rsidR="001D6546" w:rsidRDefault="001D6546" w:rsidP="003D21B3">
                            <w:pPr>
                              <w:ind w:firstLine="188"/>
                            </w:pPr>
                            <w:r>
                              <w:t xml:space="preserve">                for (let </w:t>
                            </w:r>
                            <w:proofErr w:type="spellStart"/>
                            <w:r>
                              <w:t>i</w:t>
                            </w:r>
                            <w:proofErr w:type="spellEnd"/>
                            <w:r>
                              <w:t xml:space="preserve"> = 0; </w:t>
                            </w:r>
                            <w:proofErr w:type="spellStart"/>
                            <w:r>
                              <w:t>i</w:t>
                            </w:r>
                            <w:proofErr w:type="spellEnd"/>
                            <w:r>
                              <w:t xml:space="preserve"> &lt; </w:t>
                            </w:r>
                            <w:proofErr w:type="spellStart"/>
                            <w:r>
                              <w:t>numClasses</w:t>
                            </w:r>
                            <w:proofErr w:type="spellEnd"/>
                            <w:r>
                              <w:t xml:space="preserve">; </w:t>
                            </w:r>
                            <w:proofErr w:type="spellStart"/>
                            <w:r>
                              <w:t>i</w:t>
                            </w:r>
                            <w:proofErr w:type="spellEnd"/>
                            <w:r>
                              <w:t>++) {</w:t>
                            </w:r>
                          </w:p>
                          <w:p w14:paraId="0E282F1D" w14:textId="77777777" w:rsidR="001D6546" w:rsidRDefault="001D6546" w:rsidP="003D21B3">
                            <w:pPr>
                              <w:ind w:firstLine="188"/>
                            </w:pPr>
                            <w:r>
                              <w:t xml:space="preserve">                    </w:t>
                            </w:r>
                            <w:proofErr w:type="spellStart"/>
                            <w:r>
                              <w:t>const</w:t>
                            </w:r>
                            <w:proofErr w:type="spellEnd"/>
                            <w:r>
                              <w:t xml:space="preserve"> </w:t>
                            </w:r>
                            <w:proofErr w:type="spellStart"/>
                            <w:r>
                              <w:t>cellContainer</w:t>
                            </w:r>
                            <w:proofErr w:type="spellEnd"/>
                            <w:r>
                              <w:t xml:space="preserve"> = </w:t>
                            </w:r>
                            <w:proofErr w:type="spellStart"/>
                            <w:r>
                              <w:t>document.createElement</w:t>
                            </w:r>
                            <w:proofErr w:type="spellEnd"/>
                            <w:r>
                              <w:t>("td");</w:t>
                            </w:r>
                          </w:p>
                          <w:p w14:paraId="36A42DB3" w14:textId="77777777" w:rsidR="001D6546" w:rsidRDefault="001D6546" w:rsidP="003D21B3">
                            <w:pPr>
                              <w:ind w:firstLine="188"/>
                            </w:pPr>
                            <w:r>
                              <w:t xml:space="preserve">                    </w:t>
                            </w:r>
                            <w:proofErr w:type="spellStart"/>
                            <w:r>
                              <w:t>cellContainer.classList.add</w:t>
                            </w:r>
                            <w:proofErr w:type="spellEnd"/>
                            <w:r>
                              <w:t>("button-container");</w:t>
                            </w:r>
                          </w:p>
                          <w:p w14:paraId="5379EE6A" w14:textId="77777777" w:rsidR="001D6546" w:rsidRDefault="001D6546" w:rsidP="003D21B3">
                            <w:pPr>
                              <w:ind w:firstLine="188"/>
                            </w:pPr>
                            <w:r>
                              <w:t xml:space="preserve">                    </w:t>
                            </w:r>
                            <w:proofErr w:type="spellStart"/>
                            <w:r>
                              <w:t>const</w:t>
                            </w:r>
                            <w:proofErr w:type="spellEnd"/>
                            <w:r>
                              <w:t xml:space="preserve"> </w:t>
                            </w:r>
                            <w:proofErr w:type="spellStart"/>
                            <w:r>
                              <w:t>upperButton</w:t>
                            </w:r>
                            <w:proofErr w:type="spellEnd"/>
                            <w:r>
                              <w:t xml:space="preserve"> = </w:t>
                            </w:r>
                            <w:proofErr w:type="spellStart"/>
                            <w:r>
                              <w:t>document.createElement</w:t>
                            </w:r>
                            <w:proofErr w:type="spellEnd"/>
                            <w:r>
                              <w:t>("button");</w:t>
                            </w:r>
                          </w:p>
                          <w:p w14:paraId="07BC2FCE" w14:textId="77777777" w:rsidR="001D6546" w:rsidRDefault="001D6546" w:rsidP="003D21B3">
                            <w:pPr>
                              <w:ind w:firstLine="188"/>
                            </w:pPr>
                            <w:r>
                              <w:t xml:space="preserve">                    </w:t>
                            </w:r>
                            <w:proofErr w:type="spellStart"/>
                            <w:r>
                              <w:t>upperButton.classList.add</w:t>
                            </w:r>
                            <w:proofErr w:type="spellEnd"/>
                            <w:r>
                              <w:t>("attendance-button");</w:t>
                            </w:r>
                          </w:p>
                          <w:p w14:paraId="59829666" w14:textId="2C538C4F" w:rsidR="001D6546" w:rsidRDefault="001D6546" w:rsidP="003D21B3">
                            <w:pPr>
                              <w:ind w:firstLine="188"/>
                            </w:pPr>
                            <w:r>
                              <w:t xml:space="preserve">                    </w:t>
                            </w:r>
                            <w:proofErr w:type="spellStart"/>
                            <w:r>
                              <w:t>upperButton.addEventListener</w:t>
                            </w:r>
                            <w:proofErr w:type="spellEnd"/>
                            <w:r>
                              <w:t>("click"， function () {</w:t>
                            </w:r>
                          </w:p>
                          <w:p w14:paraId="01D0B979" w14:textId="77777777" w:rsidR="001D6546" w:rsidRDefault="001D6546" w:rsidP="003D21B3">
                            <w:pPr>
                              <w:ind w:firstLine="188"/>
                            </w:pPr>
                            <w:r>
                              <w:t xml:space="preserve">                        </w:t>
                            </w:r>
                            <w:proofErr w:type="spellStart"/>
                            <w:r>
                              <w:t>toggleAttendance</w:t>
                            </w:r>
                            <w:proofErr w:type="spellEnd"/>
                            <w:r>
                              <w:t>(this);</w:t>
                            </w:r>
                          </w:p>
                          <w:p w14:paraId="3F681872" w14:textId="77777777" w:rsidR="001D6546" w:rsidRDefault="001D6546" w:rsidP="003D21B3">
                            <w:pPr>
                              <w:ind w:firstLine="188"/>
                            </w:pPr>
                            <w:r>
                              <w:t xml:space="preserve">                    });</w:t>
                            </w:r>
                          </w:p>
                          <w:p w14:paraId="177E9DD1" w14:textId="77777777" w:rsidR="001D6546" w:rsidRDefault="001D6546" w:rsidP="003D21B3">
                            <w:pPr>
                              <w:ind w:firstLine="188"/>
                            </w:pPr>
                            <w:r>
                              <w:t xml:space="preserve">                    </w:t>
                            </w:r>
                            <w:proofErr w:type="spellStart"/>
                            <w:r>
                              <w:t>upperButton.textContent</w:t>
                            </w:r>
                            <w:proofErr w:type="spellEnd"/>
                            <w:r>
                              <w:t xml:space="preserve"> = "出席";</w:t>
                            </w:r>
                          </w:p>
                          <w:p w14:paraId="6F792195" w14:textId="77777777" w:rsidR="001D6546" w:rsidRDefault="001D6546" w:rsidP="003D21B3">
                            <w:pPr>
                              <w:ind w:firstLine="188"/>
                            </w:pPr>
                          </w:p>
                          <w:p w14:paraId="150A35FC" w14:textId="77777777" w:rsidR="001D6546" w:rsidRDefault="001D6546" w:rsidP="003D21B3">
                            <w:pPr>
                              <w:ind w:firstLine="188"/>
                            </w:pPr>
                            <w:r>
                              <w:t xml:space="preserve">                    </w:t>
                            </w:r>
                            <w:proofErr w:type="spellStart"/>
                            <w:r>
                              <w:t>const</w:t>
                            </w:r>
                            <w:proofErr w:type="spellEnd"/>
                            <w:r>
                              <w:t xml:space="preserve"> </w:t>
                            </w:r>
                            <w:proofErr w:type="spellStart"/>
                            <w:r>
                              <w:t>lowerButton</w:t>
                            </w:r>
                            <w:proofErr w:type="spellEnd"/>
                            <w:r>
                              <w:t xml:space="preserve"> = </w:t>
                            </w:r>
                            <w:proofErr w:type="spellStart"/>
                            <w:r>
                              <w:t>document.createElement</w:t>
                            </w:r>
                            <w:proofErr w:type="spellEnd"/>
                            <w:r>
                              <w:t>("button");</w:t>
                            </w:r>
                          </w:p>
                          <w:p w14:paraId="43C5CAE8" w14:textId="77777777" w:rsidR="001D6546" w:rsidRDefault="001D6546" w:rsidP="003D21B3">
                            <w:pPr>
                              <w:ind w:firstLine="188"/>
                            </w:pPr>
                            <w:r>
                              <w:t xml:space="preserve">                    </w:t>
                            </w:r>
                            <w:proofErr w:type="spellStart"/>
                            <w:r>
                              <w:t>lowerButton.classList.add</w:t>
                            </w:r>
                            <w:proofErr w:type="spellEnd"/>
                            <w:r>
                              <w:t>("attendance-button");</w:t>
                            </w:r>
                          </w:p>
                          <w:p w14:paraId="1605EF44" w14:textId="0948E8AF" w:rsidR="001D6546" w:rsidRDefault="001D6546" w:rsidP="003D21B3">
                            <w:pPr>
                              <w:ind w:firstLine="188"/>
                            </w:pPr>
                            <w:r>
                              <w:t xml:space="preserve">                    </w:t>
                            </w:r>
                            <w:proofErr w:type="spellStart"/>
                            <w:r>
                              <w:t>lowerButton.addEventListener</w:t>
                            </w:r>
                            <w:proofErr w:type="spellEnd"/>
                            <w:r>
                              <w:t>("click"， function () {</w:t>
                            </w:r>
                          </w:p>
                          <w:p w14:paraId="7CB8B407" w14:textId="77777777" w:rsidR="001D6546" w:rsidRDefault="001D6546" w:rsidP="003D21B3">
                            <w:pPr>
                              <w:ind w:firstLine="188"/>
                            </w:pPr>
                            <w:r>
                              <w:t xml:space="preserve">                        </w:t>
                            </w:r>
                            <w:proofErr w:type="spellStart"/>
                            <w:r>
                              <w:t>toggleAttendance</w:t>
                            </w:r>
                            <w:proofErr w:type="spellEnd"/>
                            <w:r>
                              <w:t>(this);</w:t>
                            </w:r>
                          </w:p>
                          <w:p w14:paraId="54DF76D0" w14:textId="77777777" w:rsidR="001D6546" w:rsidRDefault="001D6546" w:rsidP="003D21B3">
                            <w:pPr>
                              <w:ind w:firstLine="188"/>
                            </w:pPr>
                            <w:r>
                              <w:t xml:space="preserve">                    });</w:t>
                            </w:r>
                          </w:p>
                          <w:p w14:paraId="1BDDF696" w14:textId="77777777" w:rsidR="001D6546" w:rsidRDefault="001D6546" w:rsidP="003D21B3">
                            <w:pPr>
                              <w:ind w:firstLine="188"/>
                            </w:pPr>
                            <w:r>
                              <w:t xml:space="preserve">                    </w:t>
                            </w:r>
                            <w:proofErr w:type="spellStart"/>
                            <w:r>
                              <w:t>lowerButton.textContent</w:t>
                            </w:r>
                            <w:proofErr w:type="spellEnd"/>
                            <w:r>
                              <w:t xml:space="preserve"> = "出席";</w:t>
                            </w:r>
                          </w:p>
                          <w:p w14:paraId="2D4996FC" w14:textId="77777777" w:rsidR="001D6546" w:rsidRDefault="001D6546" w:rsidP="003D21B3">
                            <w:pPr>
                              <w:ind w:firstLine="188"/>
                            </w:pPr>
                          </w:p>
                          <w:p w14:paraId="7B3207C0" w14:textId="77777777" w:rsidR="001D6546" w:rsidRDefault="001D6546" w:rsidP="003D21B3">
                            <w:pPr>
                              <w:ind w:firstLine="188"/>
                            </w:pPr>
                            <w:r>
                              <w:t xml:space="preserve">                    </w:t>
                            </w:r>
                            <w:proofErr w:type="spellStart"/>
                            <w:r>
                              <w:t>cellContainer.appendChild</w:t>
                            </w:r>
                            <w:proofErr w:type="spellEnd"/>
                            <w:r>
                              <w:t>(</w:t>
                            </w:r>
                            <w:proofErr w:type="spellStart"/>
                            <w:r>
                              <w:t>upperButton</w:t>
                            </w:r>
                            <w:proofErr w:type="spellEnd"/>
                            <w:r>
                              <w:t>);</w:t>
                            </w:r>
                          </w:p>
                          <w:p w14:paraId="49605885" w14:textId="77777777" w:rsidR="001D6546" w:rsidRDefault="001D6546" w:rsidP="003D21B3">
                            <w:pPr>
                              <w:ind w:firstLine="188"/>
                            </w:pPr>
                            <w:r>
                              <w:t xml:space="preserve">                    </w:t>
                            </w:r>
                            <w:proofErr w:type="spellStart"/>
                            <w:r>
                              <w:t>cellContainer.appendChild</w:t>
                            </w:r>
                            <w:proofErr w:type="spellEnd"/>
                            <w:r>
                              <w:t>(</w:t>
                            </w:r>
                            <w:proofErr w:type="spellStart"/>
                            <w:r>
                              <w:t>lowerButton</w:t>
                            </w:r>
                            <w:proofErr w:type="spellEnd"/>
                            <w:r>
                              <w:t>);</w:t>
                            </w:r>
                          </w:p>
                          <w:p w14:paraId="1030C541" w14:textId="77777777" w:rsidR="001D6546" w:rsidRDefault="001D6546" w:rsidP="003D21B3">
                            <w:pPr>
                              <w:ind w:firstLine="188"/>
                            </w:pPr>
                            <w:r>
                              <w:t xml:space="preserve">                    </w:t>
                            </w:r>
                            <w:proofErr w:type="spellStart"/>
                            <w:r>
                              <w:t>row.appendChild</w:t>
                            </w:r>
                            <w:proofErr w:type="spellEnd"/>
                            <w:r>
                              <w:t>(</w:t>
                            </w:r>
                            <w:proofErr w:type="spellStart"/>
                            <w:r>
                              <w:t>cellContainer</w:t>
                            </w:r>
                            <w:proofErr w:type="spellEnd"/>
                            <w:r>
                              <w:t>);</w:t>
                            </w:r>
                          </w:p>
                          <w:p w14:paraId="3A0C0769" w14:textId="77777777" w:rsidR="001D6546" w:rsidRDefault="001D6546" w:rsidP="003D21B3">
                            <w:pPr>
                              <w:ind w:firstLine="188"/>
                            </w:pPr>
                            <w:r>
                              <w:t xml:space="preserve">                }</w:t>
                            </w:r>
                          </w:p>
                          <w:p w14:paraId="7A8514D8" w14:textId="77777777" w:rsidR="001D6546" w:rsidRDefault="001D6546" w:rsidP="003D21B3">
                            <w:pPr>
                              <w:ind w:firstLine="188"/>
                            </w:pPr>
                          </w:p>
                          <w:p w14:paraId="5E7D8A2B" w14:textId="77777777" w:rsidR="001D6546" w:rsidRDefault="001D6546" w:rsidP="003D21B3">
                            <w:pPr>
                              <w:ind w:firstLine="188"/>
                            </w:pPr>
                            <w:r>
                              <w:t xml:space="preserve">                // 欠席開始時間</w:t>
                            </w:r>
                          </w:p>
                          <w:p w14:paraId="112A7C73" w14:textId="77777777" w:rsidR="001D6546" w:rsidRDefault="001D6546" w:rsidP="003D21B3">
                            <w:pPr>
                              <w:ind w:firstLine="188"/>
                            </w:pPr>
                            <w:r>
                              <w:t xml:space="preserve">        </w:t>
                            </w:r>
                            <w:proofErr w:type="spellStart"/>
                            <w:r>
                              <w:t>const</w:t>
                            </w:r>
                            <w:proofErr w:type="spellEnd"/>
                            <w:r>
                              <w:t xml:space="preserve"> </w:t>
                            </w:r>
                            <w:proofErr w:type="spellStart"/>
                            <w:r>
                              <w:t>startTimeCell</w:t>
                            </w:r>
                            <w:proofErr w:type="spellEnd"/>
                            <w:r>
                              <w:t xml:space="preserve"> = </w:t>
                            </w:r>
                            <w:proofErr w:type="spellStart"/>
                            <w:r>
                              <w:t>document.createElement</w:t>
                            </w:r>
                            <w:proofErr w:type="spellEnd"/>
                            <w:r>
                              <w:t>("td");</w:t>
                            </w:r>
                          </w:p>
                          <w:p w14:paraId="25F4FFAD" w14:textId="77777777" w:rsidR="001D6546" w:rsidRDefault="001D6546" w:rsidP="003D21B3">
                            <w:pPr>
                              <w:ind w:firstLine="188"/>
                            </w:pPr>
                            <w:r>
                              <w:t xml:space="preserve">        </w:t>
                            </w:r>
                            <w:proofErr w:type="spellStart"/>
                            <w:r>
                              <w:t>startTimeCell.classList.add</w:t>
                            </w:r>
                            <w:proofErr w:type="spellEnd"/>
                            <w:r>
                              <w:t>("time-cell");</w:t>
                            </w:r>
                          </w:p>
                          <w:p w14:paraId="430156A8" w14:textId="77777777" w:rsidR="001D6546" w:rsidRDefault="001D6546" w:rsidP="003D21B3">
                            <w:pPr>
                              <w:ind w:firstLine="188"/>
                            </w:pPr>
                            <w:r>
                              <w:t xml:space="preserve">        </w:t>
                            </w:r>
                            <w:proofErr w:type="spellStart"/>
                            <w:r>
                              <w:t>const</w:t>
                            </w:r>
                            <w:proofErr w:type="spellEnd"/>
                            <w:r>
                              <w:t xml:space="preserve"> </w:t>
                            </w:r>
                            <w:proofErr w:type="spellStart"/>
                            <w:r>
                              <w:t>startTimeInput</w:t>
                            </w:r>
                            <w:proofErr w:type="spellEnd"/>
                            <w:r>
                              <w:t xml:space="preserve"> = </w:t>
                            </w:r>
                            <w:proofErr w:type="spellStart"/>
                            <w:r>
                              <w:t>document.createElement</w:t>
                            </w:r>
                            <w:proofErr w:type="spellEnd"/>
                            <w:r>
                              <w:t>("input");</w:t>
                            </w:r>
                          </w:p>
                          <w:p w14:paraId="25663776" w14:textId="77777777" w:rsidR="001D6546" w:rsidRDefault="001D6546" w:rsidP="003D21B3">
                            <w:pPr>
                              <w:ind w:firstLine="188"/>
                            </w:pPr>
                            <w:r>
                              <w:t xml:space="preserve">        </w:t>
                            </w:r>
                            <w:proofErr w:type="spellStart"/>
                            <w:r>
                              <w:t>startTimeInput.classList.add</w:t>
                            </w:r>
                            <w:proofErr w:type="spellEnd"/>
                            <w:r>
                              <w:t>("time-input");</w:t>
                            </w:r>
                          </w:p>
                          <w:p w14:paraId="5D6A67D5" w14:textId="77777777" w:rsidR="001D6546" w:rsidRDefault="001D6546" w:rsidP="003D21B3">
                            <w:pPr>
                              <w:ind w:firstLine="188"/>
                            </w:pPr>
                            <w:r>
                              <w:t xml:space="preserve">        </w:t>
                            </w:r>
                            <w:proofErr w:type="spellStart"/>
                            <w:r>
                              <w:t>startTimeInput.type</w:t>
                            </w:r>
                            <w:proofErr w:type="spellEnd"/>
                            <w:r>
                              <w:t xml:space="preserve"> = "time";</w:t>
                            </w:r>
                          </w:p>
                          <w:p w14:paraId="561E3889" w14:textId="77777777" w:rsidR="001D6546" w:rsidRDefault="001D6546" w:rsidP="003D21B3">
                            <w:pPr>
                              <w:ind w:firstLine="188"/>
                            </w:pPr>
                            <w:r>
                              <w:t xml:space="preserve">        </w:t>
                            </w:r>
                            <w:proofErr w:type="spellStart"/>
                            <w:r>
                              <w:t>startTimeInput.step</w:t>
                            </w:r>
                            <w:proofErr w:type="spellEnd"/>
                            <w:r>
                              <w:t xml:space="preserve"> = "300";</w:t>
                            </w:r>
                          </w:p>
                          <w:p w14:paraId="606BB7A9" w14:textId="77777777" w:rsidR="001D6546" w:rsidRDefault="001D6546" w:rsidP="003D21B3">
                            <w:pPr>
                              <w:ind w:firstLine="188"/>
                            </w:pPr>
                            <w:r>
                              <w:t xml:space="preserve">        </w:t>
                            </w:r>
                            <w:proofErr w:type="spellStart"/>
                            <w:r>
                              <w:t>startTimeInput.value</w:t>
                            </w:r>
                            <w:proofErr w:type="spellEnd"/>
                            <w:r>
                              <w:t xml:space="preserve"> = database[k].</w:t>
                            </w:r>
                            <w:proofErr w:type="spellStart"/>
                            <w:r>
                              <w:t>absenceStartTime</w:t>
                            </w:r>
                            <w:proofErr w:type="spellEnd"/>
                            <w:r>
                              <w:t>; // デフォルト値をセット</w:t>
                            </w:r>
                          </w:p>
                          <w:p w14:paraId="1F71AAB5" w14:textId="77777777" w:rsidR="001D6546" w:rsidRDefault="001D6546" w:rsidP="003D21B3">
                            <w:pPr>
                              <w:ind w:firstLine="188"/>
                            </w:pPr>
                            <w:r>
                              <w:t xml:space="preserve">        </w:t>
                            </w:r>
                            <w:proofErr w:type="spellStart"/>
                            <w:r>
                              <w:t>startTimeCell.appendChild</w:t>
                            </w:r>
                            <w:proofErr w:type="spellEnd"/>
                            <w:r>
                              <w:t>(</w:t>
                            </w:r>
                            <w:proofErr w:type="spellStart"/>
                            <w:r>
                              <w:t>startTimeInput</w:t>
                            </w:r>
                            <w:proofErr w:type="spellEnd"/>
                            <w:r>
                              <w:t>);</w:t>
                            </w:r>
                          </w:p>
                          <w:p w14:paraId="66AEB333" w14:textId="77777777" w:rsidR="001D6546" w:rsidRDefault="001D6546" w:rsidP="003D21B3">
                            <w:pPr>
                              <w:ind w:firstLine="188"/>
                            </w:pPr>
                            <w:r>
                              <w:t xml:space="preserve">        </w:t>
                            </w:r>
                            <w:proofErr w:type="spellStart"/>
                            <w:r>
                              <w:t>row.appendChild</w:t>
                            </w:r>
                            <w:proofErr w:type="spellEnd"/>
                            <w:r>
                              <w:t>(</w:t>
                            </w:r>
                            <w:proofErr w:type="spellStart"/>
                            <w:r>
                              <w:t>startTimeCell</w:t>
                            </w:r>
                            <w:proofErr w:type="spellEnd"/>
                            <w:r>
                              <w:t>);</w:t>
                            </w:r>
                          </w:p>
                          <w:p w14:paraId="571D9660" w14:textId="77777777" w:rsidR="001D6546" w:rsidRDefault="001D6546" w:rsidP="003D21B3">
                            <w:pPr>
                              <w:ind w:firstLine="188"/>
                            </w:pPr>
                          </w:p>
                          <w:p w14:paraId="251EBB77" w14:textId="77777777" w:rsidR="001D6546" w:rsidRDefault="001D6546" w:rsidP="003D21B3">
                            <w:pPr>
                              <w:ind w:firstLine="188"/>
                            </w:pPr>
                            <w:r>
                              <w:t xml:space="preserve">        // 欠席終了時間</w:t>
                            </w:r>
                          </w:p>
                          <w:p w14:paraId="270A8EDC" w14:textId="77777777" w:rsidR="001D6546" w:rsidRDefault="001D6546" w:rsidP="003D21B3">
                            <w:pPr>
                              <w:ind w:firstLine="188"/>
                            </w:pPr>
                            <w:r>
                              <w:t xml:space="preserve">        </w:t>
                            </w:r>
                            <w:proofErr w:type="spellStart"/>
                            <w:r>
                              <w:t>const</w:t>
                            </w:r>
                            <w:proofErr w:type="spellEnd"/>
                            <w:r>
                              <w:t xml:space="preserve"> </w:t>
                            </w:r>
                            <w:proofErr w:type="spellStart"/>
                            <w:r>
                              <w:t>endTimeCell</w:t>
                            </w:r>
                            <w:proofErr w:type="spellEnd"/>
                            <w:r>
                              <w:t xml:space="preserve"> = </w:t>
                            </w:r>
                            <w:proofErr w:type="spellStart"/>
                            <w:r>
                              <w:t>document.createElement</w:t>
                            </w:r>
                            <w:proofErr w:type="spellEnd"/>
                            <w:r>
                              <w:t>("td");</w:t>
                            </w:r>
                          </w:p>
                          <w:p w14:paraId="5B176476" w14:textId="77777777" w:rsidR="001D6546" w:rsidRDefault="001D6546" w:rsidP="003D21B3">
                            <w:pPr>
                              <w:ind w:firstLine="188"/>
                            </w:pPr>
                            <w:r>
                              <w:t xml:space="preserve">        </w:t>
                            </w:r>
                            <w:proofErr w:type="spellStart"/>
                            <w:r>
                              <w:t>endTimeCell.classList.add</w:t>
                            </w:r>
                            <w:proofErr w:type="spellEnd"/>
                            <w:r>
                              <w:t>("time-cell");</w:t>
                            </w:r>
                          </w:p>
                          <w:p w14:paraId="2B75FB34" w14:textId="77777777" w:rsidR="001D6546" w:rsidRDefault="001D6546" w:rsidP="003D21B3">
                            <w:pPr>
                              <w:ind w:firstLine="188"/>
                            </w:pPr>
                            <w:r>
                              <w:t xml:space="preserve">        </w:t>
                            </w:r>
                            <w:proofErr w:type="spellStart"/>
                            <w:r>
                              <w:t>const</w:t>
                            </w:r>
                            <w:proofErr w:type="spellEnd"/>
                            <w:r>
                              <w:t xml:space="preserve"> </w:t>
                            </w:r>
                            <w:proofErr w:type="spellStart"/>
                            <w:r>
                              <w:t>endTimeInput</w:t>
                            </w:r>
                            <w:proofErr w:type="spellEnd"/>
                            <w:r>
                              <w:t xml:space="preserve"> = </w:t>
                            </w:r>
                            <w:proofErr w:type="spellStart"/>
                            <w:r>
                              <w:t>document.createElement</w:t>
                            </w:r>
                            <w:proofErr w:type="spellEnd"/>
                            <w:r>
                              <w:t>("input");</w:t>
                            </w:r>
                          </w:p>
                          <w:p w14:paraId="6832C8CA" w14:textId="77777777" w:rsidR="001D6546" w:rsidRDefault="001D6546" w:rsidP="003D21B3">
                            <w:pPr>
                              <w:ind w:firstLine="188"/>
                            </w:pPr>
                            <w:r>
                              <w:t xml:space="preserve">        </w:t>
                            </w:r>
                            <w:proofErr w:type="spellStart"/>
                            <w:r>
                              <w:t>endTimeInput.classList.add</w:t>
                            </w:r>
                            <w:proofErr w:type="spellEnd"/>
                            <w:r>
                              <w:t>("time-input");</w:t>
                            </w:r>
                          </w:p>
                          <w:p w14:paraId="7F4DD17C" w14:textId="77777777" w:rsidR="001D6546" w:rsidRDefault="001D6546" w:rsidP="003D21B3">
                            <w:pPr>
                              <w:ind w:firstLine="188"/>
                            </w:pPr>
                            <w:r>
                              <w:t xml:space="preserve">        </w:t>
                            </w:r>
                            <w:proofErr w:type="spellStart"/>
                            <w:r>
                              <w:t>endTimeInput.type</w:t>
                            </w:r>
                            <w:proofErr w:type="spellEnd"/>
                            <w:r>
                              <w:t xml:space="preserve"> = "time";</w:t>
                            </w:r>
                          </w:p>
                          <w:p w14:paraId="676A75A9" w14:textId="77777777" w:rsidR="001D6546" w:rsidRDefault="001D6546" w:rsidP="003D21B3">
                            <w:pPr>
                              <w:ind w:firstLine="188"/>
                            </w:pPr>
                            <w:r>
                              <w:t xml:space="preserve">        </w:t>
                            </w:r>
                            <w:proofErr w:type="spellStart"/>
                            <w:r>
                              <w:t>endTimeInput.step</w:t>
                            </w:r>
                            <w:proofErr w:type="spellEnd"/>
                            <w:r>
                              <w:t xml:space="preserve"> = "300";</w:t>
                            </w:r>
                          </w:p>
                          <w:p w14:paraId="7A30B8B8" w14:textId="77777777" w:rsidR="001D6546" w:rsidRDefault="001D6546" w:rsidP="003D21B3">
                            <w:pPr>
                              <w:ind w:firstLine="188"/>
                            </w:pPr>
                            <w:r>
                              <w:t xml:space="preserve">        </w:t>
                            </w:r>
                            <w:proofErr w:type="spellStart"/>
                            <w:r>
                              <w:t>endTimeInput.value</w:t>
                            </w:r>
                            <w:proofErr w:type="spellEnd"/>
                            <w:r>
                              <w:t xml:space="preserve"> = database[k].</w:t>
                            </w:r>
                            <w:proofErr w:type="spellStart"/>
                            <w:r>
                              <w:t>absenceEndTime</w:t>
                            </w:r>
                            <w:proofErr w:type="spellEnd"/>
                            <w:r>
                              <w:t>; // デフォルト値をセット</w:t>
                            </w:r>
                          </w:p>
                          <w:p w14:paraId="3A2B735D" w14:textId="77777777" w:rsidR="001D6546" w:rsidRDefault="001D6546" w:rsidP="003D21B3">
                            <w:pPr>
                              <w:ind w:firstLine="188"/>
                            </w:pPr>
                            <w:r>
                              <w:t xml:space="preserve">        </w:t>
                            </w:r>
                            <w:proofErr w:type="spellStart"/>
                            <w:r>
                              <w:t>endTimeCell.appendChild</w:t>
                            </w:r>
                            <w:proofErr w:type="spellEnd"/>
                            <w:r>
                              <w:t>(</w:t>
                            </w:r>
                            <w:proofErr w:type="spellStart"/>
                            <w:r>
                              <w:t>endTimeInput</w:t>
                            </w:r>
                            <w:proofErr w:type="spellEnd"/>
                            <w:r>
                              <w:t>);</w:t>
                            </w:r>
                          </w:p>
                          <w:p w14:paraId="2FF58ED4" w14:textId="77777777" w:rsidR="001D6546" w:rsidRDefault="001D6546" w:rsidP="003D21B3">
                            <w:pPr>
                              <w:ind w:firstLine="188"/>
                            </w:pPr>
                            <w:r>
                              <w:t xml:space="preserve">        </w:t>
                            </w:r>
                            <w:proofErr w:type="spellStart"/>
                            <w:r>
                              <w:t>row.appendChild</w:t>
                            </w:r>
                            <w:proofErr w:type="spellEnd"/>
                            <w:r>
                              <w:t>(</w:t>
                            </w:r>
                            <w:proofErr w:type="spellStart"/>
                            <w:r>
                              <w:t>endTimeCell</w:t>
                            </w:r>
                            <w:proofErr w:type="spellEnd"/>
                            <w:r>
                              <w:t>);</w:t>
                            </w:r>
                          </w:p>
                          <w:p w14:paraId="7A751EE6" w14:textId="77777777" w:rsidR="001D6546" w:rsidRDefault="001D6546" w:rsidP="003D21B3">
                            <w:pPr>
                              <w:ind w:firstLine="188"/>
                            </w:pPr>
                          </w:p>
                          <w:p w14:paraId="7A2F4D1F" w14:textId="77777777" w:rsidR="001D6546" w:rsidRDefault="001D6546" w:rsidP="003D21B3">
                            <w:pPr>
                              <w:ind w:firstLine="188"/>
                            </w:pPr>
                            <w:r>
                              <w:t xml:space="preserve">                </w:t>
                            </w:r>
                            <w:proofErr w:type="spellStart"/>
                            <w:r>
                              <w:t>const</w:t>
                            </w:r>
                            <w:proofErr w:type="spellEnd"/>
                            <w:r>
                              <w:t xml:space="preserve"> </w:t>
                            </w:r>
                            <w:proofErr w:type="spellStart"/>
                            <w:r>
                              <w:t>reasonCell</w:t>
                            </w:r>
                            <w:proofErr w:type="spellEnd"/>
                            <w:r>
                              <w:t xml:space="preserve"> = </w:t>
                            </w:r>
                            <w:proofErr w:type="spellStart"/>
                            <w:r>
                              <w:t>document.createElement</w:t>
                            </w:r>
                            <w:proofErr w:type="spellEnd"/>
                            <w:r>
                              <w:t>("td");</w:t>
                            </w:r>
                          </w:p>
                          <w:p w14:paraId="03AE89F0" w14:textId="77777777" w:rsidR="001D6546" w:rsidRDefault="001D6546" w:rsidP="003D21B3">
                            <w:pPr>
                              <w:ind w:firstLine="188"/>
                            </w:pPr>
                            <w:r>
                              <w:t xml:space="preserve">                </w:t>
                            </w:r>
                            <w:proofErr w:type="spellStart"/>
                            <w:r>
                              <w:t>reasonCell.classList.add</w:t>
                            </w:r>
                            <w:proofErr w:type="spellEnd"/>
                            <w:r>
                              <w:t>("reason-cell");</w:t>
                            </w:r>
                          </w:p>
                          <w:p w14:paraId="59EE7069" w14:textId="77777777" w:rsidR="001D6546" w:rsidRDefault="001D6546" w:rsidP="003D21B3">
                            <w:pPr>
                              <w:ind w:firstLine="188"/>
                            </w:pPr>
                            <w:r>
                              <w:t xml:space="preserve">                </w:t>
                            </w:r>
                            <w:proofErr w:type="spellStart"/>
                            <w:r>
                              <w:t>const</w:t>
                            </w:r>
                            <w:proofErr w:type="spellEnd"/>
                            <w:r>
                              <w:t xml:space="preserve"> </w:t>
                            </w:r>
                            <w:proofErr w:type="spellStart"/>
                            <w:r>
                              <w:t>reasonInput</w:t>
                            </w:r>
                            <w:proofErr w:type="spellEnd"/>
                            <w:r>
                              <w:t xml:space="preserve"> = </w:t>
                            </w:r>
                            <w:proofErr w:type="spellStart"/>
                            <w:r>
                              <w:t>document.createElement</w:t>
                            </w:r>
                            <w:proofErr w:type="spellEnd"/>
                            <w:r>
                              <w:t>("div");</w:t>
                            </w:r>
                          </w:p>
                          <w:p w14:paraId="2B5B5D23" w14:textId="77777777" w:rsidR="001D6546" w:rsidRDefault="001D6546" w:rsidP="003D21B3">
                            <w:pPr>
                              <w:ind w:firstLine="188"/>
                            </w:pPr>
                            <w:r>
                              <w:t xml:space="preserve">                </w:t>
                            </w:r>
                            <w:proofErr w:type="spellStart"/>
                            <w:r>
                              <w:t>reasonInput.classList.add</w:t>
                            </w:r>
                            <w:proofErr w:type="spellEnd"/>
                            <w:r>
                              <w:t>("reason-input");</w:t>
                            </w:r>
                          </w:p>
                          <w:p w14:paraId="6B10DE41" w14:textId="77777777" w:rsidR="001D6546" w:rsidRDefault="001D6546" w:rsidP="003D21B3">
                            <w:pPr>
                              <w:ind w:firstLine="188"/>
                            </w:pPr>
                            <w:r>
                              <w:t xml:space="preserve">                </w:t>
                            </w:r>
                            <w:proofErr w:type="spellStart"/>
                            <w:r>
                              <w:t>const</w:t>
                            </w:r>
                            <w:proofErr w:type="spellEnd"/>
                            <w:r>
                              <w:t xml:space="preserve"> </w:t>
                            </w:r>
                            <w:proofErr w:type="spellStart"/>
                            <w:r>
                              <w:t>sampleReasonData</w:t>
                            </w:r>
                            <w:proofErr w:type="spellEnd"/>
                            <w:r>
                              <w:t xml:space="preserve"> = </w:t>
                            </w:r>
                            <w:proofErr w:type="spellStart"/>
                            <w:r>
                              <w:t>fetchReasonDataFromDatabase</w:t>
                            </w:r>
                            <w:proofErr w:type="spellEnd"/>
                            <w:r>
                              <w:t>(database[k].id);</w:t>
                            </w:r>
                          </w:p>
                          <w:p w14:paraId="012B5BF4" w14:textId="77777777" w:rsidR="001D6546" w:rsidRDefault="001D6546" w:rsidP="003D21B3">
                            <w:pPr>
                              <w:ind w:firstLine="188"/>
                            </w:pPr>
                            <w:r>
                              <w:t xml:space="preserve">                </w:t>
                            </w:r>
                            <w:proofErr w:type="spellStart"/>
                            <w:r>
                              <w:t>reasonInput.textContent</w:t>
                            </w:r>
                            <w:proofErr w:type="spellEnd"/>
                            <w:r>
                              <w:t xml:space="preserve"> = </w:t>
                            </w:r>
                            <w:proofErr w:type="spellStart"/>
                            <w:r>
                              <w:t>sampleReasonData</w:t>
                            </w:r>
                            <w:proofErr w:type="spellEnd"/>
                            <w:r>
                              <w:t>;</w:t>
                            </w:r>
                          </w:p>
                          <w:p w14:paraId="77734853" w14:textId="77777777" w:rsidR="001D6546" w:rsidRDefault="001D6546" w:rsidP="003D21B3">
                            <w:pPr>
                              <w:ind w:firstLine="188"/>
                            </w:pPr>
                            <w:r>
                              <w:t xml:space="preserve">                </w:t>
                            </w:r>
                            <w:proofErr w:type="spellStart"/>
                            <w:r>
                              <w:t>reasonCell.appendChild</w:t>
                            </w:r>
                            <w:proofErr w:type="spellEnd"/>
                            <w:r>
                              <w:t>(</w:t>
                            </w:r>
                            <w:proofErr w:type="spellStart"/>
                            <w:r>
                              <w:t>reasonInput</w:t>
                            </w:r>
                            <w:proofErr w:type="spellEnd"/>
                            <w:r>
                              <w:t>);</w:t>
                            </w:r>
                          </w:p>
                          <w:p w14:paraId="1CAA8A32" w14:textId="77777777" w:rsidR="001D6546" w:rsidRDefault="001D6546" w:rsidP="003D21B3">
                            <w:pPr>
                              <w:ind w:firstLine="188"/>
                            </w:pPr>
                            <w:r>
                              <w:t xml:space="preserve">                </w:t>
                            </w:r>
                            <w:proofErr w:type="spellStart"/>
                            <w:r>
                              <w:t>row.appendChild</w:t>
                            </w:r>
                            <w:proofErr w:type="spellEnd"/>
                            <w:r>
                              <w:t>(</w:t>
                            </w:r>
                            <w:proofErr w:type="spellStart"/>
                            <w:r>
                              <w:t>reasonCell</w:t>
                            </w:r>
                            <w:proofErr w:type="spellEnd"/>
                            <w:r>
                              <w:t>);</w:t>
                            </w:r>
                          </w:p>
                          <w:p w14:paraId="558470B6" w14:textId="77777777" w:rsidR="001D6546" w:rsidRDefault="001D6546" w:rsidP="003D21B3">
                            <w:pPr>
                              <w:ind w:firstLine="188"/>
                            </w:pPr>
                          </w:p>
                          <w:p w14:paraId="54E4DA12" w14:textId="77777777" w:rsidR="001D6546" w:rsidRDefault="001D6546" w:rsidP="003D21B3">
                            <w:pPr>
                              <w:ind w:firstLine="188"/>
                            </w:pPr>
                            <w:r>
                              <w:t xml:space="preserve">                </w:t>
                            </w:r>
                            <w:proofErr w:type="spellStart"/>
                            <w:r>
                              <w:t>const</w:t>
                            </w:r>
                            <w:proofErr w:type="spellEnd"/>
                            <w:r>
                              <w:t xml:space="preserve"> </w:t>
                            </w:r>
                            <w:proofErr w:type="spellStart"/>
                            <w:r>
                              <w:t>memoCell</w:t>
                            </w:r>
                            <w:proofErr w:type="spellEnd"/>
                            <w:r>
                              <w:t xml:space="preserve"> = </w:t>
                            </w:r>
                            <w:proofErr w:type="spellStart"/>
                            <w:r>
                              <w:t>document.createElement</w:t>
                            </w:r>
                            <w:proofErr w:type="spellEnd"/>
                            <w:r>
                              <w:t>("td");</w:t>
                            </w:r>
                          </w:p>
                          <w:p w14:paraId="6A8ECA37" w14:textId="77777777" w:rsidR="001D6546" w:rsidRDefault="001D6546" w:rsidP="003D21B3">
                            <w:pPr>
                              <w:ind w:firstLine="188"/>
                            </w:pPr>
                            <w:r>
                              <w:t xml:space="preserve">                </w:t>
                            </w:r>
                            <w:proofErr w:type="spellStart"/>
                            <w:r>
                              <w:t>memoCell.classList.add</w:t>
                            </w:r>
                            <w:proofErr w:type="spellEnd"/>
                            <w:r>
                              <w:t>("memo-cell");</w:t>
                            </w:r>
                          </w:p>
                          <w:p w14:paraId="02F08C7B" w14:textId="77777777" w:rsidR="001D6546" w:rsidRDefault="001D6546" w:rsidP="003D21B3">
                            <w:pPr>
                              <w:ind w:firstLine="188"/>
                            </w:pPr>
                            <w:r>
                              <w:t xml:space="preserve">                </w:t>
                            </w:r>
                            <w:proofErr w:type="spellStart"/>
                            <w:r>
                              <w:t>const</w:t>
                            </w:r>
                            <w:proofErr w:type="spellEnd"/>
                            <w:r>
                              <w:t xml:space="preserve"> </w:t>
                            </w:r>
                            <w:proofErr w:type="spellStart"/>
                            <w:r>
                              <w:t>memoInput</w:t>
                            </w:r>
                            <w:proofErr w:type="spellEnd"/>
                            <w:r>
                              <w:t xml:space="preserve"> = </w:t>
                            </w:r>
                            <w:proofErr w:type="spellStart"/>
                            <w:r>
                              <w:t>document.createElement</w:t>
                            </w:r>
                            <w:proofErr w:type="spellEnd"/>
                            <w:r>
                              <w:t>("</w:t>
                            </w:r>
                            <w:proofErr w:type="spellStart"/>
                            <w:r>
                              <w:t>textarea</w:t>
                            </w:r>
                            <w:proofErr w:type="spellEnd"/>
                            <w:r>
                              <w:t>");</w:t>
                            </w:r>
                          </w:p>
                          <w:p w14:paraId="6149FEC2" w14:textId="77777777" w:rsidR="001D6546" w:rsidRDefault="001D6546" w:rsidP="003D21B3">
                            <w:pPr>
                              <w:ind w:firstLine="188"/>
                            </w:pPr>
                            <w:r>
                              <w:t xml:space="preserve">                </w:t>
                            </w:r>
                            <w:proofErr w:type="spellStart"/>
                            <w:r>
                              <w:t>memoInput.classList.add</w:t>
                            </w:r>
                            <w:proofErr w:type="spellEnd"/>
                            <w:r>
                              <w:t>("memo-input");</w:t>
                            </w:r>
                          </w:p>
                          <w:p w14:paraId="6EBF3B88" w14:textId="77777777" w:rsidR="001D6546" w:rsidRDefault="001D6546" w:rsidP="003D21B3">
                            <w:pPr>
                              <w:ind w:firstLine="188"/>
                            </w:pPr>
                            <w:r>
                              <w:t xml:space="preserve">                </w:t>
                            </w:r>
                            <w:proofErr w:type="spellStart"/>
                            <w:r>
                              <w:t>memoCell.appendChild</w:t>
                            </w:r>
                            <w:proofErr w:type="spellEnd"/>
                            <w:r>
                              <w:t>(</w:t>
                            </w:r>
                            <w:proofErr w:type="spellStart"/>
                            <w:r>
                              <w:t>memoInput</w:t>
                            </w:r>
                            <w:proofErr w:type="spellEnd"/>
                            <w:r>
                              <w:t>);</w:t>
                            </w:r>
                          </w:p>
                          <w:p w14:paraId="395BC632" w14:textId="77777777" w:rsidR="001D6546" w:rsidRDefault="001D6546" w:rsidP="003D21B3">
                            <w:pPr>
                              <w:ind w:firstLine="188"/>
                            </w:pPr>
                            <w:r>
                              <w:t xml:space="preserve">                </w:t>
                            </w:r>
                            <w:proofErr w:type="spellStart"/>
                            <w:r>
                              <w:t>row.appendChild</w:t>
                            </w:r>
                            <w:proofErr w:type="spellEnd"/>
                            <w:r>
                              <w:t>(</w:t>
                            </w:r>
                            <w:proofErr w:type="spellStart"/>
                            <w:r>
                              <w:t>memoCell</w:t>
                            </w:r>
                            <w:proofErr w:type="spellEnd"/>
                            <w:r>
                              <w:t>);</w:t>
                            </w:r>
                          </w:p>
                          <w:p w14:paraId="10CF3453" w14:textId="77777777" w:rsidR="001D6546" w:rsidRDefault="001D6546" w:rsidP="003D21B3">
                            <w:pPr>
                              <w:ind w:firstLine="188"/>
                            </w:pPr>
                          </w:p>
                          <w:p w14:paraId="7817048E" w14:textId="77777777" w:rsidR="001D6546" w:rsidRDefault="001D6546" w:rsidP="003D21B3">
                            <w:pPr>
                              <w:ind w:firstLine="188"/>
                            </w:pPr>
                            <w:r>
                              <w:t xml:space="preserve">                </w:t>
                            </w:r>
                            <w:proofErr w:type="spellStart"/>
                            <w:r>
                              <w:t>table.appendChild</w:t>
                            </w:r>
                            <w:proofErr w:type="spellEnd"/>
                            <w:r>
                              <w:t>(row);</w:t>
                            </w:r>
                          </w:p>
                          <w:p w14:paraId="2616A277" w14:textId="77777777" w:rsidR="001D6546" w:rsidRDefault="001D6546" w:rsidP="003D21B3">
                            <w:pPr>
                              <w:ind w:firstLine="188"/>
                            </w:pPr>
                            <w:r>
                              <w:t xml:space="preserve">            }</w:t>
                            </w:r>
                          </w:p>
                          <w:p w14:paraId="4D6371D7"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266D4" id="テキスト ボックス 40" o:spid="_x0000_s1075" type="#_x0000_t202" style="position:absolute;left:0;text-align:left;margin-left:0;margin-top:-.05pt;width:423.15pt;height:654.8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" fillcolor="white [3201]" strokeweight=".5pt">
                <v:textbox>
                  <w:txbxContent>
                    <w:p w14:paraId="764B15DD" w14:textId="77777777" w:rsidR="001D6546" w:rsidRPr="00117136" w:rsidRDefault="001D6546" w:rsidP="003D21B3">
                      <w:pPr>
                        <w:ind w:firstLine="188"/>
                        <w:rPr>
                          <w:rFonts w:ascii="Consolas" w:hAnsi="Consolas"/>
                        </w:rPr>
                      </w:pPr>
                      <w:r>
                        <w:t xml:space="preserve">            </w:t>
                      </w:r>
                      <w:r w:rsidRPr="00117136">
                        <w:rPr>
                          <w:rFonts w:ascii="Consolas" w:hAnsi="Consolas"/>
                        </w:rPr>
                        <w:t>startTimeHeaderCell.textContent = "</w:t>
                      </w:r>
                      <w:r w:rsidRPr="00117136">
                        <w:rPr>
                          <w:rFonts w:ascii="Consolas" w:hAnsi="Consolas"/>
                        </w:rPr>
                        <w:t>欠席開始時間</w:t>
                      </w:r>
                      <w:r w:rsidRPr="00117136">
                        <w:rPr>
                          <w:rFonts w:ascii="Consolas" w:hAnsi="Consolas"/>
                        </w:rPr>
                        <w:t>";</w:t>
                      </w:r>
                    </w:p>
                    <w:p w14:paraId="3992AC75" w14:textId="77777777" w:rsidR="001D6546" w:rsidRPr="00117136" w:rsidRDefault="001D6546" w:rsidP="003D21B3">
                      <w:pPr>
                        <w:ind w:firstLine="188"/>
                        <w:rPr>
                          <w:rFonts w:ascii="Consolas" w:hAnsi="Consolas"/>
                        </w:rPr>
                      </w:pPr>
                      <w:r w:rsidRPr="00117136">
                        <w:rPr>
                          <w:rFonts w:ascii="Consolas" w:hAnsi="Consolas"/>
                        </w:rPr>
                        <w:t xml:space="preserve">            headerRow.appendChild(startTimeHeaderCell);</w:t>
                      </w:r>
                    </w:p>
                    <w:p w14:paraId="4AEED101" w14:textId="77777777" w:rsidR="001D6546" w:rsidRPr="00117136" w:rsidRDefault="001D6546" w:rsidP="003D21B3">
                      <w:pPr>
                        <w:ind w:firstLine="188"/>
                        <w:rPr>
                          <w:rFonts w:ascii="Consolas" w:hAnsi="Consolas"/>
                        </w:rPr>
                      </w:pPr>
                    </w:p>
                    <w:p w14:paraId="46D4FEA9" w14:textId="77777777" w:rsidR="001D6546" w:rsidRPr="00117136" w:rsidRDefault="001D6546" w:rsidP="003D21B3">
                      <w:pPr>
                        <w:ind w:firstLine="188"/>
                        <w:rPr>
                          <w:rFonts w:ascii="Consolas" w:hAnsi="Consolas"/>
                        </w:rPr>
                      </w:pPr>
                      <w:r w:rsidRPr="00117136">
                        <w:rPr>
                          <w:rFonts w:ascii="Consolas" w:hAnsi="Consolas"/>
                        </w:rPr>
                        <w:t xml:space="preserve">            const endTimeHeaderCell = document.createElement("th");</w:t>
                      </w:r>
                    </w:p>
                    <w:p w14:paraId="743A776D" w14:textId="77777777" w:rsidR="001D6546" w:rsidRPr="00117136" w:rsidRDefault="001D6546" w:rsidP="003D21B3">
                      <w:pPr>
                        <w:ind w:firstLine="188"/>
                        <w:rPr>
                          <w:rFonts w:ascii="Consolas" w:hAnsi="Consolas"/>
                        </w:rPr>
                      </w:pPr>
                      <w:r w:rsidRPr="00117136">
                        <w:rPr>
                          <w:rFonts w:ascii="Consolas" w:hAnsi="Consolas"/>
                        </w:rPr>
                        <w:t xml:space="preserve">            endTimeHeaderCell.textContent = "</w:t>
                      </w:r>
                      <w:r w:rsidRPr="00117136">
                        <w:rPr>
                          <w:rFonts w:ascii="Consolas" w:hAnsi="Consolas"/>
                        </w:rPr>
                        <w:t>欠席終了時間</w:t>
                      </w:r>
                      <w:r w:rsidRPr="00117136">
                        <w:rPr>
                          <w:rFonts w:ascii="Consolas" w:hAnsi="Consolas"/>
                        </w:rPr>
                        <w:t>";</w:t>
                      </w:r>
                    </w:p>
                    <w:p w14:paraId="02048F3B" w14:textId="77777777" w:rsidR="001D6546" w:rsidRPr="00117136" w:rsidRDefault="001D6546" w:rsidP="003D21B3">
                      <w:pPr>
                        <w:ind w:firstLine="188"/>
                        <w:rPr>
                          <w:rFonts w:ascii="Consolas" w:hAnsi="Consolas"/>
                        </w:rPr>
                      </w:pPr>
                      <w:r w:rsidRPr="00117136">
                        <w:rPr>
                          <w:rFonts w:ascii="Consolas" w:hAnsi="Consolas"/>
                        </w:rPr>
                        <w:t xml:space="preserve">            headerRow.appendChild(endTimeHeaderCell);</w:t>
                      </w:r>
                    </w:p>
                    <w:p w14:paraId="03F77D04" w14:textId="77777777" w:rsidR="001D6546" w:rsidRPr="00117136" w:rsidRDefault="001D6546" w:rsidP="003D21B3">
                      <w:pPr>
                        <w:ind w:firstLine="188"/>
                        <w:rPr>
                          <w:rFonts w:ascii="Consolas" w:hAnsi="Consolas"/>
                        </w:rPr>
                      </w:pPr>
                    </w:p>
                    <w:p w14:paraId="4883A6DF" w14:textId="77777777" w:rsidR="001D6546" w:rsidRPr="00117136" w:rsidRDefault="001D6546" w:rsidP="003D21B3">
                      <w:pPr>
                        <w:ind w:firstLine="188"/>
                        <w:rPr>
                          <w:rFonts w:ascii="Consolas" w:hAnsi="Consolas"/>
                        </w:rPr>
                      </w:pPr>
                      <w:r w:rsidRPr="00117136">
                        <w:rPr>
                          <w:rFonts w:ascii="Consolas" w:hAnsi="Consolas"/>
                        </w:rPr>
                        <w:t xml:space="preserve">            const reasonHeaderCell = document.createElement("th");</w:t>
                      </w:r>
                    </w:p>
                    <w:p w14:paraId="7DA58E1E" w14:textId="77777777" w:rsidR="001D6546" w:rsidRPr="00117136" w:rsidRDefault="001D6546" w:rsidP="003D21B3">
                      <w:pPr>
                        <w:ind w:firstLine="188"/>
                        <w:rPr>
                          <w:rFonts w:ascii="Consolas" w:hAnsi="Consolas"/>
                        </w:rPr>
                      </w:pPr>
                      <w:r w:rsidRPr="00117136">
                        <w:rPr>
                          <w:rFonts w:ascii="Consolas" w:hAnsi="Consolas"/>
                        </w:rPr>
                        <w:t xml:space="preserve">            reasonHeaderCell.textContent = "</w:t>
                      </w:r>
                      <w:r w:rsidRPr="00117136">
                        <w:rPr>
                          <w:rFonts w:ascii="Consolas" w:hAnsi="Consolas"/>
                        </w:rPr>
                        <w:t>欠席理由</w:t>
                      </w:r>
                      <w:r w:rsidRPr="00117136">
                        <w:rPr>
                          <w:rFonts w:ascii="Consolas" w:hAnsi="Consolas"/>
                        </w:rPr>
                        <w:t>";</w:t>
                      </w:r>
                    </w:p>
                    <w:p w14:paraId="534A1300" w14:textId="77777777" w:rsidR="001D6546" w:rsidRPr="00117136" w:rsidRDefault="001D6546" w:rsidP="003D21B3">
                      <w:pPr>
                        <w:ind w:firstLine="188"/>
                        <w:rPr>
                          <w:rFonts w:ascii="Consolas" w:hAnsi="Consolas"/>
                        </w:rPr>
                      </w:pPr>
                      <w:r w:rsidRPr="00117136">
                        <w:rPr>
                          <w:rFonts w:ascii="Consolas" w:hAnsi="Consolas"/>
                        </w:rPr>
                        <w:t xml:space="preserve">            headerRow.appendChild(reasonHeaderCell);</w:t>
                      </w:r>
                    </w:p>
                    <w:p w14:paraId="5BC7DBD0" w14:textId="77777777" w:rsidR="001D6546" w:rsidRPr="00117136" w:rsidRDefault="001D6546" w:rsidP="003D21B3">
                      <w:pPr>
                        <w:ind w:firstLine="188"/>
                        <w:rPr>
                          <w:rFonts w:ascii="Consolas" w:hAnsi="Consolas"/>
                        </w:rPr>
                      </w:pPr>
                    </w:p>
                    <w:p w14:paraId="1D489B39" w14:textId="77777777" w:rsidR="001D6546" w:rsidRPr="00117136" w:rsidRDefault="001D6546" w:rsidP="003D21B3">
                      <w:pPr>
                        <w:ind w:firstLine="188"/>
                        <w:rPr>
                          <w:rFonts w:ascii="Consolas" w:hAnsi="Consolas"/>
                        </w:rPr>
                      </w:pPr>
                      <w:r w:rsidRPr="00117136">
                        <w:rPr>
                          <w:rFonts w:ascii="Consolas" w:hAnsi="Consolas"/>
                        </w:rPr>
                        <w:t xml:space="preserve">            const memoHeaderCell = document.createElement("th");</w:t>
                      </w:r>
                    </w:p>
                    <w:p w14:paraId="05779953" w14:textId="77777777" w:rsidR="001D6546" w:rsidRPr="00117136" w:rsidRDefault="001D6546" w:rsidP="003D21B3">
                      <w:pPr>
                        <w:ind w:firstLine="188"/>
                        <w:rPr>
                          <w:rFonts w:ascii="Consolas" w:hAnsi="Consolas"/>
                        </w:rPr>
                      </w:pPr>
                      <w:r w:rsidRPr="00117136">
                        <w:rPr>
                          <w:rFonts w:ascii="Consolas" w:hAnsi="Consolas"/>
                        </w:rPr>
                        <w:t xml:space="preserve">            memoHeaderCell.textContent = "</w:t>
                      </w:r>
                      <w:r w:rsidRPr="00117136">
                        <w:rPr>
                          <w:rFonts w:ascii="Consolas" w:hAnsi="Consolas"/>
                        </w:rPr>
                        <w:t>メモ</w:t>
                      </w:r>
                      <w:r w:rsidRPr="00117136">
                        <w:rPr>
                          <w:rFonts w:ascii="Consolas" w:hAnsi="Consolas"/>
                        </w:rPr>
                        <w:t>";</w:t>
                      </w:r>
                    </w:p>
                    <w:p w14:paraId="5841C0CB" w14:textId="77777777" w:rsidR="001D6546" w:rsidRPr="00117136" w:rsidRDefault="001D6546" w:rsidP="003D21B3">
                      <w:pPr>
                        <w:ind w:firstLine="188"/>
                        <w:rPr>
                          <w:rFonts w:ascii="Consolas" w:hAnsi="Consolas"/>
                        </w:rPr>
                      </w:pPr>
                      <w:r w:rsidRPr="00117136">
                        <w:rPr>
                          <w:rFonts w:ascii="Consolas" w:hAnsi="Consolas"/>
                        </w:rPr>
                        <w:t xml:space="preserve">            headerRow.appendChild(memoHeaderCell);</w:t>
                      </w:r>
                    </w:p>
                    <w:p w14:paraId="6D8E1C10" w14:textId="77777777" w:rsidR="001D6546" w:rsidRPr="00117136" w:rsidRDefault="001D6546" w:rsidP="003D21B3">
                      <w:pPr>
                        <w:ind w:firstLine="188"/>
                        <w:rPr>
                          <w:rFonts w:ascii="Consolas" w:hAnsi="Consolas"/>
                        </w:rPr>
                      </w:pPr>
                    </w:p>
                    <w:p w14:paraId="7FD7765D" w14:textId="77777777" w:rsidR="001D6546" w:rsidRPr="00117136" w:rsidRDefault="001D6546" w:rsidP="003D21B3">
                      <w:pPr>
                        <w:ind w:firstLine="188"/>
                        <w:rPr>
                          <w:rFonts w:ascii="Consolas" w:hAnsi="Consolas"/>
                        </w:rPr>
                      </w:pPr>
                      <w:r w:rsidRPr="00117136">
                        <w:rPr>
                          <w:rFonts w:ascii="Consolas" w:hAnsi="Consolas"/>
                        </w:rPr>
                        <w:t xml:space="preserve">            table.appendChild(headerRow);</w:t>
                      </w:r>
                    </w:p>
                    <w:p w14:paraId="07E4C500" w14:textId="77777777" w:rsidR="001D6546" w:rsidRPr="00117136" w:rsidRDefault="001D6546" w:rsidP="003D21B3">
                      <w:pPr>
                        <w:ind w:firstLine="188"/>
                        <w:rPr>
                          <w:rFonts w:ascii="Consolas" w:hAnsi="Consolas"/>
                        </w:rPr>
                      </w:pPr>
                    </w:p>
                    <w:p w14:paraId="6E66442C" w14:textId="77777777" w:rsidR="001D6546" w:rsidRPr="00117136" w:rsidRDefault="001D6546" w:rsidP="003D21B3">
                      <w:pPr>
                        <w:ind w:firstLine="188"/>
                        <w:rPr>
                          <w:rFonts w:ascii="Consolas" w:hAnsi="Consolas"/>
                        </w:rPr>
                      </w:pPr>
                      <w:r w:rsidRPr="00117136">
                        <w:rPr>
                          <w:rFonts w:ascii="Consolas" w:hAnsi="Consolas"/>
                        </w:rPr>
                        <w:t xml:space="preserve">            for (let k = 0; k &lt; database.length; k++) {</w:t>
                      </w:r>
                    </w:p>
                    <w:p w14:paraId="64524E82" w14:textId="77777777" w:rsidR="001D6546" w:rsidRPr="00117136" w:rsidRDefault="001D6546" w:rsidP="003D21B3">
                      <w:pPr>
                        <w:ind w:firstLine="188"/>
                        <w:rPr>
                          <w:rFonts w:ascii="Consolas" w:hAnsi="Consolas"/>
                        </w:rPr>
                      </w:pPr>
                      <w:r w:rsidRPr="00117136">
                        <w:rPr>
                          <w:rFonts w:ascii="Consolas" w:hAnsi="Consolas"/>
                        </w:rPr>
                        <w:t xml:space="preserve">                const row = document.createElement("tr");</w:t>
                      </w:r>
                    </w:p>
                    <w:p w14:paraId="449ABB40" w14:textId="77777777" w:rsidR="001D6546" w:rsidRPr="00117136" w:rsidRDefault="001D6546" w:rsidP="003D21B3">
                      <w:pPr>
                        <w:ind w:firstLine="188"/>
                        <w:rPr>
                          <w:rFonts w:ascii="Consolas" w:hAnsi="Consolas"/>
                        </w:rPr>
                      </w:pPr>
                      <w:r w:rsidRPr="00117136">
                        <w:rPr>
                          <w:rFonts w:ascii="Consolas" w:hAnsi="Consolas"/>
                        </w:rPr>
                        <w:t xml:space="preserve">                const nameCell = document.createElement("td");</w:t>
                      </w:r>
                    </w:p>
                    <w:p w14:paraId="7F0E60E9" w14:textId="77777777" w:rsidR="001D6546" w:rsidRPr="00117136" w:rsidRDefault="001D6546" w:rsidP="003D21B3">
                      <w:pPr>
                        <w:ind w:firstLine="188"/>
                        <w:rPr>
                          <w:rFonts w:ascii="Consolas" w:hAnsi="Consolas"/>
                        </w:rPr>
                      </w:pPr>
                      <w:r w:rsidRPr="00117136">
                        <w:rPr>
                          <w:rFonts w:ascii="Consolas" w:hAnsi="Consolas"/>
                        </w:rPr>
                        <w:t xml:space="preserve">                nameCell.classList.add("name-cell");</w:t>
                      </w:r>
                    </w:p>
                    <w:p w14:paraId="65A8C29A" w14:textId="77777777" w:rsidR="001D6546" w:rsidRPr="00117136" w:rsidRDefault="001D6546" w:rsidP="003D21B3">
                      <w:pPr>
                        <w:ind w:firstLine="188"/>
                        <w:rPr>
                          <w:rFonts w:ascii="Consolas" w:hAnsi="Consolas"/>
                        </w:rPr>
                      </w:pPr>
                      <w:r w:rsidRPr="00117136">
                        <w:rPr>
                          <w:rFonts w:ascii="Consolas" w:hAnsi="Consolas"/>
                        </w:rPr>
                        <w:t xml:space="preserve">                const nameInput = document.createElement("div");</w:t>
                      </w:r>
                    </w:p>
                    <w:p w14:paraId="163E86CF" w14:textId="77777777" w:rsidR="001D6546" w:rsidRPr="00117136" w:rsidRDefault="001D6546" w:rsidP="003D21B3">
                      <w:pPr>
                        <w:ind w:firstLine="188"/>
                        <w:rPr>
                          <w:rFonts w:ascii="Consolas" w:hAnsi="Consolas"/>
                        </w:rPr>
                      </w:pPr>
                      <w:r w:rsidRPr="00117136">
                        <w:rPr>
                          <w:rFonts w:ascii="Consolas" w:hAnsi="Consolas"/>
                        </w:rPr>
                        <w:t xml:space="preserve">                nameInput.classList.add("name-input");</w:t>
                      </w:r>
                    </w:p>
                    <w:p w14:paraId="77C66626" w14:textId="77777777" w:rsidR="001D6546" w:rsidRPr="00117136" w:rsidRDefault="001D6546" w:rsidP="003D21B3">
                      <w:pPr>
                        <w:ind w:firstLine="188"/>
                        <w:rPr>
                          <w:rFonts w:ascii="Consolas" w:hAnsi="Consolas"/>
                        </w:rPr>
                      </w:pPr>
                      <w:r w:rsidRPr="00117136">
                        <w:rPr>
                          <w:rFonts w:ascii="Consolas" w:hAnsi="Consolas"/>
                        </w:rPr>
                        <w:t xml:space="preserve">                nameInput.textContent = database[k].name;</w:t>
                      </w:r>
                    </w:p>
                    <w:p w14:paraId="1149AD6E" w14:textId="77777777" w:rsidR="001D6546" w:rsidRDefault="001D6546" w:rsidP="003D21B3">
                      <w:pPr>
                        <w:ind w:firstLine="188"/>
                      </w:pPr>
                      <w:r>
                        <w:t xml:space="preserve">                nameCell.appendChild(nameInput);</w:t>
                      </w:r>
                    </w:p>
                    <w:p w14:paraId="528EFE8C" w14:textId="77777777" w:rsidR="001D6546" w:rsidRDefault="001D6546" w:rsidP="003D21B3">
                      <w:pPr>
                        <w:ind w:firstLine="188"/>
                      </w:pPr>
                      <w:r>
                        <w:t xml:space="preserve">                row.appendChild(nameCell);</w:t>
                      </w:r>
                    </w:p>
                    <w:p w14:paraId="52C8136E" w14:textId="77777777" w:rsidR="001D6546" w:rsidRDefault="001D6546" w:rsidP="003D21B3">
                      <w:pPr>
                        <w:ind w:firstLine="188"/>
                      </w:pPr>
                    </w:p>
                    <w:p w14:paraId="609E433E" w14:textId="77777777" w:rsidR="001D6546" w:rsidRDefault="001D6546" w:rsidP="003D21B3">
                      <w:pPr>
                        <w:ind w:firstLine="188"/>
                      </w:pPr>
                      <w:r>
                        <w:t xml:space="preserve">                const checkmarkCell = document.createElement("td");</w:t>
                      </w:r>
                    </w:p>
                    <w:p w14:paraId="32868B06" w14:textId="77777777" w:rsidR="001D6546" w:rsidRDefault="001D6546" w:rsidP="003D21B3">
                      <w:pPr>
                        <w:ind w:firstLine="188"/>
                      </w:pPr>
                      <w:r>
                        <w:t xml:space="preserve">                checkmarkCell.classList.add("checkmark-cell");</w:t>
                      </w:r>
                    </w:p>
                    <w:p w14:paraId="6E90356D" w14:textId="77777777" w:rsidR="001D6546" w:rsidRDefault="001D6546" w:rsidP="003D21B3">
                      <w:pPr>
                        <w:ind w:firstLine="188"/>
                      </w:pPr>
                      <w:r>
                        <w:t xml:space="preserve">                checkmarkCell.innerHTML = '&lt;i class="fas fa-check"&gt;&lt;/i&gt;';</w:t>
                      </w:r>
                    </w:p>
                    <w:p w14:paraId="2D5E850B" w14:textId="77777777" w:rsidR="001D6546" w:rsidRDefault="001D6546" w:rsidP="003D21B3">
                      <w:pPr>
                        <w:ind w:firstLine="188"/>
                      </w:pPr>
                      <w:r>
                        <w:t xml:space="preserve">                table.appendChild(row);</w:t>
                      </w:r>
                    </w:p>
                    <w:p w14:paraId="1E22C6F2" w14:textId="77777777" w:rsidR="001D6546" w:rsidRDefault="001D6546" w:rsidP="003D21B3">
                      <w:pPr>
                        <w:ind w:firstLine="188"/>
                      </w:pPr>
                    </w:p>
                    <w:p w14:paraId="3737047C" w14:textId="77777777" w:rsidR="001D6546" w:rsidRDefault="001D6546" w:rsidP="003D21B3">
                      <w:pPr>
                        <w:ind w:firstLine="188"/>
                      </w:pPr>
                      <w:r>
                        <w:t xml:space="preserve">                checkmarkCell.onclick = function () {</w:t>
                      </w:r>
                    </w:p>
                    <w:p w14:paraId="54B3E954" w14:textId="77777777" w:rsidR="001D6546" w:rsidRDefault="001D6546" w:rsidP="003D21B3">
                      <w:pPr>
                        <w:ind w:firstLine="188"/>
                      </w:pPr>
                      <w:r>
                        <w:t xml:space="preserve">                    toggleCheckmark(this);</w:t>
                      </w:r>
                    </w:p>
                    <w:p w14:paraId="150B2505" w14:textId="77777777" w:rsidR="001D6546" w:rsidRDefault="001D6546" w:rsidP="003D21B3">
                      <w:pPr>
                        <w:ind w:firstLine="188"/>
                      </w:pPr>
                      <w:r>
                        <w:t xml:space="preserve">                };</w:t>
                      </w:r>
                    </w:p>
                    <w:p w14:paraId="6797DAB3" w14:textId="77777777" w:rsidR="001D6546" w:rsidRDefault="001D6546" w:rsidP="003D21B3">
                      <w:pPr>
                        <w:ind w:firstLine="188"/>
                      </w:pPr>
                    </w:p>
                    <w:p w14:paraId="47ADF379" w14:textId="77777777" w:rsidR="001D6546" w:rsidRDefault="001D6546" w:rsidP="003D21B3">
                      <w:pPr>
                        <w:ind w:firstLine="188"/>
                      </w:pPr>
                      <w:r>
                        <w:t xml:space="preserve">                row.appendChild(checkmarkCell);</w:t>
                      </w:r>
                    </w:p>
                    <w:p w14:paraId="776238C1" w14:textId="77777777" w:rsidR="001D6546" w:rsidRDefault="001D6546" w:rsidP="003D21B3">
                      <w:pPr>
                        <w:ind w:firstLine="188"/>
                      </w:pPr>
                      <w:r>
                        <w:t xml:space="preserve">                for (let i = 0; i &lt; numClasses; i++) {</w:t>
                      </w:r>
                    </w:p>
                    <w:p w14:paraId="0E282F1D" w14:textId="77777777" w:rsidR="001D6546" w:rsidRDefault="001D6546" w:rsidP="003D21B3">
                      <w:pPr>
                        <w:ind w:firstLine="188"/>
                      </w:pPr>
                      <w:r>
                        <w:t xml:space="preserve">                    const cellContainer = document.createElement("td");</w:t>
                      </w:r>
                    </w:p>
                    <w:p w14:paraId="36A42DB3" w14:textId="77777777" w:rsidR="001D6546" w:rsidRDefault="001D6546" w:rsidP="003D21B3">
                      <w:pPr>
                        <w:ind w:firstLine="188"/>
                      </w:pPr>
                      <w:r>
                        <w:t xml:space="preserve">                    cellContainer.classList.add("button-container");</w:t>
                      </w:r>
                    </w:p>
                    <w:p w14:paraId="5379EE6A" w14:textId="77777777" w:rsidR="001D6546" w:rsidRDefault="001D6546" w:rsidP="003D21B3">
                      <w:pPr>
                        <w:ind w:firstLine="188"/>
                      </w:pPr>
                      <w:r>
                        <w:t xml:space="preserve">                    const upperButton = document.createElement("button");</w:t>
                      </w:r>
                    </w:p>
                    <w:p w14:paraId="07BC2FCE" w14:textId="77777777" w:rsidR="001D6546" w:rsidRDefault="001D6546" w:rsidP="003D21B3">
                      <w:pPr>
                        <w:ind w:firstLine="188"/>
                      </w:pPr>
                      <w:r>
                        <w:t xml:space="preserve">                    upperButton.classList.add("attendance-button");</w:t>
                      </w:r>
                    </w:p>
                    <w:p w14:paraId="59829666" w14:textId="2C538C4F" w:rsidR="001D6546" w:rsidRDefault="001D6546" w:rsidP="003D21B3">
                      <w:pPr>
                        <w:ind w:firstLine="188"/>
                      </w:pPr>
                      <w:r>
                        <w:t xml:space="preserve">                    upperButton.addEventListener("click"， function () {</w:t>
                      </w:r>
                    </w:p>
                    <w:p w14:paraId="01D0B979" w14:textId="77777777" w:rsidR="001D6546" w:rsidRDefault="001D6546" w:rsidP="003D21B3">
                      <w:pPr>
                        <w:ind w:firstLine="188"/>
                      </w:pPr>
                      <w:r>
                        <w:t xml:space="preserve">                        toggleAttendance(this);</w:t>
                      </w:r>
                    </w:p>
                    <w:p w14:paraId="3F681872" w14:textId="77777777" w:rsidR="001D6546" w:rsidRDefault="001D6546" w:rsidP="003D21B3">
                      <w:pPr>
                        <w:ind w:firstLine="188"/>
                      </w:pPr>
                      <w:r>
                        <w:t xml:space="preserve">                    });</w:t>
                      </w:r>
                    </w:p>
                    <w:p w14:paraId="177E9DD1" w14:textId="77777777" w:rsidR="001D6546" w:rsidRDefault="001D6546" w:rsidP="003D21B3">
                      <w:pPr>
                        <w:ind w:firstLine="188"/>
                      </w:pPr>
                      <w:r>
                        <w:t xml:space="preserve">                    upperButton.textContent = "出席";</w:t>
                      </w:r>
                    </w:p>
                    <w:p w14:paraId="6F792195" w14:textId="77777777" w:rsidR="001D6546" w:rsidRDefault="001D6546" w:rsidP="003D21B3">
                      <w:pPr>
                        <w:ind w:firstLine="188"/>
                      </w:pPr>
                    </w:p>
                    <w:p w14:paraId="150A35FC" w14:textId="77777777" w:rsidR="001D6546" w:rsidRDefault="001D6546" w:rsidP="003D21B3">
                      <w:pPr>
                        <w:ind w:firstLine="188"/>
                      </w:pPr>
                      <w:r>
                        <w:t xml:space="preserve">                    const lowerButton = document.createElement("button");</w:t>
                      </w:r>
                    </w:p>
                    <w:p w14:paraId="43C5CAE8" w14:textId="77777777" w:rsidR="001D6546" w:rsidRDefault="001D6546" w:rsidP="003D21B3">
                      <w:pPr>
                        <w:ind w:firstLine="188"/>
                      </w:pPr>
                      <w:r>
                        <w:t xml:space="preserve">                    lowerButton.classList.add("attendance-button");</w:t>
                      </w:r>
                    </w:p>
                    <w:p w14:paraId="1605EF44" w14:textId="0948E8AF" w:rsidR="001D6546" w:rsidRDefault="001D6546" w:rsidP="003D21B3">
                      <w:pPr>
                        <w:ind w:firstLine="188"/>
                      </w:pPr>
                      <w:r>
                        <w:t xml:space="preserve">                    lowerButton.addEventListener("click"， function () {</w:t>
                      </w:r>
                    </w:p>
                    <w:p w14:paraId="7CB8B407" w14:textId="77777777" w:rsidR="001D6546" w:rsidRDefault="001D6546" w:rsidP="003D21B3">
                      <w:pPr>
                        <w:ind w:firstLine="188"/>
                      </w:pPr>
                      <w:r>
                        <w:t xml:space="preserve">                        toggleAttendance(this);</w:t>
                      </w:r>
                    </w:p>
                    <w:p w14:paraId="54DF76D0" w14:textId="77777777" w:rsidR="001D6546" w:rsidRDefault="001D6546" w:rsidP="003D21B3">
                      <w:pPr>
                        <w:ind w:firstLine="188"/>
                      </w:pPr>
                      <w:r>
                        <w:t xml:space="preserve">                    });</w:t>
                      </w:r>
                    </w:p>
                    <w:p w14:paraId="1BDDF696" w14:textId="77777777" w:rsidR="001D6546" w:rsidRDefault="001D6546" w:rsidP="003D21B3">
                      <w:pPr>
                        <w:ind w:firstLine="188"/>
                      </w:pPr>
                      <w:r>
                        <w:t xml:space="preserve">                    lowerButton.textContent = "出席";</w:t>
                      </w:r>
                    </w:p>
                    <w:p w14:paraId="2D4996FC" w14:textId="77777777" w:rsidR="001D6546" w:rsidRDefault="001D6546" w:rsidP="003D21B3">
                      <w:pPr>
                        <w:ind w:firstLine="188"/>
                      </w:pPr>
                    </w:p>
                    <w:p w14:paraId="7B3207C0" w14:textId="77777777" w:rsidR="001D6546" w:rsidRDefault="001D6546" w:rsidP="003D21B3">
                      <w:pPr>
                        <w:ind w:firstLine="188"/>
                      </w:pPr>
                      <w:r>
                        <w:t xml:space="preserve">                    cellContainer.appendChild(upperButton);</w:t>
                      </w:r>
                    </w:p>
                    <w:p w14:paraId="49605885" w14:textId="77777777" w:rsidR="001D6546" w:rsidRDefault="001D6546" w:rsidP="003D21B3">
                      <w:pPr>
                        <w:ind w:firstLine="188"/>
                      </w:pPr>
                      <w:r>
                        <w:t xml:space="preserve">                    cellContainer.appendChild(lowerButton);</w:t>
                      </w:r>
                    </w:p>
                    <w:p w14:paraId="1030C541" w14:textId="77777777" w:rsidR="001D6546" w:rsidRDefault="001D6546" w:rsidP="003D21B3">
                      <w:pPr>
                        <w:ind w:firstLine="188"/>
                      </w:pPr>
                      <w:r>
                        <w:t xml:space="preserve">                    row.appendChild(cellContainer);</w:t>
                      </w:r>
                    </w:p>
                    <w:p w14:paraId="3A0C0769" w14:textId="77777777" w:rsidR="001D6546" w:rsidRDefault="001D6546" w:rsidP="003D21B3">
                      <w:pPr>
                        <w:ind w:firstLine="188"/>
                      </w:pPr>
                      <w:r>
                        <w:t xml:space="preserve">                }</w:t>
                      </w:r>
                    </w:p>
                    <w:p w14:paraId="7A8514D8" w14:textId="77777777" w:rsidR="001D6546" w:rsidRDefault="001D6546" w:rsidP="003D21B3">
                      <w:pPr>
                        <w:ind w:firstLine="188"/>
                      </w:pPr>
                    </w:p>
                    <w:p w14:paraId="5E7D8A2B" w14:textId="77777777" w:rsidR="001D6546" w:rsidRDefault="001D6546" w:rsidP="003D21B3">
                      <w:pPr>
                        <w:ind w:firstLine="188"/>
                      </w:pPr>
                      <w:r>
                        <w:t xml:space="preserve">                // 欠席開始時間</w:t>
                      </w:r>
                    </w:p>
                    <w:p w14:paraId="112A7C73" w14:textId="77777777" w:rsidR="001D6546" w:rsidRDefault="001D6546" w:rsidP="003D21B3">
                      <w:pPr>
                        <w:ind w:firstLine="188"/>
                      </w:pPr>
                      <w:r>
                        <w:t xml:space="preserve">        const startTimeCell = document.createElement("td");</w:t>
                      </w:r>
                    </w:p>
                    <w:p w14:paraId="25F4FFAD" w14:textId="77777777" w:rsidR="001D6546" w:rsidRDefault="001D6546" w:rsidP="003D21B3">
                      <w:pPr>
                        <w:ind w:firstLine="188"/>
                      </w:pPr>
                      <w:r>
                        <w:t xml:space="preserve">        startTimeCell.classList.add("time-cell");</w:t>
                      </w:r>
                    </w:p>
                    <w:p w14:paraId="430156A8" w14:textId="77777777" w:rsidR="001D6546" w:rsidRDefault="001D6546" w:rsidP="003D21B3">
                      <w:pPr>
                        <w:ind w:firstLine="188"/>
                      </w:pPr>
                      <w:r>
                        <w:t xml:space="preserve">        const startTimeInput = document.createElement("input");</w:t>
                      </w:r>
                    </w:p>
                    <w:p w14:paraId="25663776" w14:textId="77777777" w:rsidR="001D6546" w:rsidRDefault="001D6546" w:rsidP="003D21B3">
                      <w:pPr>
                        <w:ind w:firstLine="188"/>
                      </w:pPr>
                      <w:r>
                        <w:t xml:space="preserve">        startTimeInput.classList.add("time-input");</w:t>
                      </w:r>
                    </w:p>
                    <w:p w14:paraId="5D6A67D5" w14:textId="77777777" w:rsidR="001D6546" w:rsidRDefault="001D6546" w:rsidP="003D21B3">
                      <w:pPr>
                        <w:ind w:firstLine="188"/>
                      </w:pPr>
                      <w:r>
                        <w:t xml:space="preserve">        startTimeInput.type = "time";</w:t>
                      </w:r>
                    </w:p>
                    <w:p w14:paraId="561E3889" w14:textId="77777777" w:rsidR="001D6546" w:rsidRDefault="001D6546" w:rsidP="003D21B3">
                      <w:pPr>
                        <w:ind w:firstLine="188"/>
                      </w:pPr>
                      <w:r>
                        <w:t xml:space="preserve">        startTimeInput.step = "300";</w:t>
                      </w:r>
                    </w:p>
                    <w:p w14:paraId="606BB7A9" w14:textId="77777777" w:rsidR="001D6546" w:rsidRDefault="001D6546" w:rsidP="003D21B3">
                      <w:pPr>
                        <w:ind w:firstLine="188"/>
                      </w:pPr>
                      <w:r>
                        <w:t xml:space="preserve">        startTimeInput.value = database[k].absenceStartTime; // デフォルト値をセット</w:t>
                      </w:r>
                    </w:p>
                    <w:p w14:paraId="1F71AAB5" w14:textId="77777777" w:rsidR="001D6546" w:rsidRDefault="001D6546" w:rsidP="003D21B3">
                      <w:pPr>
                        <w:ind w:firstLine="188"/>
                      </w:pPr>
                      <w:r>
                        <w:t xml:space="preserve">        startTimeCell.appendChild(startTimeInput);</w:t>
                      </w:r>
                    </w:p>
                    <w:p w14:paraId="66AEB333" w14:textId="77777777" w:rsidR="001D6546" w:rsidRDefault="001D6546" w:rsidP="003D21B3">
                      <w:pPr>
                        <w:ind w:firstLine="188"/>
                      </w:pPr>
                      <w:r>
                        <w:t xml:space="preserve">        row.appendChild(startTimeCell);</w:t>
                      </w:r>
                    </w:p>
                    <w:p w14:paraId="571D9660" w14:textId="77777777" w:rsidR="001D6546" w:rsidRDefault="001D6546" w:rsidP="003D21B3">
                      <w:pPr>
                        <w:ind w:firstLine="188"/>
                      </w:pPr>
                    </w:p>
                    <w:p w14:paraId="251EBB77" w14:textId="77777777" w:rsidR="001D6546" w:rsidRDefault="001D6546" w:rsidP="003D21B3">
                      <w:pPr>
                        <w:ind w:firstLine="188"/>
                      </w:pPr>
                      <w:r>
                        <w:t xml:space="preserve">        // 欠席終了時間</w:t>
                      </w:r>
                    </w:p>
                    <w:p w14:paraId="270A8EDC" w14:textId="77777777" w:rsidR="001D6546" w:rsidRDefault="001D6546" w:rsidP="003D21B3">
                      <w:pPr>
                        <w:ind w:firstLine="188"/>
                      </w:pPr>
                      <w:r>
                        <w:t xml:space="preserve">        const endTimeCell = document.createElement("td");</w:t>
                      </w:r>
                    </w:p>
                    <w:p w14:paraId="5B176476" w14:textId="77777777" w:rsidR="001D6546" w:rsidRDefault="001D6546" w:rsidP="003D21B3">
                      <w:pPr>
                        <w:ind w:firstLine="188"/>
                      </w:pPr>
                      <w:r>
                        <w:t xml:space="preserve">        endTimeCell.classList.add("time-cell");</w:t>
                      </w:r>
                    </w:p>
                    <w:p w14:paraId="2B75FB34" w14:textId="77777777" w:rsidR="001D6546" w:rsidRDefault="001D6546" w:rsidP="003D21B3">
                      <w:pPr>
                        <w:ind w:firstLine="188"/>
                      </w:pPr>
                      <w:r>
                        <w:t xml:space="preserve">        const endTimeInput = document.createElement("input");</w:t>
                      </w:r>
                    </w:p>
                    <w:p w14:paraId="6832C8CA" w14:textId="77777777" w:rsidR="001D6546" w:rsidRDefault="001D6546" w:rsidP="003D21B3">
                      <w:pPr>
                        <w:ind w:firstLine="188"/>
                      </w:pPr>
                      <w:r>
                        <w:t xml:space="preserve">        endTimeInput.classList.add("time-input");</w:t>
                      </w:r>
                    </w:p>
                    <w:p w14:paraId="7F4DD17C" w14:textId="77777777" w:rsidR="001D6546" w:rsidRDefault="001D6546" w:rsidP="003D21B3">
                      <w:pPr>
                        <w:ind w:firstLine="188"/>
                      </w:pPr>
                      <w:r>
                        <w:t xml:space="preserve">        endTimeInput.type = "time";</w:t>
                      </w:r>
                    </w:p>
                    <w:p w14:paraId="676A75A9" w14:textId="77777777" w:rsidR="001D6546" w:rsidRDefault="001D6546" w:rsidP="003D21B3">
                      <w:pPr>
                        <w:ind w:firstLine="188"/>
                      </w:pPr>
                      <w:r>
                        <w:t xml:space="preserve">        endTimeInput.step = "300";</w:t>
                      </w:r>
                    </w:p>
                    <w:p w14:paraId="7A30B8B8" w14:textId="77777777" w:rsidR="001D6546" w:rsidRDefault="001D6546" w:rsidP="003D21B3">
                      <w:pPr>
                        <w:ind w:firstLine="188"/>
                      </w:pPr>
                      <w:r>
                        <w:t xml:space="preserve">        endTimeInput.value = database[k].absenceEndTime; // デフォルト値をセット</w:t>
                      </w:r>
                    </w:p>
                    <w:p w14:paraId="3A2B735D" w14:textId="77777777" w:rsidR="001D6546" w:rsidRDefault="001D6546" w:rsidP="003D21B3">
                      <w:pPr>
                        <w:ind w:firstLine="188"/>
                      </w:pPr>
                      <w:r>
                        <w:t xml:space="preserve">        endTimeCell.appendChild(endTimeInput);</w:t>
                      </w:r>
                    </w:p>
                    <w:p w14:paraId="2FF58ED4" w14:textId="77777777" w:rsidR="001D6546" w:rsidRDefault="001D6546" w:rsidP="003D21B3">
                      <w:pPr>
                        <w:ind w:firstLine="188"/>
                      </w:pPr>
                      <w:r>
                        <w:t xml:space="preserve">        row.appendChild(endTimeCell);</w:t>
                      </w:r>
                    </w:p>
                    <w:p w14:paraId="7A751EE6" w14:textId="77777777" w:rsidR="001D6546" w:rsidRDefault="001D6546" w:rsidP="003D21B3">
                      <w:pPr>
                        <w:ind w:firstLine="188"/>
                      </w:pPr>
                    </w:p>
                    <w:p w14:paraId="7A2F4D1F" w14:textId="77777777" w:rsidR="001D6546" w:rsidRDefault="001D6546" w:rsidP="003D21B3">
                      <w:pPr>
                        <w:ind w:firstLine="188"/>
                      </w:pPr>
                      <w:r>
                        <w:t xml:space="preserve">                const reasonCell = document.createElement("td");</w:t>
                      </w:r>
                    </w:p>
                    <w:p w14:paraId="03AE89F0" w14:textId="77777777" w:rsidR="001D6546" w:rsidRDefault="001D6546" w:rsidP="003D21B3">
                      <w:pPr>
                        <w:ind w:firstLine="188"/>
                      </w:pPr>
                      <w:r>
                        <w:t xml:space="preserve">                reasonCell.classList.add("reason-cell");</w:t>
                      </w:r>
                    </w:p>
                    <w:p w14:paraId="59EE7069" w14:textId="77777777" w:rsidR="001D6546" w:rsidRDefault="001D6546" w:rsidP="003D21B3">
                      <w:pPr>
                        <w:ind w:firstLine="188"/>
                      </w:pPr>
                      <w:r>
                        <w:t xml:space="preserve">                const reasonInput = document.createElement("div");</w:t>
                      </w:r>
                    </w:p>
                    <w:p w14:paraId="2B5B5D23" w14:textId="77777777" w:rsidR="001D6546" w:rsidRDefault="001D6546" w:rsidP="003D21B3">
                      <w:pPr>
                        <w:ind w:firstLine="188"/>
                      </w:pPr>
                      <w:r>
                        <w:t xml:space="preserve">                reasonInput.classList.add("reason-input");</w:t>
                      </w:r>
                    </w:p>
                    <w:p w14:paraId="6B10DE41" w14:textId="77777777" w:rsidR="001D6546" w:rsidRDefault="001D6546" w:rsidP="003D21B3">
                      <w:pPr>
                        <w:ind w:firstLine="188"/>
                      </w:pPr>
                      <w:r>
                        <w:t xml:space="preserve">                const sampleReasonData = fetchReasonDataFromDatabase(database[k].id);</w:t>
                      </w:r>
                    </w:p>
                    <w:p w14:paraId="012B5BF4" w14:textId="77777777" w:rsidR="001D6546" w:rsidRDefault="001D6546" w:rsidP="003D21B3">
                      <w:pPr>
                        <w:ind w:firstLine="188"/>
                      </w:pPr>
                      <w:r>
                        <w:t xml:space="preserve">                reasonInput.textContent = sampleReasonData;</w:t>
                      </w:r>
                    </w:p>
                    <w:p w14:paraId="77734853" w14:textId="77777777" w:rsidR="001D6546" w:rsidRDefault="001D6546" w:rsidP="003D21B3">
                      <w:pPr>
                        <w:ind w:firstLine="188"/>
                      </w:pPr>
                      <w:r>
                        <w:t xml:space="preserve">                reasonCell.appendChild(reasonInput);</w:t>
                      </w:r>
                    </w:p>
                    <w:p w14:paraId="1CAA8A32" w14:textId="77777777" w:rsidR="001D6546" w:rsidRDefault="001D6546" w:rsidP="003D21B3">
                      <w:pPr>
                        <w:ind w:firstLine="188"/>
                      </w:pPr>
                      <w:r>
                        <w:t xml:space="preserve">                row.appendChild(reasonCell);</w:t>
                      </w:r>
                    </w:p>
                    <w:p w14:paraId="558470B6" w14:textId="77777777" w:rsidR="001D6546" w:rsidRDefault="001D6546" w:rsidP="003D21B3">
                      <w:pPr>
                        <w:ind w:firstLine="188"/>
                      </w:pPr>
                    </w:p>
                    <w:p w14:paraId="54E4DA12" w14:textId="77777777" w:rsidR="001D6546" w:rsidRDefault="001D6546" w:rsidP="003D21B3">
                      <w:pPr>
                        <w:ind w:firstLine="188"/>
                      </w:pPr>
                      <w:r>
                        <w:t xml:space="preserve">                const memoCell = document.createElement("td");</w:t>
                      </w:r>
                    </w:p>
                    <w:p w14:paraId="6A8ECA37" w14:textId="77777777" w:rsidR="001D6546" w:rsidRDefault="001D6546" w:rsidP="003D21B3">
                      <w:pPr>
                        <w:ind w:firstLine="188"/>
                      </w:pPr>
                      <w:r>
                        <w:t xml:space="preserve">                memoCell.classList.add("memo-cell");</w:t>
                      </w:r>
                    </w:p>
                    <w:p w14:paraId="02F08C7B" w14:textId="77777777" w:rsidR="001D6546" w:rsidRDefault="001D6546" w:rsidP="003D21B3">
                      <w:pPr>
                        <w:ind w:firstLine="188"/>
                      </w:pPr>
                      <w:r>
                        <w:t xml:space="preserve">                const memoInput = document.createElement("textarea");</w:t>
                      </w:r>
                    </w:p>
                    <w:p w14:paraId="6149FEC2" w14:textId="77777777" w:rsidR="001D6546" w:rsidRDefault="001D6546" w:rsidP="003D21B3">
                      <w:pPr>
                        <w:ind w:firstLine="188"/>
                      </w:pPr>
                      <w:r>
                        <w:t xml:space="preserve">                memoInput.classList.add("memo-input");</w:t>
                      </w:r>
                    </w:p>
                    <w:p w14:paraId="6EBF3B88" w14:textId="77777777" w:rsidR="001D6546" w:rsidRDefault="001D6546" w:rsidP="003D21B3">
                      <w:pPr>
                        <w:ind w:firstLine="188"/>
                      </w:pPr>
                      <w:r>
                        <w:t xml:space="preserve">                memoCell.appendChild(memoInput);</w:t>
                      </w:r>
                    </w:p>
                    <w:p w14:paraId="395BC632" w14:textId="77777777" w:rsidR="001D6546" w:rsidRDefault="001D6546" w:rsidP="003D21B3">
                      <w:pPr>
                        <w:ind w:firstLine="188"/>
                      </w:pPr>
                      <w:r>
                        <w:t xml:space="preserve">                row.appendChild(memoCell);</w:t>
                      </w:r>
                    </w:p>
                    <w:p w14:paraId="10CF3453" w14:textId="77777777" w:rsidR="001D6546" w:rsidRDefault="001D6546" w:rsidP="003D21B3">
                      <w:pPr>
                        <w:ind w:firstLine="188"/>
                      </w:pPr>
                    </w:p>
                    <w:p w14:paraId="7817048E" w14:textId="77777777" w:rsidR="001D6546" w:rsidRDefault="001D6546" w:rsidP="003D21B3">
                      <w:pPr>
                        <w:ind w:firstLine="188"/>
                      </w:pPr>
                      <w:r>
                        <w:t xml:space="preserve">                table.appendChild(row);</w:t>
                      </w:r>
                    </w:p>
                    <w:p w14:paraId="2616A277" w14:textId="77777777" w:rsidR="001D6546" w:rsidRDefault="001D6546" w:rsidP="003D21B3">
                      <w:pPr>
                        <w:ind w:firstLine="188"/>
                      </w:pPr>
                      <w:r>
                        <w:t xml:space="preserve">            }</w:t>
                      </w:r>
                    </w:p>
                    <w:p w14:paraId="4D6371D7" w14:textId="77777777" w:rsidR="001D6546" w:rsidRDefault="001D6546" w:rsidP="003D21B3">
                      <w:pPr>
                        <w:ind w:firstLine="188"/>
                      </w:pPr>
                      <w:r>
                        <w:t xml:space="preserve">        }</w:t>
                      </w:r>
                    </w:p>
                  </w:txbxContent>
                </v:textbox>
                <w10:wrap anchorx="margin"/>
              </v:shape>
            </w:pict>
          </mc:Fallback>
        </mc:AlternateContent>
      </w:r>
    </w:p>
    <w:p w14:paraId="6CF4B73B" w14:textId="77777777" w:rsidR="003D21B3" w:rsidRDefault="003D21B3" w:rsidP="003D21B3">
      <w:pPr>
        <w:ind w:firstLine="188"/>
      </w:pPr>
    </w:p>
    <w:p w14:paraId="03264C45" w14:textId="77777777" w:rsidR="003D21B3" w:rsidRDefault="003D21B3" w:rsidP="003D21B3">
      <w:pPr>
        <w:ind w:firstLine="188"/>
      </w:pPr>
    </w:p>
    <w:p w14:paraId="6F48B407" w14:textId="77777777" w:rsidR="003D21B3" w:rsidRDefault="003D21B3" w:rsidP="003D21B3">
      <w:pPr>
        <w:ind w:firstLine="188"/>
      </w:pPr>
    </w:p>
    <w:p w14:paraId="532F5CE4" w14:textId="77777777" w:rsidR="003D21B3" w:rsidRDefault="003D21B3" w:rsidP="003D21B3">
      <w:pPr>
        <w:ind w:firstLine="188"/>
      </w:pPr>
    </w:p>
    <w:p w14:paraId="5B0B7A68" w14:textId="77777777" w:rsidR="003D21B3" w:rsidRDefault="003D21B3" w:rsidP="003D21B3">
      <w:pPr>
        <w:ind w:firstLine="188"/>
      </w:pPr>
      <w:r>
        <w:rPr>
          <w:noProof/>
        </w:rPr>
        <mc:AlternateContent>
          <mc:Choice Requires="wps">
            <w:drawing>
              <wp:anchor distT="0" distB="0" distL="114300" distR="114300" simplePos="0" relativeHeight="251719680" behindDoc="0" locked="0" layoutInCell="1" allowOverlap="1" wp14:anchorId="76FA0540" wp14:editId="70A857F7">
                <wp:simplePos x="0" y="0"/>
                <wp:positionH relativeFrom="column">
                  <wp:posOffset>4810664</wp:posOffset>
                </wp:positionH>
                <wp:positionV relativeFrom="paragraph">
                  <wp:posOffset>76284</wp:posOffset>
                </wp:positionV>
                <wp:extent cx="5374005" cy="8315325"/>
                <wp:effectExtent l="0" t="0" r="0" b="0"/>
                <wp:wrapNone/>
                <wp:docPr id="41" name="テキスト ボックス 41"/>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2A573BE7" w14:textId="77777777" w:rsidR="001D6546" w:rsidRPr="00C41BAE"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④</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76FA0540" id="テキスト ボックス 41" o:spid="_x0000_s1076" type="#_x0000_t202" style="position:absolute;left:0;text-align:left;margin-left:378.8pt;margin-top:6pt;width:423.15pt;height:654.75pt;z-index:2517196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" filled="f" stroked="f">
                <v:textbox style="mso-fit-shape-to-text:t" inset="5.85pt,.7pt,5.85pt,.7pt">
                  <w:txbxContent>
                    <w:p w14:paraId="2A573BE7" w14:textId="77777777" w:rsidR="001D6546" w:rsidRPr="00C41BAE"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④</w:t>
                      </w:r>
                    </w:p>
                  </w:txbxContent>
                </v:textbox>
              </v:shape>
            </w:pict>
          </mc:Fallback>
        </mc:AlternateContent>
      </w:r>
    </w:p>
    <w:p w14:paraId="6263D0FB" w14:textId="77777777" w:rsidR="003D21B3" w:rsidRDefault="003D21B3" w:rsidP="003D21B3">
      <w:pPr>
        <w:pStyle w:val="1"/>
        <w:numPr>
          <w:ilvl w:val="0"/>
          <w:numId w:val="0"/>
        </w:numPr>
      </w:pPr>
    </w:p>
    <w:p w14:paraId="2A5507EC" w14:textId="77777777" w:rsidR="003D21B3" w:rsidRDefault="003D21B3" w:rsidP="003D21B3">
      <w:pPr>
        <w:ind w:firstLine="188"/>
      </w:pPr>
    </w:p>
    <w:p w14:paraId="1B1DC14D" w14:textId="77777777" w:rsidR="003D21B3" w:rsidRDefault="003D21B3" w:rsidP="003D21B3">
      <w:pPr>
        <w:ind w:firstLine="188"/>
      </w:pPr>
    </w:p>
    <w:p w14:paraId="5F8D7545" w14:textId="77777777" w:rsidR="003D21B3" w:rsidRDefault="003D21B3" w:rsidP="003D21B3">
      <w:pPr>
        <w:ind w:firstLine="188"/>
      </w:pPr>
    </w:p>
    <w:p w14:paraId="50D8D126" w14:textId="77777777" w:rsidR="003D21B3" w:rsidRDefault="003D21B3" w:rsidP="003D21B3">
      <w:pPr>
        <w:ind w:firstLine="188"/>
      </w:pPr>
    </w:p>
    <w:p w14:paraId="28DC8D07" w14:textId="77777777" w:rsidR="003D21B3" w:rsidRDefault="003D21B3" w:rsidP="003D21B3">
      <w:pPr>
        <w:ind w:firstLine="188"/>
      </w:pPr>
    </w:p>
    <w:p w14:paraId="301B0070" w14:textId="77777777" w:rsidR="003D21B3" w:rsidRDefault="003D21B3" w:rsidP="003D21B3">
      <w:pPr>
        <w:ind w:firstLine="188"/>
      </w:pPr>
    </w:p>
    <w:p w14:paraId="16EC99B0" w14:textId="77777777" w:rsidR="003D21B3" w:rsidRDefault="003D21B3" w:rsidP="003D21B3">
      <w:pPr>
        <w:ind w:firstLine="188"/>
      </w:pPr>
    </w:p>
    <w:p w14:paraId="0DD0B5FB" w14:textId="77777777" w:rsidR="003D21B3" w:rsidRDefault="003D21B3" w:rsidP="003D21B3">
      <w:pPr>
        <w:ind w:firstLine="188"/>
      </w:pPr>
    </w:p>
    <w:p w14:paraId="1AE204C6" w14:textId="77777777" w:rsidR="003D21B3" w:rsidRDefault="003D21B3" w:rsidP="003D21B3">
      <w:pPr>
        <w:ind w:firstLine="188"/>
      </w:pPr>
    </w:p>
    <w:p w14:paraId="6BDDE84F" w14:textId="77777777" w:rsidR="003D21B3" w:rsidRDefault="003D21B3" w:rsidP="003D21B3">
      <w:pPr>
        <w:ind w:firstLine="188"/>
      </w:pPr>
      <w:r>
        <w:rPr>
          <w:noProof/>
        </w:rPr>
        <mc:AlternateContent>
          <mc:Choice Requires="wps">
            <w:drawing>
              <wp:anchor distT="0" distB="0" distL="114300" distR="114300" simplePos="0" relativeHeight="251721728" behindDoc="0" locked="0" layoutInCell="1" allowOverlap="1" wp14:anchorId="05439858" wp14:editId="0D3813F5">
                <wp:simplePos x="0" y="0"/>
                <wp:positionH relativeFrom="column">
                  <wp:posOffset>4729648</wp:posOffset>
                </wp:positionH>
                <wp:positionV relativeFrom="paragraph">
                  <wp:posOffset>169665</wp:posOffset>
                </wp:positionV>
                <wp:extent cx="370840" cy="189230"/>
                <wp:effectExtent l="0" t="0" r="0" b="1270"/>
                <wp:wrapNone/>
                <wp:docPr id="42" name="テキスト ボックス 42"/>
                <wp:cNvGraphicFramePr/>
                <a:graphic xmlns:a="http://schemas.openxmlformats.org/drawingml/2006/main">
                  <a:graphicData uri="http://schemas.microsoft.com/office/word/2010/wordprocessingShape">
                    <wps:wsp>
                      <wps:cNvSpPr txBox="1"/>
                      <wps:spPr>
                        <a:xfrm>
                          <a:off x="0" y="0"/>
                          <a:ext cx="370840" cy="189230"/>
                        </a:xfrm>
                        <a:prstGeom prst="rect">
                          <a:avLst/>
                        </a:prstGeom>
                        <a:noFill/>
                        <a:ln>
                          <a:noFill/>
                        </a:ln>
                      </wps:spPr>
                      <wps:txbx>
                        <w:txbxContent>
                          <w:p w14:paraId="2F3B87E0" w14:textId="77777777" w:rsidR="001D6546" w:rsidRPr="00AB6CF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⑤</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5439858" id="テキスト ボックス 42" o:spid="_x0000_s1077" type="#_x0000_t202" style="position:absolute;left:0;text-align:left;margin-left:372.4pt;margin-top:13.35pt;width:29.2pt;height:14.9pt;z-index:251721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" filled="f" stroked="f">
                <v:textbox style="mso-fit-shape-to-text:t" inset="5.85pt,.7pt,5.85pt,.7pt">
                  <w:txbxContent>
                    <w:p w14:paraId="2F3B87E0" w14:textId="77777777" w:rsidR="001D6546" w:rsidRPr="00AB6CF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⑤</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B624305" wp14:editId="43B1E651">
                <wp:simplePos x="0" y="0"/>
                <wp:positionH relativeFrom="column">
                  <wp:posOffset>4354507</wp:posOffset>
                </wp:positionH>
                <wp:positionV relativeFrom="paragraph">
                  <wp:posOffset>104655</wp:posOffset>
                </wp:positionV>
                <wp:extent cx="370935" cy="577970"/>
                <wp:effectExtent l="0" t="0" r="10160" b="12700"/>
                <wp:wrapNone/>
                <wp:docPr id="43" name="右大かっこ 43"/>
                <wp:cNvGraphicFramePr/>
                <a:graphic xmlns:a="http://schemas.openxmlformats.org/drawingml/2006/main">
                  <a:graphicData uri="http://schemas.microsoft.com/office/word/2010/wordprocessingShape">
                    <wps:wsp>
                      <wps:cNvSpPr/>
                      <wps:spPr>
                        <a:xfrm>
                          <a:off x="0" y="0"/>
                          <a:ext cx="370935" cy="577970"/>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F5828C6" id="右大かっこ 43" o:spid="_x0000_s1026" type="#_x0000_t86" style="position:absolute;margin-left:342.85pt;margin-top:8.25pt;width:29.2pt;height:4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" adj="1155" strokecolor="#4472c4 [3204]" strokeweight=".5pt">
                <v:stroke joinstyle="miter"/>
              </v:shape>
            </w:pict>
          </mc:Fallback>
        </mc:AlternateContent>
      </w:r>
    </w:p>
    <w:p w14:paraId="3B260A5F" w14:textId="77777777" w:rsidR="003D21B3" w:rsidRDefault="003D21B3" w:rsidP="003D21B3">
      <w:pPr>
        <w:ind w:firstLine="188"/>
      </w:pPr>
    </w:p>
    <w:p w14:paraId="3D68B91A" w14:textId="77777777" w:rsidR="003D21B3" w:rsidRDefault="003D21B3" w:rsidP="003D21B3">
      <w:pPr>
        <w:ind w:firstLine="188"/>
      </w:pPr>
      <w:r>
        <w:rPr>
          <w:noProof/>
        </w:rPr>
        <mc:AlternateContent>
          <mc:Choice Requires="wps">
            <w:drawing>
              <wp:anchor distT="0" distB="0" distL="114300" distR="114300" simplePos="0" relativeHeight="251729920" behindDoc="0" locked="0" layoutInCell="1" allowOverlap="1" wp14:anchorId="1ADD808D" wp14:editId="3E9973DE">
                <wp:simplePos x="0" y="0"/>
                <wp:positionH relativeFrom="column">
                  <wp:posOffset>4363133</wp:posOffset>
                </wp:positionH>
                <wp:positionV relativeFrom="paragraph">
                  <wp:posOffset>143474</wp:posOffset>
                </wp:positionV>
                <wp:extent cx="345057" cy="1552755"/>
                <wp:effectExtent l="0" t="0" r="17145" b="28575"/>
                <wp:wrapNone/>
                <wp:docPr id="44" name="右大かっこ 44"/>
                <wp:cNvGraphicFramePr/>
                <a:graphic xmlns:a="http://schemas.openxmlformats.org/drawingml/2006/main">
                  <a:graphicData uri="http://schemas.microsoft.com/office/word/2010/wordprocessingShape">
                    <wps:wsp>
                      <wps:cNvSpPr/>
                      <wps:spPr>
                        <a:xfrm>
                          <a:off x="0" y="0"/>
                          <a:ext cx="345057" cy="1552755"/>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1872136" id="右大かっこ 44" o:spid="_x0000_s1026" type="#_x0000_t86" style="position:absolute;margin-left:343.55pt;margin-top:11.3pt;width:27.15pt;height:122.2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" adj="400" strokecolor="#4472c4 [3204]" strokeweight=".5pt">
                <v:stroke joinstyle="miter"/>
              </v:shape>
            </w:pict>
          </mc:Fallback>
        </mc:AlternateContent>
      </w:r>
    </w:p>
    <w:p w14:paraId="7591E512" w14:textId="77777777" w:rsidR="003D21B3" w:rsidRDefault="003D21B3" w:rsidP="003D21B3">
      <w:pPr>
        <w:ind w:firstLine="188"/>
      </w:pPr>
      <w:r>
        <w:rPr>
          <w:noProof/>
        </w:rPr>
        <mc:AlternateContent>
          <mc:Choice Requires="wps">
            <w:drawing>
              <wp:anchor distT="0" distB="0" distL="114300" distR="114300" simplePos="0" relativeHeight="251726848" behindDoc="0" locked="0" layoutInCell="1" allowOverlap="1" wp14:anchorId="1FFEF2E7" wp14:editId="12B946F0">
                <wp:simplePos x="0" y="0"/>
                <wp:positionH relativeFrom="margin">
                  <wp:posOffset>4709376</wp:posOffset>
                </wp:positionH>
                <wp:positionV relativeFrom="paragraph">
                  <wp:posOffset>322245</wp:posOffset>
                </wp:positionV>
                <wp:extent cx="474345" cy="5425440"/>
                <wp:effectExtent l="0" t="0" r="0" b="1270"/>
                <wp:wrapNone/>
                <wp:docPr id="45" name="テキスト ボックス 45"/>
                <wp:cNvGraphicFramePr/>
                <a:graphic xmlns:a="http://schemas.openxmlformats.org/drawingml/2006/main">
                  <a:graphicData uri="http://schemas.microsoft.com/office/word/2010/wordprocessingShape">
                    <wps:wsp>
                      <wps:cNvSpPr txBox="1"/>
                      <wps:spPr>
                        <a:xfrm>
                          <a:off x="0" y="0"/>
                          <a:ext cx="474345" cy="5425440"/>
                        </a:xfrm>
                        <a:prstGeom prst="rect">
                          <a:avLst/>
                        </a:prstGeom>
                        <a:noFill/>
                        <a:ln>
                          <a:noFill/>
                        </a:ln>
                      </wps:spPr>
                      <wps:txbx>
                        <w:txbxContent>
                          <w:p w14:paraId="20756B11" w14:textId="77777777" w:rsidR="001D6546" w:rsidRPr="00FC4C0F"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C0F">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⑥</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FFEF2E7" id="テキスト ボックス 45" o:spid="_x0000_s1078" type="#_x0000_t202" style="position:absolute;left:0;text-align:left;margin-left:370.8pt;margin-top:25.35pt;width:37.35pt;height:427.2pt;z-index:2517268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" filled="f" stroked="f">
                <v:textbox style="mso-fit-shape-to-text:t" inset="5.85pt,.7pt,5.85pt,.7pt">
                  <w:txbxContent>
                    <w:p w14:paraId="20756B11" w14:textId="77777777" w:rsidR="001D6546" w:rsidRPr="00FC4C0F"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C0F">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⑥</w:t>
                      </w:r>
                    </w:p>
                  </w:txbxContent>
                </v:textbox>
                <w10:wrap anchorx="margin"/>
              </v:shape>
            </w:pict>
          </mc:Fallback>
        </mc:AlternateContent>
      </w:r>
    </w:p>
    <w:p w14:paraId="790DE071" w14:textId="77777777" w:rsidR="003D21B3" w:rsidRDefault="003D21B3" w:rsidP="003D21B3">
      <w:pPr>
        <w:ind w:firstLine="188"/>
      </w:pPr>
    </w:p>
    <w:p w14:paraId="24684776" w14:textId="77777777" w:rsidR="003D21B3" w:rsidRDefault="003D21B3" w:rsidP="003D21B3">
      <w:pPr>
        <w:ind w:firstLine="188"/>
      </w:pPr>
    </w:p>
    <w:p w14:paraId="4F8A4FCF" w14:textId="77777777" w:rsidR="003D21B3" w:rsidRDefault="003D21B3" w:rsidP="003D21B3">
      <w:pPr>
        <w:ind w:firstLine="188"/>
      </w:pPr>
    </w:p>
    <w:p w14:paraId="08249F28" w14:textId="77777777" w:rsidR="003D21B3" w:rsidRDefault="003D21B3" w:rsidP="003D21B3">
      <w:pPr>
        <w:ind w:firstLine="188"/>
      </w:pPr>
      <w:r>
        <w:rPr>
          <w:noProof/>
        </w:rPr>
        <w:lastRenderedPageBreak/>
        <mc:AlternateContent>
          <mc:Choice Requires="wps">
            <w:drawing>
              <wp:anchor distT="0" distB="0" distL="114300" distR="114300" simplePos="0" relativeHeight="251731968" behindDoc="0" locked="0" layoutInCell="1" allowOverlap="1" wp14:anchorId="68E30F72" wp14:editId="69D47356">
                <wp:simplePos x="0" y="0"/>
                <wp:positionH relativeFrom="column">
                  <wp:posOffset>4791110</wp:posOffset>
                </wp:positionH>
                <wp:positionV relativeFrom="paragraph">
                  <wp:posOffset>159588</wp:posOffset>
                </wp:positionV>
                <wp:extent cx="379095" cy="560705"/>
                <wp:effectExtent l="0" t="0" r="0" b="0"/>
                <wp:wrapNone/>
                <wp:docPr id="46" name="テキスト ボックス 46"/>
                <wp:cNvGraphicFramePr/>
                <a:graphic xmlns:a="http://schemas.openxmlformats.org/drawingml/2006/main">
                  <a:graphicData uri="http://schemas.microsoft.com/office/word/2010/wordprocessingShape">
                    <wps:wsp>
                      <wps:cNvSpPr txBox="1"/>
                      <wps:spPr>
                        <a:xfrm>
                          <a:off x="0" y="0"/>
                          <a:ext cx="379095" cy="560705"/>
                        </a:xfrm>
                        <a:prstGeom prst="rect">
                          <a:avLst/>
                        </a:prstGeom>
                        <a:noFill/>
                        <a:ln>
                          <a:noFill/>
                        </a:ln>
                      </wps:spPr>
                      <wps:txbx>
                        <w:txbxContent>
                          <w:p w14:paraId="390DC6BB" w14:textId="77777777" w:rsidR="001D6546" w:rsidRPr="00FC4C0F"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C0F">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⑥</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8E30F72" id="テキスト ボックス 46" o:spid="_x0000_s1079" type="#_x0000_t202" style="position:absolute;left:0;text-align:left;margin-left:377.25pt;margin-top:12.55pt;width:29.85pt;height:44.15pt;z-index:251731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" filled="f" stroked="f">
                <v:textbox style="mso-fit-shape-to-text:t" inset="5.85pt,.7pt,5.85pt,.7pt">
                  <w:txbxContent>
                    <w:p w14:paraId="390DC6BB" w14:textId="77777777" w:rsidR="001D6546" w:rsidRPr="00FC4C0F"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C0F">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⑥</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16598BCD" wp14:editId="0454FDFC">
                <wp:simplePos x="0" y="0"/>
                <wp:positionH relativeFrom="column">
                  <wp:posOffset>4397639</wp:posOffset>
                </wp:positionH>
                <wp:positionV relativeFrom="paragraph">
                  <wp:posOffset>102499</wp:posOffset>
                </wp:positionV>
                <wp:extent cx="379562" cy="560717"/>
                <wp:effectExtent l="0" t="0" r="20955" b="10795"/>
                <wp:wrapNone/>
                <wp:docPr id="47" name="右大かっこ 47"/>
                <wp:cNvGraphicFramePr/>
                <a:graphic xmlns:a="http://schemas.openxmlformats.org/drawingml/2006/main">
                  <a:graphicData uri="http://schemas.microsoft.com/office/word/2010/wordprocessingShape">
                    <wps:wsp>
                      <wps:cNvSpPr/>
                      <wps:spPr>
                        <a:xfrm>
                          <a:off x="0" y="0"/>
                          <a:ext cx="379562" cy="560717"/>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F8FDA38" id="右大かっこ 47" o:spid="_x0000_s1026" type="#_x0000_t86" style="position:absolute;margin-left:346.25pt;margin-top:8.05pt;width:29.9pt;height:44.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" adj="1218" strokecolor="#4472c4 [3204]" strokeweight=".5pt">
                <v:stroke joinstyle="miter"/>
              </v:shape>
            </w:pict>
          </mc:Fallback>
        </mc:AlternateContent>
      </w:r>
      <w:r>
        <w:rPr>
          <w:noProof/>
        </w:rPr>
        <mc:AlternateContent>
          <mc:Choice Requires="wps">
            <w:drawing>
              <wp:anchor distT="0" distB="0" distL="114300" distR="114300" simplePos="0" relativeHeight="251710464" behindDoc="0" locked="0" layoutInCell="1" allowOverlap="1" wp14:anchorId="4BA05D1A" wp14:editId="62207CE5">
                <wp:simplePos x="0" y="0"/>
                <wp:positionH relativeFrom="margin">
                  <wp:posOffset>0</wp:posOffset>
                </wp:positionH>
                <wp:positionV relativeFrom="paragraph">
                  <wp:posOffset>-635</wp:posOffset>
                </wp:positionV>
                <wp:extent cx="5374256" cy="8315864"/>
                <wp:effectExtent l="0" t="0" r="17145" b="28575"/>
                <wp:wrapNone/>
                <wp:docPr id="48" name="テキスト ボックス 48"/>
                <wp:cNvGraphicFramePr/>
                <a:graphic xmlns:a="http://schemas.openxmlformats.org/drawingml/2006/main">
                  <a:graphicData uri="http://schemas.microsoft.com/office/word/2010/wordprocessingShape">
                    <wps:wsp>
                      <wps:cNvSpPr txBox="1"/>
                      <wps:spPr>
                        <a:xfrm>
                          <a:off x="0" y="0"/>
                          <a:ext cx="5374256" cy="8315864"/>
                        </a:xfrm>
                        <a:prstGeom prst="rect">
                          <a:avLst/>
                        </a:prstGeom>
                        <a:solidFill>
                          <a:schemeClr val="lt1"/>
                        </a:solidFill>
                        <a:ln w="6350">
                          <a:solidFill>
                            <a:prstClr val="black"/>
                          </a:solidFill>
                        </a:ln>
                      </wps:spPr>
                      <wps:txbx>
                        <w:txbxContent>
                          <w:p w14:paraId="39F1040D" w14:textId="77777777" w:rsidR="001D6546" w:rsidRPr="00117136" w:rsidRDefault="001D6546" w:rsidP="003D21B3">
                            <w:pPr>
                              <w:ind w:firstLine="188"/>
                              <w:rPr>
                                <w:rFonts w:ascii="Consolas" w:hAnsi="Consolas"/>
                              </w:rPr>
                            </w:pPr>
                            <w:r>
                              <w:t xml:space="preserve">                </w:t>
                            </w:r>
                            <w:proofErr w:type="spellStart"/>
                            <w:r w:rsidRPr="00117136">
                              <w:rPr>
                                <w:rFonts w:ascii="Consolas" w:hAnsi="Consolas"/>
                              </w:rPr>
                              <w:t>nameCell.appendChild</w:t>
                            </w:r>
                            <w:proofErr w:type="spellEnd"/>
                            <w:r w:rsidRPr="00117136">
                              <w:rPr>
                                <w:rFonts w:ascii="Consolas" w:hAnsi="Consolas"/>
                              </w:rPr>
                              <w:t>(</w:t>
                            </w:r>
                            <w:proofErr w:type="spellStart"/>
                            <w:r w:rsidRPr="00117136">
                              <w:rPr>
                                <w:rFonts w:ascii="Consolas" w:hAnsi="Consolas"/>
                              </w:rPr>
                              <w:t>nameInput</w:t>
                            </w:r>
                            <w:proofErr w:type="spellEnd"/>
                            <w:r w:rsidRPr="00117136">
                              <w:rPr>
                                <w:rFonts w:ascii="Consolas" w:hAnsi="Consolas"/>
                              </w:rPr>
                              <w:t>);</w:t>
                            </w:r>
                          </w:p>
                          <w:p w14:paraId="6E3546B4"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nameCell</w:t>
                            </w:r>
                            <w:proofErr w:type="spellEnd"/>
                            <w:r w:rsidRPr="00117136">
                              <w:rPr>
                                <w:rFonts w:ascii="Consolas" w:hAnsi="Consolas"/>
                              </w:rPr>
                              <w:t>);</w:t>
                            </w:r>
                          </w:p>
                          <w:p w14:paraId="0CE65B62" w14:textId="77777777" w:rsidR="001D6546" w:rsidRPr="00117136" w:rsidRDefault="001D6546" w:rsidP="003D21B3">
                            <w:pPr>
                              <w:ind w:firstLine="188"/>
                              <w:rPr>
                                <w:rFonts w:ascii="Consolas" w:hAnsi="Consolas"/>
                              </w:rPr>
                            </w:pPr>
                          </w:p>
                          <w:p w14:paraId="7C4C78F8"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checkmarkCell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1CC9AF0B"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checkmarkCell.classList.add</w:t>
                            </w:r>
                            <w:proofErr w:type="spellEnd"/>
                            <w:r w:rsidRPr="00117136">
                              <w:rPr>
                                <w:rFonts w:ascii="Consolas" w:hAnsi="Consolas"/>
                              </w:rPr>
                              <w:t>("checkmark-cell");</w:t>
                            </w:r>
                          </w:p>
                          <w:p w14:paraId="004CF0AC"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checkmarkCell.innerHTML</w:t>
                            </w:r>
                            <w:proofErr w:type="spellEnd"/>
                            <w:r w:rsidRPr="00117136">
                              <w:rPr>
                                <w:rFonts w:ascii="Consolas" w:hAnsi="Consolas"/>
                              </w:rPr>
                              <w:t xml:space="preserve"> = '&lt;</w:t>
                            </w:r>
                            <w:proofErr w:type="spellStart"/>
                            <w:r w:rsidRPr="00117136">
                              <w:rPr>
                                <w:rFonts w:ascii="Consolas" w:hAnsi="Consolas"/>
                              </w:rPr>
                              <w:t>i</w:t>
                            </w:r>
                            <w:proofErr w:type="spellEnd"/>
                            <w:r w:rsidRPr="00117136">
                              <w:rPr>
                                <w:rFonts w:ascii="Consolas" w:hAnsi="Consolas"/>
                              </w:rPr>
                              <w:t xml:space="preserve"> class="</w:t>
                            </w:r>
                            <w:proofErr w:type="spellStart"/>
                            <w:r w:rsidRPr="00117136">
                              <w:rPr>
                                <w:rFonts w:ascii="Consolas" w:hAnsi="Consolas"/>
                              </w:rPr>
                              <w:t>fas</w:t>
                            </w:r>
                            <w:proofErr w:type="spellEnd"/>
                            <w:r w:rsidRPr="00117136">
                              <w:rPr>
                                <w:rFonts w:ascii="Consolas" w:hAnsi="Consolas"/>
                              </w:rPr>
                              <w:t xml:space="preserve"> fa-check"&gt;&lt;/</w:t>
                            </w:r>
                            <w:proofErr w:type="spellStart"/>
                            <w:r w:rsidRPr="00117136">
                              <w:rPr>
                                <w:rFonts w:ascii="Consolas" w:hAnsi="Consolas"/>
                              </w:rPr>
                              <w:t>i</w:t>
                            </w:r>
                            <w:proofErr w:type="spellEnd"/>
                            <w:r w:rsidRPr="00117136">
                              <w:rPr>
                                <w:rFonts w:ascii="Consolas" w:hAnsi="Consolas"/>
                              </w:rPr>
                              <w:t>&gt;';</w:t>
                            </w:r>
                          </w:p>
                          <w:p w14:paraId="22B9A864"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table.appendChild</w:t>
                            </w:r>
                            <w:proofErr w:type="spellEnd"/>
                            <w:r w:rsidRPr="00117136">
                              <w:rPr>
                                <w:rFonts w:ascii="Consolas" w:hAnsi="Consolas"/>
                              </w:rPr>
                              <w:t>(row);</w:t>
                            </w:r>
                          </w:p>
                          <w:p w14:paraId="477DB6C2" w14:textId="77777777" w:rsidR="001D6546" w:rsidRPr="00117136" w:rsidRDefault="001D6546" w:rsidP="003D21B3">
                            <w:pPr>
                              <w:ind w:firstLine="188"/>
                              <w:rPr>
                                <w:rFonts w:ascii="Consolas" w:hAnsi="Consolas"/>
                              </w:rPr>
                            </w:pPr>
                          </w:p>
                          <w:p w14:paraId="3CD8FBB5"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checkmarkCell.onclick</w:t>
                            </w:r>
                            <w:proofErr w:type="spellEnd"/>
                            <w:r w:rsidRPr="00117136">
                              <w:rPr>
                                <w:rFonts w:ascii="Consolas" w:hAnsi="Consolas"/>
                              </w:rPr>
                              <w:t xml:space="preserve"> = function () {</w:t>
                            </w:r>
                          </w:p>
                          <w:p w14:paraId="6B3D105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toggleCheckmark</w:t>
                            </w:r>
                            <w:proofErr w:type="spellEnd"/>
                            <w:r w:rsidRPr="00117136">
                              <w:rPr>
                                <w:rFonts w:ascii="Consolas" w:hAnsi="Consolas"/>
                              </w:rPr>
                              <w:t>(this);</w:t>
                            </w:r>
                          </w:p>
                          <w:p w14:paraId="20A7CACB" w14:textId="77777777" w:rsidR="001D6546" w:rsidRPr="00117136" w:rsidRDefault="001D6546" w:rsidP="003D21B3">
                            <w:pPr>
                              <w:ind w:firstLine="188"/>
                              <w:rPr>
                                <w:rFonts w:ascii="Consolas" w:hAnsi="Consolas"/>
                              </w:rPr>
                            </w:pPr>
                            <w:r w:rsidRPr="00117136">
                              <w:rPr>
                                <w:rFonts w:ascii="Consolas" w:hAnsi="Consolas"/>
                              </w:rPr>
                              <w:t xml:space="preserve">                };</w:t>
                            </w:r>
                          </w:p>
                          <w:p w14:paraId="601B9FCA" w14:textId="77777777" w:rsidR="001D6546" w:rsidRPr="00117136" w:rsidRDefault="001D6546" w:rsidP="003D21B3">
                            <w:pPr>
                              <w:ind w:firstLine="188"/>
                              <w:rPr>
                                <w:rFonts w:ascii="Consolas" w:hAnsi="Consolas"/>
                              </w:rPr>
                            </w:pPr>
                          </w:p>
                          <w:p w14:paraId="1ECE049E"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checkmarkCell</w:t>
                            </w:r>
                            <w:proofErr w:type="spellEnd"/>
                            <w:r w:rsidRPr="00117136">
                              <w:rPr>
                                <w:rFonts w:ascii="Consolas" w:hAnsi="Consolas"/>
                              </w:rPr>
                              <w:t>);</w:t>
                            </w:r>
                          </w:p>
                          <w:p w14:paraId="6093DB04" w14:textId="77777777" w:rsidR="001D6546" w:rsidRPr="00117136" w:rsidRDefault="001D6546" w:rsidP="003D21B3">
                            <w:pPr>
                              <w:ind w:firstLine="188"/>
                              <w:rPr>
                                <w:rFonts w:ascii="Consolas" w:hAnsi="Consolas"/>
                              </w:rPr>
                            </w:pPr>
                            <w:r w:rsidRPr="00117136">
                              <w:rPr>
                                <w:rFonts w:ascii="Consolas" w:hAnsi="Consolas"/>
                              </w:rPr>
                              <w:t xml:space="preserve">                for (let </w:t>
                            </w:r>
                            <w:proofErr w:type="spellStart"/>
                            <w:r w:rsidRPr="00117136">
                              <w:rPr>
                                <w:rFonts w:ascii="Consolas" w:hAnsi="Consolas"/>
                              </w:rPr>
                              <w:t>i</w:t>
                            </w:r>
                            <w:proofErr w:type="spellEnd"/>
                            <w:r w:rsidRPr="00117136">
                              <w:rPr>
                                <w:rFonts w:ascii="Consolas" w:hAnsi="Consolas"/>
                              </w:rPr>
                              <w:t xml:space="preserve"> = 0; </w:t>
                            </w:r>
                            <w:proofErr w:type="spellStart"/>
                            <w:r w:rsidRPr="00117136">
                              <w:rPr>
                                <w:rFonts w:ascii="Consolas" w:hAnsi="Consolas"/>
                              </w:rPr>
                              <w:t>i</w:t>
                            </w:r>
                            <w:proofErr w:type="spellEnd"/>
                            <w:r w:rsidRPr="00117136">
                              <w:rPr>
                                <w:rFonts w:ascii="Consolas" w:hAnsi="Consolas"/>
                              </w:rPr>
                              <w:t xml:space="preserve"> &lt; </w:t>
                            </w:r>
                            <w:proofErr w:type="spellStart"/>
                            <w:r w:rsidRPr="00117136">
                              <w:rPr>
                                <w:rFonts w:ascii="Consolas" w:hAnsi="Consolas"/>
                              </w:rPr>
                              <w:t>numClasses</w:t>
                            </w:r>
                            <w:proofErr w:type="spellEnd"/>
                            <w:r w:rsidRPr="00117136">
                              <w:rPr>
                                <w:rFonts w:ascii="Consolas" w:hAnsi="Consolas"/>
                              </w:rPr>
                              <w:t xml:space="preserve">; </w:t>
                            </w:r>
                            <w:proofErr w:type="spellStart"/>
                            <w:r w:rsidRPr="00117136">
                              <w:rPr>
                                <w:rFonts w:ascii="Consolas" w:hAnsi="Consolas"/>
                              </w:rPr>
                              <w:t>i</w:t>
                            </w:r>
                            <w:proofErr w:type="spellEnd"/>
                            <w:r w:rsidRPr="00117136">
                              <w:rPr>
                                <w:rFonts w:ascii="Consolas" w:hAnsi="Consolas"/>
                              </w:rPr>
                              <w:t>++) {</w:t>
                            </w:r>
                          </w:p>
                          <w:p w14:paraId="23461C72"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cellContainer</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53BDFBC8"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cellContainer.classList.add</w:t>
                            </w:r>
                            <w:proofErr w:type="spellEnd"/>
                            <w:r w:rsidRPr="00117136">
                              <w:rPr>
                                <w:rFonts w:ascii="Consolas" w:hAnsi="Consolas"/>
                              </w:rPr>
                              <w:t>("button-container");</w:t>
                            </w:r>
                          </w:p>
                          <w:p w14:paraId="3A71149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upperButton</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("button");</w:t>
                            </w:r>
                          </w:p>
                          <w:p w14:paraId="1F3035D5"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upperButton.classList.add</w:t>
                            </w:r>
                            <w:proofErr w:type="spellEnd"/>
                            <w:r w:rsidRPr="00117136">
                              <w:rPr>
                                <w:rFonts w:ascii="Consolas" w:hAnsi="Consolas"/>
                              </w:rPr>
                              <w:t>("attendance-button");</w:t>
                            </w:r>
                          </w:p>
                          <w:p w14:paraId="178DF6B6" w14:textId="766B13EF"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upperButton.addEventListener</w:t>
                            </w:r>
                            <w:proofErr w:type="spellEnd"/>
                            <w:r w:rsidRPr="00117136">
                              <w:rPr>
                                <w:rFonts w:ascii="Consolas" w:hAnsi="Consolas"/>
                              </w:rPr>
                              <w:t>("click"</w:t>
                            </w:r>
                            <w:r>
                              <w:rPr>
                                <w:rFonts w:ascii="Consolas" w:hAnsi="Consolas"/>
                              </w:rPr>
                              <w:t>，</w:t>
                            </w:r>
                            <w:r w:rsidRPr="00117136">
                              <w:rPr>
                                <w:rFonts w:ascii="Consolas" w:hAnsi="Consolas"/>
                              </w:rPr>
                              <w:t xml:space="preserve"> function () {</w:t>
                            </w:r>
                          </w:p>
                          <w:p w14:paraId="3C3E5EC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toggleAttendance</w:t>
                            </w:r>
                            <w:proofErr w:type="spellEnd"/>
                            <w:r w:rsidRPr="00117136">
                              <w:rPr>
                                <w:rFonts w:ascii="Consolas" w:hAnsi="Consolas"/>
                              </w:rPr>
                              <w:t>(this);</w:t>
                            </w:r>
                          </w:p>
                          <w:p w14:paraId="3FC7277A" w14:textId="77777777" w:rsidR="001D6546" w:rsidRPr="00117136" w:rsidRDefault="001D6546" w:rsidP="003D21B3">
                            <w:pPr>
                              <w:ind w:firstLine="188"/>
                              <w:rPr>
                                <w:rFonts w:ascii="Consolas" w:hAnsi="Consolas"/>
                              </w:rPr>
                            </w:pPr>
                            <w:r w:rsidRPr="00117136">
                              <w:rPr>
                                <w:rFonts w:ascii="Consolas" w:hAnsi="Consolas"/>
                              </w:rPr>
                              <w:t xml:space="preserve">                    });</w:t>
                            </w:r>
                          </w:p>
                          <w:p w14:paraId="564240B8"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upperButton.textContent</w:t>
                            </w:r>
                            <w:proofErr w:type="spellEnd"/>
                            <w:r w:rsidRPr="00117136">
                              <w:rPr>
                                <w:rFonts w:ascii="Consolas" w:hAnsi="Consolas"/>
                              </w:rPr>
                              <w:t xml:space="preserve"> = "</w:t>
                            </w:r>
                            <w:r w:rsidRPr="00117136">
                              <w:rPr>
                                <w:rFonts w:ascii="Consolas" w:hAnsi="Consolas"/>
                              </w:rPr>
                              <w:t>出席</w:t>
                            </w:r>
                            <w:r w:rsidRPr="00117136">
                              <w:rPr>
                                <w:rFonts w:ascii="Consolas" w:hAnsi="Consolas"/>
                              </w:rPr>
                              <w:t>";</w:t>
                            </w:r>
                          </w:p>
                          <w:p w14:paraId="46B9C509" w14:textId="77777777" w:rsidR="001D6546" w:rsidRPr="00117136" w:rsidRDefault="001D6546" w:rsidP="003D21B3">
                            <w:pPr>
                              <w:ind w:firstLine="188"/>
                              <w:rPr>
                                <w:rFonts w:ascii="Consolas" w:hAnsi="Consolas"/>
                              </w:rPr>
                            </w:pPr>
                          </w:p>
                          <w:p w14:paraId="5FC8BD37"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lowerButton</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("button");</w:t>
                            </w:r>
                          </w:p>
                          <w:p w14:paraId="330FC3BE" w14:textId="77777777" w:rsidR="001D6546" w:rsidRDefault="001D6546" w:rsidP="003D21B3">
                            <w:pPr>
                              <w:ind w:firstLine="188"/>
                            </w:pPr>
                            <w:r>
                              <w:t xml:space="preserve">                    </w:t>
                            </w:r>
                            <w:proofErr w:type="spellStart"/>
                            <w:r>
                              <w:t>lowerButton.classList.add</w:t>
                            </w:r>
                            <w:proofErr w:type="spellEnd"/>
                            <w:r>
                              <w:t>("attendance-button");</w:t>
                            </w:r>
                          </w:p>
                          <w:p w14:paraId="7ED524EA" w14:textId="6BF4B83A" w:rsidR="001D6546" w:rsidRDefault="001D6546" w:rsidP="003D21B3">
                            <w:pPr>
                              <w:ind w:firstLine="188"/>
                            </w:pPr>
                            <w:r>
                              <w:t xml:space="preserve">                    </w:t>
                            </w:r>
                            <w:proofErr w:type="spellStart"/>
                            <w:r>
                              <w:t>lowerButton.addEventListener</w:t>
                            </w:r>
                            <w:proofErr w:type="spellEnd"/>
                            <w:r>
                              <w:t>("click"， function () {</w:t>
                            </w:r>
                          </w:p>
                          <w:p w14:paraId="51F61D7E" w14:textId="77777777" w:rsidR="001D6546" w:rsidRDefault="001D6546" w:rsidP="003D21B3">
                            <w:pPr>
                              <w:ind w:firstLine="188"/>
                            </w:pPr>
                            <w:r>
                              <w:t xml:space="preserve">                        </w:t>
                            </w:r>
                            <w:proofErr w:type="spellStart"/>
                            <w:r>
                              <w:t>toggleAttendance</w:t>
                            </w:r>
                            <w:proofErr w:type="spellEnd"/>
                            <w:r>
                              <w:t>(this);</w:t>
                            </w:r>
                          </w:p>
                          <w:p w14:paraId="69D6479B" w14:textId="77777777" w:rsidR="001D6546" w:rsidRDefault="001D6546" w:rsidP="003D21B3">
                            <w:pPr>
                              <w:ind w:firstLine="188"/>
                            </w:pPr>
                            <w:r>
                              <w:t xml:space="preserve">                    });</w:t>
                            </w:r>
                          </w:p>
                          <w:p w14:paraId="5C860788" w14:textId="77777777" w:rsidR="001D6546" w:rsidRDefault="001D6546" w:rsidP="003D21B3">
                            <w:pPr>
                              <w:ind w:firstLine="188"/>
                            </w:pPr>
                            <w:r>
                              <w:t xml:space="preserve">                    </w:t>
                            </w:r>
                            <w:proofErr w:type="spellStart"/>
                            <w:r>
                              <w:t>lowerButton.textContent</w:t>
                            </w:r>
                            <w:proofErr w:type="spellEnd"/>
                            <w:r>
                              <w:t xml:space="preserve"> = "出席";</w:t>
                            </w:r>
                          </w:p>
                          <w:p w14:paraId="1CDBE0C6" w14:textId="77777777" w:rsidR="001D6546" w:rsidRDefault="001D6546" w:rsidP="003D21B3">
                            <w:pPr>
                              <w:ind w:firstLine="188"/>
                            </w:pPr>
                          </w:p>
                          <w:p w14:paraId="3A4AC2C7" w14:textId="77777777" w:rsidR="001D6546" w:rsidRDefault="001D6546" w:rsidP="003D21B3">
                            <w:pPr>
                              <w:ind w:firstLine="188"/>
                            </w:pPr>
                            <w:r>
                              <w:t xml:space="preserve">                    </w:t>
                            </w:r>
                            <w:proofErr w:type="spellStart"/>
                            <w:r>
                              <w:t>cellContainer.appendChild</w:t>
                            </w:r>
                            <w:proofErr w:type="spellEnd"/>
                            <w:r>
                              <w:t>(</w:t>
                            </w:r>
                            <w:proofErr w:type="spellStart"/>
                            <w:r>
                              <w:t>upperButton</w:t>
                            </w:r>
                            <w:proofErr w:type="spellEnd"/>
                            <w:r>
                              <w:t>);</w:t>
                            </w:r>
                          </w:p>
                          <w:p w14:paraId="611F24A2" w14:textId="77777777" w:rsidR="001D6546" w:rsidRDefault="001D6546" w:rsidP="003D21B3">
                            <w:pPr>
                              <w:ind w:firstLine="188"/>
                            </w:pPr>
                            <w:r>
                              <w:t xml:space="preserve">                    </w:t>
                            </w:r>
                            <w:proofErr w:type="spellStart"/>
                            <w:r>
                              <w:t>cellContainer.appendChild</w:t>
                            </w:r>
                            <w:proofErr w:type="spellEnd"/>
                            <w:r>
                              <w:t>(</w:t>
                            </w:r>
                            <w:proofErr w:type="spellStart"/>
                            <w:r>
                              <w:t>lowerButton</w:t>
                            </w:r>
                            <w:proofErr w:type="spellEnd"/>
                            <w:r>
                              <w:t>);</w:t>
                            </w:r>
                          </w:p>
                          <w:p w14:paraId="02CD3A9D" w14:textId="77777777" w:rsidR="001D6546" w:rsidRDefault="001D6546" w:rsidP="003D21B3">
                            <w:pPr>
                              <w:ind w:firstLine="188"/>
                            </w:pPr>
                            <w:r>
                              <w:t xml:space="preserve">                    </w:t>
                            </w:r>
                            <w:proofErr w:type="spellStart"/>
                            <w:r>
                              <w:t>row.appendChild</w:t>
                            </w:r>
                            <w:proofErr w:type="spellEnd"/>
                            <w:r>
                              <w:t>(</w:t>
                            </w:r>
                            <w:proofErr w:type="spellStart"/>
                            <w:r>
                              <w:t>cellContainer</w:t>
                            </w:r>
                            <w:proofErr w:type="spellEnd"/>
                            <w:r>
                              <w:t>);</w:t>
                            </w:r>
                          </w:p>
                          <w:p w14:paraId="164E51C2" w14:textId="77777777" w:rsidR="001D6546" w:rsidRDefault="001D6546" w:rsidP="003D21B3">
                            <w:pPr>
                              <w:ind w:firstLine="188"/>
                            </w:pPr>
                            <w:r>
                              <w:t xml:space="preserve">                }</w:t>
                            </w:r>
                          </w:p>
                          <w:p w14:paraId="55A34636" w14:textId="77777777" w:rsidR="001D6546" w:rsidRDefault="001D6546" w:rsidP="003D21B3">
                            <w:pPr>
                              <w:ind w:firstLine="188"/>
                            </w:pPr>
                          </w:p>
                          <w:p w14:paraId="73C96213" w14:textId="77777777" w:rsidR="001D6546" w:rsidRDefault="001D6546" w:rsidP="003D21B3">
                            <w:pPr>
                              <w:ind w:firstLine="188"/>
                            </w:pPr>
                            <w:r>
                              <w:t xml:space="preserve">                // 欠席開始時間</w:t>
                            </w:r>
                          </w:p>
                          <w:p w14:paraId="0FC478A7" w14:textId="77777777" w:rsidR="001D6546" w:rsidRDefault="001D6546" w:rsidP="003D21B3">
                            <w:pPr>
                              <w:ind w:firstLine="188"/>
                            </w:pPr>
                            <w:r>
                              <w:t xml:space="preserve">        </w:t>
                            </w:r>
                            <w:proofErr w:type="spellStart"/>
                            <w:r>
                              <w:t>const</w:t>
                            </w:r>
                            <w:proofErr w:type="spellEnd"/>
                            <w:r>
                              <w:t xml:space="preserve"> </w:t>
                            </w:r>
                            <w:proofErr w:type="spellStart"/>
                            <w:r>
                              <w:t>startTimeCell</w:t>
                            </w:r>
                            <w:proofErr w:type="spellEnd"/>
                            <w:r>
                              <w:t xml:space="preserve"> = </w:t>
                            </w:r>
                            <w:proofErr w:type="spellStart"/>
                            <w:r>
                              <w:t>document.createElement</w:t>
                            </w:r>
                            <w:proofErr w:type="spellEnd"/>
                            <w:r>
                              <w:t>("td");</w:t>
                            </w:r>
                          </w:p>
                          <w:p w14:paraId="7F555AFB" w14:textId="77777777" w:rsidR="001D6546" w:rsidRDefault="001D6546" w:rsidP="003D21B3">
                            <w:pPr>
                              <w:ind w:firstLine="188"/>
                            </w:pPr>
                            <w:r>
                              <w:t xml:space="preserve">        </w:t>
                            </w:r>
                            <w:proofErr w:type="spellStart"/>
                            <w:r>
                              <w:t>startTimeCell.classList.add</w:t>
                            </w:r>
                            <w:proofErr w:type="spellEnd"/>
                            <w:r>
                              <w:t>("time-cell");</w:t>
                            </w:r>
                          </w:p>
                          <w:p w14:paraId="089057DB" w14:textId="77777777" w:rsidR="001D6546" w:rsidRDefault="001D6546" w:rsidP="003D21B3">
                            <w:pPr>
                              <w:ind w:firstLine="188"/>
                            </w:pPr>
                            <w:r>
                              <w:t xml:space="preserve">        </w:t>
                            </w:r>
                            <w:proofErr w:type="spellStart"/>
                            <w:r>
                              <w:t>const</w:t>
                            </w:r>
                            <w:proofErr w:type="spellEnd"/>
                            <w:r>
                              <w:t xml:space="preserve"> </w:t>
                            </w:r>
                            <w:proofErr w:type="spellStart"/>
                            <w:r>
                              <w:t>startTimeInput</w:t>
                            </w:r>
                            <w:proofErr w:type="spellEnd"/>
                            <w:r>
                              <w:t xml:space="preserve"> = </w:t>
                            </w:r>
                            <w:proofErr w:type="spellStart"/>
                            <w:r>
                              <w:t>document.createElement</w:t>
                            </w:r>
                            <w:proofErr w:type="spellEnd"/>
                            <w:r>
                              <w:t>("input");</w:t>
                            </w:r>
                          </w:p>
                          <w:p w14:paraId="24872C06" w14:textId="77777777" w:rsidR="001D6546" w:rsidRDefault="001D6546" w:rsidP="003D21B3">
                            <w:pPr>
                              <w:ind w:firstLine="188"/>
                            </w:pPr>
                            <w:r>
                              <w:t xml:space="preserve">        </w:t>
                            </w:r>
                            <w:proofErr w:type="spellStart"/>
                            <w:r>
                              <w:t>startTimeInput.classList.add</w:t>
                            </w:r>
                            <w:proofErr w:type="spellEnd"/>
                            <w:r>
                              <w:t>("time-input");</w:t>
                            </w:r>
                          </w:p>
                          <w:p w14:paraId="70B0B63F" w14:textId="77777777" w:rsidR="001D6546" w:rsidRDefault="001D6546" w:rsidP="003D21B3">
                            <w:pPr>
                              <w:ind w:firstLine="188"/>
                            </w:pPr>
                            <w:r>
                              <w:t xml:space="preserve">        </w:t>
                            </w:r>
                            <w:proofErr w:type="spellStart"/>
                            <w:r>
                              <w:t>startTimeInput.type</w:t>
                            </w:r>
                            <w:proofErr w:type="spellEnd"/>
                            <w:r>
                              <w:t xml:space="preserve"> = "time";</w:t>
                            </w:r>
                          </w:p>
                          <w:p w14:paraId="464C8772" w14:textId="77777777" w:rsidR="001D6546" w:rsidRDefault="001D6546" w:rsidP="003D21B3">
                            <w:pPr>
                              <w:ind w:firstLine="188"/>
                            </w:pPr>
                            <w:r>
                              <w:t xml:space="preserve">        </w:t>
                            </w:r>
                            <w:proofErr w:type="spellStart"/>
                            <w:r>
                              <w:t>startTimeInput.step</w:t>
                            </w:r>
                            <w:proofErr w:type="spellEnd"/>
                            <w:r>
                              <w:t xml:space="preserve"> = "300";</w:t>
                            </w:r>
                          </w:p>
                          <w:p w14:paraId="00F5044C" w14:textId="77777777" w:rsidR="001D6546" w:rsidRDefault="001D6546" w:rsidP="003D21B3">
                            <w:pPr>
                              <w:ind w:firstLine="188"/>
                            </w:pPr>
                            <w:r>
                              <w:t xml:space="preserve">        </w:t>
                            </w:r>
                            <w:proofErr w:type="spellStart"/>
                            <w:r>
                              <w:t>startTimeInput.value</w:t>
                            </w:r>
                            <w:proofErr w:type="spellEnd"/>
                            <w:r>
                              <w:t xml:space="preserve"> = database[k].</w:t>
                            </w:r>
                            <w:proofErr w:type="spellStart"/>
                            <w:r>
                              <w:t>absenceStartTime</w:t>
                            </w:r>
                            <w:proofErr w:type="spellEnd"/>
                            <w:r>
                              <w:t>; // デフォルト値をセット</w:t>
                            </w:r>
                          </w:p>
                          <w:p w14:paraId="52B28FF4" w14:textId="77777777" w:rsidR="001D6546" w:rsidRDefault="001D6546" w:rsidP="003D21B3">
                            <w:pPr>
                              <w:ind w:firstLine="188"/>
                            </w:pPr>
                            <w:r>
                              <w:t xml:space="preserve">        </w:t>
                            </w:r>
                            <w:proofErr w:type="spellStart"/>
                            <w:r>
                              <w:t>startTimeCell.appendChild</w:t>
                            </w:r>
                            <w:proofErr w:type="spellEnd"/>
                            <w:r>
                              <w:t>(</w:t>
                            </w:r>
                            <w:proofErr w:type="spellStart"/>
                            <w:r>
                              <w:t>startTimeInput</w:t>
                            </w:r>
                            <w:proofErr w:type="spellEnd"/>
                            <w:r>
                              <w:t>);</w:t>
                            </w:r>
                          </w:p>
                          <w:p w14:paraId="27497443" w14:textId="77777777" w:rsidR="001D6546" w:rsidRDefault="001D6546" w:rsidP="003D21B3">
                            <w:pPr>
                              <w:ind w:firstLine="188"/>
                            </w:pPr>
                            <w:r>
                              <w:t xml:space="preserve">        </w:t>
                            </w:r>
                            <w:proofErr w:type="spellStart"/>
                            <w:r>
                              <w:t>row.appendChild</w:t>
                            </w:r>
                            <w:proofErr w:type="spellEnd"/>
                            <w:r>
                              <w:t>(</w:t>
                            </w:r>
                            <w:proofErr w:type="spellStart"/>
                            <w:r>
                              <w:t>startTimeCell</w:t>
                            </w:r>
                            <w:proofErr w:type="spellEnd"/>
                            <w:r>
                              <w:t>);</w:t>
                            </w:r>
                          </w:p>
                          <w:p w14:paraId="47FDED81" w14:textId="77777777" w:rsidR="001D6546" w:rsidRDefault="001D6546" w:rsidP="003D21B3">
                            <w:pPr>
                              <w:ind w:firstLine="188"/>
                            </w:pPr>
                          </w:p>
                          <w:p w14:paraId="738D4C6C" w14:textId="77777777" w:rsidR="001D6546" w:rsidRDefault="001D6546" w:rsidP="003D21B3">
                            <w:pPr>
                              <w:ind w:firstLine="188"/>
                            </w:pPr>
                            <w:r>
                              <w:t xml:space="preserve">        // 欠席終了時間</w:t>
                            </w:r>
                          </w:p>
                          <w:p w14:paraId="0EB9ADEB" w14:textId="77777777" w:rsidR="001D6546" w:rsidRDefault="001D6546" w:rsidP="003D21B3">
                            <w:pPr>
                              <w:ind w:firstLine="188"/>
                            </w:pPr>
                            <w:r>
                              <w:t xml:space="preserve">        </w:t>
                            </w:r>
                            <w:proofErr w:type="spellStart"/>
                            <w:r>
                              <w:t>const</w:t>
                            </w:r>
                            <w:proofErr w:type="spellEnd"/>
                            <w:r>
                              <w:t xml:space="preserve"> </w:t>
                            </w:r>
                            <w:proofErr w:type="spellStart"/>
                            <w:r>
                              <w:t>endTimeCell</w:t>
                            </w:r>
                            <w:proofErr w:type="spellEnd"/>
                            <w:r>
                              <w:t xml:space="preserve"> = </w:t>
                            </w:r>
                            <w:proofErr w:type="spellStart"/>
                            <w:r>
                              <w:t>document.createElement</w:t>
                            </w:r>
                            <w:proofErr w:type="spellEnd"/>
                            <w:r>
                              <w:t>("td");</w:t>
                            </w:r>
                          </w:p>
                          <w:p w14:paraId="0451CC65" w14:textId="77777777" w:rsidR="001D6546" w:rsidRDefault="001D6546" w:rsidP="003D21B3">
                            <w:pPr>
                              <w:ind w:firstLine="188"/>
                            </w:pPr>
                            <w:r>
                              <w:t xml:space="preserve">        </w:t>
                            </w:r>
                            <w:proofErr w:type="spellStart"/>
                            <w:r>
                              <w:t>endTimeCell.classList.add</w:t>
                            </w:r>
                            <w:proofErr w:type="spellEnd"/>
                            <w:r>
                              <w:t>("time-cell");</w:t>
                            </w:r>
                          </w:p>
                          <w:p w14:paraId="511ADEC3" w14:textId="77777777" w:rsidR="001D6546" w:rsidRDefault="001D6546" w:rsidP="003D21B3">
                            <w:pPr>
                              <w:ind w:firstLine="188"/>
                            </w:pPr>
                            <w:r>
                              <w:t xml:space="preserve">        </w:t>
                            </w:r>
                            <w:proofErr w:type="spellStart"/>
                            <w:r>
                              <w:t>const</w:t>
                            </w:r>
                            <w:proofErr w:type="spellEnd"/>
                            <w:r>
                              <w:t xml:space="preserve"> </w:t>
                            </w:r>
                            <w:proofErr w:type="spellStart"/>
                            <w:r>
                              <w:t>endTimeInput</w:t>
                            </w:r>
                            <w:proofErr w:type="spellEnd"/>
                            <w:r>
                              <w:t xml:space="preserve"> = </w:t>
                            </w:r>
                            <w:proofErr w:type="spellStart"/>
                            <w:r>
                              <w:t>document.createElement</w:t>
                            </w:r>
                            <w:proofErr w:type="spellEnd"/>
                            <w:r>
                              <w:t>("input");</w:t>
                            </w:r>
                          </w:p>
                          <w:p w14:paraId="0EE0AECB" w14:textId="77777777" w:rsidR="001D6546" w:rsidRDefault="001D6546" w:rsidP="003D21B3">
                            <w:pPr>
                              <w:ind w:firstLine="188"/>
                            </w:pPr>
                            <w:r>
                              <w:t xml:space="preserve">        </w:t>
                            </w:r>
                            <w:proofErr w:type="spellStart"/>
                            <w:r>
                              <w:t>endTimeInput.classList.add</w:t>
                            </w:r>
                            <w:proofErr w:type="spellEnd"/>
                            <w:r>
                              <w:t>("time-input");</w:t>
                            </w:r>
                          </w:p>
                          <w:p w14:paraId="5C9E4DF4" w14:textId="77777777" w:rsidR="001D6546" w:rsidRDefault="001D6546" w:rsidP="003D21B3">
                            <w:pPr>
                              <w:ind w:firstLine="188"/>
                            </w:pPr>
                            <w:r>
                              <w:t xml:space="preserve">        </w:t>
                            </w:r>
                            <w:proofErr w:type="spellStart"/>
                            <w:r>
                              <w:t>endTimeInput.type</w:t>
                            </w:r>
                            <w:proofErr w:type="spellEnd"/>
                            <w:r>
                              <w:t xml:space="preserve"> = "time";</w:t>
                            </w:r>
                          </w:p>
                          <w:p w14:paraId="402169EC" w14:textId="77777777" w:rsidR="001D6546" w:rsidRDefault="001D6546" w:rsidP="003D21B3">
                            <w:pPr>
                              <w:ind w:firstLine="188"/>
                            </w:pPr>
                            <w:r>
                              <w:t xml:space="preserve">        </w:t>
                            </w:r>
                            <w:proofErr w:type="spellStart"/>
                            <w:r>
                              <w:t>endTimeInput.step</w:t>
                            </w:r>
                            <w:proofErr w:type="spellEnd"/>
                            <w:r>
                              <w:t xml:space="preserve"> = "300";</w:t>
                            </w:r>
                          </w:p>
                          <w:p w14:paraId="5CE96C3B" w14:textId="77777777" w:rsidR="001D6546" w:rsidRDefault="001D6546" w:rsidP="003D21B3">
                            <w:pPr>
                              <w:ind w:firstLine="188"/>
                            </w:pPr>
                            <w:r>
                              <w:t xml:space="preserve">        </w:t>
                            </w:r>
                            <w:proofErr w:type="spellStart"/>
                            <w:r>
                              <w:t>endTimeInput.value</w:t>
                            </w:r>
                            <w:proofErr w:type="spellEnd"/>
                            <w:r>
                              <w:t xml:space="preserve"> = database[k].</w:t>
                            </w:r>
                            <w:proofErr w:type="spellStart"/>
                            <w:r>
                              <w:t>absenceEndTime</w:t>
                            </w:r>
                            <w:proofErr w:type="spellEnd"/>
                            <w:r>
                              <w:t>; // デフォルト値をセット</w:t>
                            </w:r>
                          </w:p>
                          <w:p w14:paraId="01EA0A0D" w14:textId="77777777" w:rsidR="001D6546" w:rsidRDefault="001D6546" w:rsidP="003D21B3">
                            <w:pPr>
                              <w:ind w:firstLine="188"/>
                            </w:pPr>
                            <w:r>
                              <w:t xml:space="preserve">        </w:t>
                            </w:r>
                            <w:proofErr w:type="spellStart"/>
                            <w:r>
                              <w:t>endTimeCell.appendChild</w:t>
                            </w:r>
                            <w:proofErr w:type="spellEnd"/>
                            <w:r>
                              <w:t>(</w:t>
                            </w:r>
                            <w:proofErr w:type="spellStart"/>
                            <w:r>
                              <w:t>endTimeInput</w:t>
                            </w:r>
                            <w:proofErr w:type="spellEnd"/>
                            <w:r>
                              <w:t>);</w:t>
                            </w:r>
                          </w:p>
                          <w:p w14:paraId="0A903672" w14:textId="77777777" w:rsidR="001D6546" w:rsidRDefault="001D6546" w:rsidP="003D21B3">
                            <w:pPr>
                              <w:ind w:firstLine="188"/>
                            </w:pPr>
                            <w:r>
                              <w:t xml:space="preserve">        </w:t>
                            </w:r>
                            <w:proofErr w:type="spellStart"/>
                            <w:r>
                              <w:t>row.appendChild</w:t>
                            </w:r>
                            <w:proofErr w:type="spellEnd"/>
                            <w:r>
                              <w:t>(</w:t>
                            </w:r>
                            <w:proofErr w:type="spellStart"/>
                            <w:r>
                              <w:t>endTimeCell</w:t>
                            </w:r>
                            <w:proofErr w:type="spellEnd"/>
                            <w:r>
                              <w:t>);</w:t>
                            </w:r>
                          </w:p>
                          <w:p w14:paraId="59855CDA" w14:textId="77777777" w:rsidR="001D6546" w:rsidRDefault="001D6546" w:rsidP="003D21B3">
                            <w:pPr>
                              <w:ind w:firstLine="188"/>
                            </w:pPr>
                          </w:p>
                          <w:p w14:paraId="6C47F2D2" w14:textId="77777777" w:rsidR="001D6546" w:rsidRDefault="001D6546" w:rsidP="003D21B3">
                            <w:pPr>
                              <w:ind w:firstLine="188"/>
                            </w:pPr>
                            <w:r>
                              <w:t xml:space="preserve">                </w:t>
                            </w:r>
                            <w:proofErr w:type="spellStart"/>
                            <w:r>
                              <w:t>const</w:t>
                            </w:r>
                            <w:proofErr w:type="spellEnd"/>
                            <w:r>
                              <w:t xml:space="preserve"> </w:t>
                            </w:r>
                            <w:proofErr w:type="spellStart"/>
                            <w:r>
                              <w:t>reasonCell</w:t>
                            </w:r>
                            <w:proofErr w:type="spellEnd"/>
                            <w:r>
                              <w:t xml:space="preserve"> = </w:t>
                            </w:r>
                            <w:proofErr w:type="spellStart"/>
                            <w:r>
                              <w:t>document.createElement</w:t>
                            </w:r>
                            <w:proofErr w:type="spellEnd"/>
                            <w:r>
                              <w:t>("td");</w:t>
                            </w:r>
                          </w:p>
                          <w:p w14:paraId="1F3B58D4" w14:textId="77777777" w:rsidR="001D6546" w:rsidRDefault="001D6546" w:rsidP="003D21B3">
                            <w:pPr>
                              <w:ind w:firstLine="188"/>
                            </w:pPr>
                            <w:r>
                              <w:t xml:space="preserve">                </w:t>
                            </w:r>
                            <w:proofErr w:type="spellStart"/>
                            <w:r>
                              <w:t>reasonCell.classList.add</w:t>
                            </w:r>
                            <w:proofErr w:type="spellEnd"/>
                            <w:r>
                              <w:t>("reason-cell");</w:t>
                            </w:r>
                          </w:p>
                          <w:p w14:paraId="42CB7E47" w14:textId="77777777" w:rsidR="001D6546" w:rsidRDefault="001D6546" w:rsidP="003D21B3">
                            <w:pPr>
                              <w:ind w:firstLine="188"/>
                            </w:pPr>
                            <w:r>
                              <w:t xml:space="preserve">                </w:t>
                            </w:r>
                            <w:proofErr w:type="spellStart"/>
                            <w:r>
                              <w:t>const</w:t>
                            </w:r>
                            <w:proofErr w:type="spellEnd"/>
                            <w:r>
                              <w:t xml:space="preserve"> </w:t>
                            </w:r>
                            <w:proofErr w:type="spellStart"/>
                            <w:r>
                              <w:t>reasonInput</w:t>
                            </w:r>
                            <w:proofErr w:type="spellEnd"/>
                            <w:r>
                              <w:t xml:space="preserve"> = </w:t>
                            </w:r>
                            <w:proofErr w:type="spellStart"/>
                            <w:r>
                              <w:t>document.createElement</w:t>
                            </w:r>
                            <w:proofErr w:type="spellEnd"/>
                            <w:r>
                              <w:t>("div");</w:t>
                            </w:r>
                          </w:p>
                          <w:p w14:paraId="13B84BA7" w14:textId="77777777" w:rsidR="001D6546" w:rsidRDefault="001D6546" w:rsidP="003D21B3">
                            <w:pPr>
                              <w:ind w:firstLine="188"/>
                            </w:pPr>
                            <w:r>
                              <w:t xml:space="preserve">                </w:t>
                            </w:r>
                            <w:proofErr w:type="spellStart"/>
                            <w:r>
                              <w:t>reasonInput.classList.add</w:t>
                            </w:r>
                            <w:proofErr w:type="spellEnd"/>
                            <w:r>
                              <w:t>("reason-input");</w:t>
                            </w:r>
                          </w:p>
                          <w:p w14:paraId="203B01B0" w14:textId="77777777" w:rsidR="001D6546" w:rsidRDefault="001D6546" w:rsidP="003D21B3">
                            <w:pPr>
                              <w:ind w:firstLine="188"/>
                            </w:pPr>
                            <w:r>
                              <w:t xml:space="preserve">                </w:t>
                            </w:r>
                            <w:proofErr w:type="spellStart"/>
                            <w:r>
                              <w:t>const</w:t>
                            </w:r>
                            <w:proofErr w:type="spellEnd"/>
                            <w:r>
                              <w:t xml:space="preserve"> </w:t>
                            </w:r>
                            <w:proofErr w:type="spellStart"/>
                            <w:r>
                              <w:t>sampleReasonData</w:t>
                            </w:r>
                            <w:proofErr w:type="spellEnd"/>
                            <w:r>
                              <w:t xml:space="preserve"> = </w:t>
                            </w:r>
                            <w:proofErr w:type="spellStart"/>
                            <w:r>
                              <w:t>fetchReasonDataFromDatabase</w:t>
                            </w:r>
                            <w:proofErr w:type="spellEnd"/>
                            <w:r>
                              <w:t>(database[k].id);</w:t>
                            </w:r>
                          </w:p>
                          <w:p w14:paraId="12BC8360" w14:textId="77777777" w:rsidR="001D6546" w:rsidRDefault="001D6546" w:rsidP="003D21B3">
                            <w:pPr>
                              <w:ind w:firstLine="188"/>
                            </w:pPr>
                            <w:r>
                              <w:t xml:space="preserve">                </w:t>
                            </w:r>
                            <w:proofErr w:type="spellStart"/>
                            <w:r>
                              <w:t>reasonInput.textContent</w:t>
                            </w:r>
                            <w:proofErr w:type="spellEnd"/>
                            <w:r>
                              <w:t xml:space="preserve"> = </w:t>
                            </w:r>
                            <w:proofErr w:type="spellStart"/>
                            <w:r>
                              <w:t>sampleReasonData</w:t>
                            </w:r>
                            <w:proofErr w:type="spellEnd"/>
                            <w:r>
                              <w:t>;</w:t>
                            </w:r>
                          </w:p>
                          <w:p w14:paraId="6508A375" w14:textId="77777777" w:rsidR="001D6546" w:rsidRDefault="001D6546" w:rsidP="003D21B3">
                            <w:pPr>
                              <w:ind w:firstLine="188"/>
                            </w:pPr>
                            <w:r>
                              <w:t xml:space="preserve">                </w:t>
                            </w:r>
                            <w:proofErr w:type="spellStart"/>
                            <w:r>
                              <w:t>reasonCell.appendChild</w:t>
                            </w:r>
                            <w:proofErr w:type="spellEnd"/>
                            <w:r>
                              <w:t>(</w:t>
                            </w:r>
                            <w:proofErr w:type="spellStart"/>
                            <w:r>
                              <w:t>reasonInput</w:t>
                            </w:r>
                            <w:proofErr w:type="spellEnd"/>
                            <w:r>
                              <w:t>);</w:t>
                            </w:r>
                          </w:p>
                          <w:p w14:paraId="1773B871" w14:textId="77777777" w:rsidR="001D6546" w:rsidRDefault="001D6546" w:rsidP="003D21B3">
                            <w:pPr>
                              <w:ind w:firstLine="188"/>
                            </w:pPr>
                            <w:r>
                              <w:t xml:space="preserve">                </w:t>
                            </w:r>
                            <w:proofErr w:type="spellStart"/>
                            <w:r>
                              <w:t>row.appendChild</w:t>
                            </w:r>
                            <w:proofErr w:type="spellEnd"/>
                            <w:r>
                              <w:t>(</w:t>
                            </w:r>
                            <w:proofErr w:type="spellStart"/>
                            <w:r>
                              <w:t>reasonCell</w:t>
                            </w:r>
                            <w:proofErr w:type="spellEnd"/>
                            <w:r>
                              <w:t>);</w:t>
                            </w:r>
                          </w:p>
                          <w:p w14:paraId="4D7780F8" w14:textId="77777777" w:rsidR="001D6546" w:rsidRDefault="001D6546" w:rsidP="003D21B3">
                            <w:pPr>
                              <w:ind w:firstLine="188"/>
                            </w:pPr>
                          </w:p>
                          <w:p w14:paraId="7C9B9397" w14:textId="77777777" w:rsidR="001D6546" w:rsidRDefault="001D6546" w:rsidP="003D21B3">
                            <w:pPr>
                              <w:ind w:firstLine="188"/>
                            </w:pPr>
                            <w:r>
                              <w:t xml:space="preserve">                </w:t>
                            </w:r>
                            <w:proofErr w:type="spellStart"/>
                            <w:r>
                              <w:t>const</w:t>
                            </w:r>
                            <w:proofErr w:type="spellEnd"/>
                            <w:r>
                              <w:t xml:space="preserve"> </w:t>
                            </w:r>
                            <w:proofErr w:type="spellStart"/>
                            <w:r>
                              <w:t>memoCell</w:t>
                            </w:r>
                            <w:proofErr w:type="spellEnd"/>
                            <w:r>
                              <w:t xml:space="preserve"> = </w:t>
                            </w:r>
                            <w:proofErr w:type="spellStart"/>
                            <w:r>
                              <w:t>document.createElement</w:t>
                            </w:r>
                            <w:proofErr w:type="spellEnd"/>
                            <w:r>
                              <w:t>("td");</w:t>
                            </w:r>
                          </w:p>
                          <w:p w14:paraId="7779FE77" w14:textId="77777777" w:rsidR="001D6546" w:rsidRDefault="001D6546" w:rsidP="003D21B3">
                            <w:pPr>
                              <w:ind w:firstLine="188"/>
                            </w:pPr>
                            <w:r>
                              <w:t xml:space="preserve">                </w:t>
                            </w:r>
                            <w:proofErr w:type="spellStart"/>
                            <w:r>
                              <w:t>memoCell.classList.add</w:t>
                            </w:r>
                            <w:proofErr w:type="spellEnd"/>
                            <w:r>
                              <w:t>("memo-cell");</w:t>
                            </w:r>
                          </w:p>
                          <w:p w14:paraId="1E2409C1" w14:textId="77777777" w:rsidR="001D6546" w:rsidRDefault="001D6546" w:rsidP="003D21B3">
                            <w:pPr>
                              <w:ind w:firstLine="188"/>
                            </w:pPr>
                            <w:r>
                              <w:t xml:space="preserve">                </w:t>
                            </w:r>
                            <w:proofErr w:type="spellStart"/>
                            <w:r>
                              <w:t>const</w:t>
                            </w:r>
                            <w:proofErr w:type="spellEnd"/>
                            <w:r>
                              <w:t xml:space="preserve"> </w:t>
                            </w:r>
                            <w:proofErr w:type="spellStart"/>
                            <w:r>
                              <w:t>memoInput</w:t>
                            </w:r>
                            <w:proofErr w:type="spellEnd"/>
                            <w:r>
                              <w:t xml:space="preserve"> = </w:t>
                            </w:r>
                            <w:proofErr w:type="spellStart"/>
                            <w:r>
                              <w:t>document.createElement</w:t>
                            </w:r>
                            <w:proofErr w:type="spellEnd"/>
                            <w:r>
                              <w:t>("</w:t>
                            </w:r>
                            <w:proofErr w:type="spellStart"/>
                            <w:r>
                              <w:t>textarea</w:t>
                            </w:r>
                            <w:proofErr w:type="spellEnd"/>
                            <w:r>
                              <w:t>");</w:t>
                            </w:r>
                          </w:p>
                          <w:p w14:paraId="6796E197" w14:textId="77777777" w:rsidR="001D6546" w:rsidRDefault="001D6546" w:rsidP="003D21B3">
                            <w:pPr>
                              <w:ind w:firstLine="188"/>
                            </w:pPr>
                            <w:r>
                              <w:t xml:space="preserve">                </w:t>
                            </w:r>
                            <w:proofErr w:type="spellStart"/>
                            <w:r>
                              <w:t>memoInput.classList.add</w:t>
                            </w:r>
                            <w:proofErr w:type="spellEnd"/>
                            <w:r>
                              <w:t>("memo-input");</w:t>
                            </w:r>
                          </w:p>
                          <w:p w14:paraId="22594BB4" w14:textId="77777777" w:rsidR="001D6546" w:rsidRDefault="001D6546" w:rsidP="003D21B3">
                            <w:pPr>
                              <w:ind w:firstLine="188"/>
                            </w:pPr>
                            <w:r>
                              <w:t xml:space="preserve">                </w:t>
                            </w:r>
                            <w:proofErr w:type="spellStart"/>
                            <w:r>
                              <w:t>memoCell.appendChild</w:t>
                            </w:r>
                            <w:proofErr w:type="spellEnd"/>
                            <w:r>
                              <w:t>(</w:t>
                            </w:r>
                            <w:proofErr w:type="spellStart"/>
                            <w:r>
                              <w:t>memoInput</w:t>
                            </w:r>
                            <w:proofErr w:type="spellEnd"/>
                            <w:r>
                              <w:t>);</w:t>
                            </w:r>
                          </w:p>
                          <w:p w14:paraId="56B9F6CE" w14:textId="77777777" w:rsidR="001D6546" w:rsidRDefault="001D6546" w:rsidP="003D21B3">
                            <w:pPr>
                              <w:ind w:firstLine="188"/>
                            </w:pPr>
                            <w:r>
                              <w:t xml:space="preserve">                </w:t>
                            </w:r>
                            <w:proofErr w:type="spellStart"/>
                            <w:r>
                              <w:t>row.appendChild</w:t>
                            </w:r>
                            <w:proofErr w:type="spellEnd"/>
                            <w:r>
                              <w:t>(</w:t>
                            </w:r>
                            <w:proofErr w:type="spellStart"/>
                            <w:r>
                              <w:t>memoCell</w:t>
                            </w:r>
                            <w:proofErr w:type="spellEnd"/>
                            <w:r>
                              <w:t>);</w:t>
                            </w:r>
                          </w:p>
                          <w:p w14:paraId="373E2271" w14:textId="77777777" w:rsidR="001D6546" w:rsidRDefault="001D6546" w:rsidP="003D21B3">
                            <w:pPr>
                              <w:ind w:firstLine="188"/>
                            </w:pPr>
                          </w:p>
                          <w:p w14:paraId="65BC0837" w14:textId="77777777" w:rsidR="001D6546" w:rsidRDefault="001D6546" w:rsidP="003D21B3">
                            <w:pPr>
                              <w:ind w:firstLine="188"/>
                            </w:pPr>
                            <w:r>
                              <w:t xml:space="preserve">                </w:t>
                            </w:r>
                            <w:proofErr w:type="spellStart"/>
                            <w:r>
                              <w:t>table.appendChild</w:t>
                            </w:r>
                            <w:proofErr w:type="spellEnd"/>
                            <w:r>
                              <w:t>(row);</w:t>
                            </w:r>
                          </w:p>
                          <w:p w14:paraId="79940489" w14:textId="77777777" w:rsidR="001D6546" w:rsidRDefault="001D6546" w:rsidP="003D21B3">
                            <w:pPr>
                              <w:ind w:firstLine="188"/>
                            </w:pPr>
                            <w:r>
                              <w:t xml:space="preserve">            }</w:t>
                            </w:r>
                          </w:p>
                          <w:p w14:paraId="3E7F04D0"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05D1A" id="テキスト ボックス 48" o:spid="_x0000_s1080" type="#_x0000_t202" style="position:absolute;left:0;text-align:left;margin-left:0;margin-top:-.05pt;width:423.15pt;height:654.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" fillcolor="white [3201]" strokeweight=".5pt">
                <v:textbox>
                  <w:txbxContent>
                    <w:p w14:paraId="39F1040D" w14:textId="77777777" w:rsidR="001D6546" w:rsidRPr="00117136" w:rsidRDefault="001D6546" w:rsidP="003D21B3">
                      <w:pPr>
                        <w:ind w:firstLine="188"/>
                        <w:rPr>
                          <w:rFonts w:ascii="Consolas" w:hAnsi="Consolas"/>
                        </w:rPr>
                      </w:pPr>
                      <w:r>
                        <w:t xml:space="preserve">                </w:t>
                      </w:r>
                      <w:r w:rsidRPr="00117136">
                        <w:rPr>
                          <w:rFonts w:ascii="Consolas" w:hAnsi="Consolas"/>
                        </w:rPr>
                        <w:t>nameCell.appendChild(nameInput);</w:t>
                      </w:r>
                    </w:p>
                    <w:p w14:paraId="6E3546B4" w14:textId="77777777" w:rsidR="001D6546" w:rsidRPr="00117136" w:rsidRDefault="001D6546" w:rsidP="003D21B3">
                      <w:pPr>
                        <w:ind w:firstLine="188"/>
                        <w:rPr>
                          <w:rFonts w:ascii="Consolas" w:hAnsi="Consolas"/>
                        </w:rPr>
                      </w:pPr>
                      <w:r w:rsidRPr="00117136">
                        <w:rPr>
                          <w:rFonts w:ascii="Consolas" w:hAnsi="Consolas"/>
                        </w:rPr>
                        <w:t xml:space="preserve">                row.appendChild(nameCell);</w:t>
                      </w:r>
                    </w:p>
                    <w:p w14:paraId="0CE65B62" w14:textId="77777777" w:rsidR="001D6546" w:rsidRPr="00117136" w:rsidRDefault="001D6546" w:rsidP="003D21B3">
                      <w:pPr>
                        <w:ind w:firstLine="188"/>
                        <w:rPr>
                          <w:rFonts w:ascii="Consolas" w:hAnsi="Consolas"/>
                        </w:rPr>
                      </w:pPr>
                    </w:p>
                    <w:p w14:paraId="7C4C78F8" w14:textId="77777777" w:rsidR="001D6546" w:rsidRPr="00117136" w:rsidRDefault="001D6546" w:rsidP="003D21B3">
                      <w:pPr>
                        <w:ind w:firstLine="188"/>
                        <w:rPr>
                          <w:rFonts w:ascii="Consolas" w:hAnsi="Consolas"/>
                        </w:rPr>
                      </w:pPr>
                      <w:r w:rsidRPr="00117136">
                        <w:rPr>
                          <w:rFonts w:ascii="Consolas" w:hAnsi="Consolas"/>
                        </w:rPr>
                        <w:t xml:space="preserve">                const checkmarkCell = document.createElement("td");</w:t>
                      </w:r>
                    </w:p>
                    <w:p w14:paraId="1CC9AF0B" w14:textId="77777777" w:rsidR="001D6546" w:rsidRPr="00117136" w:rsidRDefault="001D6546" w:rsidP="003D21B3">
                      <w:pPr>
                        <w:ind w:firstLine="188"/>
                        <w:rPr>
                          <w:rFonts w:ascii="Consolas" w:hAnsi="Consolas"/>
                        </w:rPr>
                      </w:pPr>
                      <w:r w:rsidRPr="00117136">
                        <w:rPr>
                          <w:rFonts w:ascii="Consolas" w:hAnsi="Consolas"/>
                        </w:rPr>
                        <w:t xml:space="preserve">                checkmarkCell.classList.add("checkmark-cell");</w:t>
                      </w:r>
                    </w:p>
                    <w:p w14:paraId="004CF0AC" w14:textId="77777777" w:rsidR="001D6546" w:rsidRPr="00117136" w:rsidRDefault="001D6546" w:rsidP="003D21B3">
                      <w:pPr>
                        <w:ind w:firstLine="188"/>
                        <w:rPr>
                          <w:rFonts w:ascii="Consolas" w:hAnsi="Consolas"/>
                        </w:rPr>
                      </w:pPr>
                      <w:r w:rsidRPr="00117136">
                        <w:rPr>
                          <w:rFonts w:ascii="Consolas" w:hAnsi="Consolas"/>
                        </w:rPr>
                        <w:t xml:space="preserve">                checkmarkCell.innerHTML = '&lt;i class="fas fa-check"&gt;&lt;/i&gt;';</w:t>
                      </w:r>
                    </w:p>
                    <w:p w14:paraId="22B9A864" w14:textId="77777777" w:rsidR="001D6546" w:rsidRPr="00117136" w:rsidRDefault="001D6546" w:rsidP="003D21B3">
                      <w:pPr>
                        <w:ind w:firstLine="188"/>
                        <w:rPr>
                          <w:rFonts w:ascii="Consolas" w:hAnsi="Consolas"/>
                        </w:rPr>
                      </w:pPr>
                      <w:r w:rsidRPr="00117136">
                        <w:rPr>
                          <w:rFonts w:ascii="Consolas" w:hAnsi="Consolas"/>
                        </w:rPr>
                        <w:t xml:space="preserve">                table.appendChild(row);</w:t>
                      </w:r>
                    </w:p>
                    <w:p w14:paraId="477DB6C2" w14:textId="77777777" w:rsidR="001D6546" w:rsidRPr="00117136" w:rsidRDefault="001D6546" w:rsidP="003D21B3">
                      <w:pPr>
                        <w:ind w:firstLine="188"/>
                        <w:rPr>
                          <w:rFonts w:ascii="Consolas" w:hAnsi="Consolas"/>
                        </w:rPr>
                      </w:pPr>
                    </w:p>
                    <w:p w14:paraId="3CD8FBB5" w14:textId="77777777" w:rsidR="001D6546" w:rsidRPr="00117136" w:rsidRDefault="001D6546" w:rsidP="003D21B3">
                      <w:pPr>
                        <w:ind w:firstLine="188"/>
                        <w:rPr>
                          <w:rFonts w:ascii="Consolas" w:hAnsi="Consolas"/>
                        </w:rPr>
                      </w:pPr>
                      <w:r w:rsidRPr="00117136">
                        <w:rPr>
                          <w:rFonts w:ascii="Consolas" w:hAnsi="Consolas"/>
                        </w:rPr>
                        <w:t xml:space="preserve">                checkmarkCell.onclick = function () {</w:t>
                      </w:r>
                    </w:p>
                    <w:p w14:paraId="6B3D1050" w14:textId="77777777" w:rsidR="001D6546" w:rsidRPr="00117136" w:rsidRDefault="001D6546" w:rsidP="003D21B3">
                      <w:pPr>
                        <w:ind w:firstLine="188"/>
                        <w:rPr>
                          <w:rFonts w:ascii="Consolas" w:hAnsi="Consolas"/>
                        </w:rPr>
                      </w:pPr>
                      <w:r w:rsidRPr="00117136">
                        <w:rPr>
                          <w:rFonts w:ascii="Consolas" w:hAnsi="Consolas"/>
                        </w:rPr>
                        <w:t xml:space="preserve">                    toggleCheckmark(this);</w:t>
                      </w:r>
                    </w:p>
                    <w:p w14:paraId="20A7CACB" w14:textId="77777777" w:rsidR="001D6546" w:rsidRPr="00117136" w:rsidRDefault="001D6546" w:rsidP="003D21B3">
                      <w:pPr>
                        <w:ind w:firstLine="188"/>
                        <w:rPr>
                          <w:rFonts w:ascii="Consolas" w:hAnsi="Consolas"/>
                        </w:rPr>
                      </w:pPr>
                      <w:r w:rsidRPr="00117136">
                        <w:rPr>
                          <w:rFonts w:ascii="Consolas" w:hAnsi="Consolas"/>
                        </w:rPr>
                        <w:t xml:space="preserve">                };</w:t>
                      </w:r>
                    </w:p>
                    <w:p w14:paraId="601B9FCA" w14:textId="77777777" w:rsidR="001D6546" w:rsidRPr="00117136" w:rsidRDefault="001D6546" w:rsidP="003D21B3">
                      <w:pPr>
                        <w:ind w:firstLine="188"/>
                        <w:rPr>
                          <w:rFonts w:ascii="Consolas" w:hAnsi="Consolas"/>
                        </w:rPr>
                      </w:pPr>
                    </w:p>
                    <w:p w14:paraId="1ECE049E" w14:textId="77777777" w:rsidR="001D6546" w:rsidRPr="00117136" w:rsidRDefault="001D6546" w:rsidP="003D21B3">
                      <w:pPr>
                        <w:ind w:firstLine="188"/>
                        <w:rPr>
                          <w:rFonts w:ascii="Consolas" w:hAnsi="Consolas"/>
                        </w:rPr>
                      </w:pPr>
                      <w:r w:rsidRPr="00117136">
                        <w:rPr>
                          <w:rFonts w:ascii="Consolas" w:hAnsi="Consolas"/>
                        </w:rPr>
                        <w:t xml:space="preserve">                row.appendChild(checkmarkCell);</w:t>
                      </w:r>
                    </w:p>
                    <w:p w14:paraId="6093DB04" w14:textId="77777777" w:rsidR="001D6546" w:rsidRPr="00117136" w:rsidRDefault="001D6546" w:rsidP="003D21B3">
                      <w:pPr>
                        <w:ind w:firstLine="188"/>
                        <w:rPr>
                          <w:rFonts w:ascii="Consolas" w:hAnsi="Consolas"/>
                        </w:rPr>
                      </w:pPr>
                      <w:r w:rsidRPr="00117136">
                        <w:rPr>
                          <w:rFonts w:ascii="Consolas" w:hAnsi="Consolas"/>
                        </w:rPr>
                        <w:t xml:space="preserve">                for (let i = 0; i &lt; numClasses; i++) {</w:t>
                      </w:r>
                    </w:p>
                    <w:p w14:paraId="23461C72" w14:textId="77777777" w:rsidR="001D6546" w:rsidRPr="00117136" w:rsidRDefault="001D6546" w:rsidP="003D21B3">
                      <w:pPr>
                        <w:ind w:firstLine="188"/>
                        <w:rPr>
                          <w:rFonts w:ascii="Consolas" w:hAnsi="Consolas"/>
                        </w:rPr>
                      </w:pPr>
                      <w:r w:rsidRPr="00117136">
                        <w:rPr>
                          <w:rFonts w:ascii="Consolas" w:hAnsi="Consolas"/>
                        </w:rPr>
                        <w:t xml:space="preserve">                    const cellContainer = document.createElement("td");</w:t>
                      </w:r>
                    </w:p>
                    <w:p w14:paraId="53BDFBC8" w14:textId="77777777" w:rsidR="001D6546" w:rsidRPr="00117136" w:rsidRDefault="001D6546" w:rsidP="003D21B3">
                      <w:pPr>
                        <w:ind w:firstLine="188"/>
                        <w:rPr>
                          <w:rFonts w:ascii="Consolas" w:hAnsi="Consolas"/>
                        </w:rPr>
                      </w:pPr>
                      <w:r w:rsidRPr="00117136">
                        <w:rPr>
                          <w:rFonts w:ascii="Consolas" w:hAnsi="Consolas"/>
                        </w:rPr>
                        <w:t xml:space="preserve">                    cellContainer.classList.add("button-container");</w:t>
                      </w:r>
                    </w:p>
                    <w:p w14:paraId="3A71149A" w14:textId="77777777" w:rsidR="001D6546" w:rsidRPr="00117136" w:rsidRDefault="001D6546" w:rsidP="003D21B3">
                      <w:pPr>
                        <w:ind w:firstLine="188"/>
                        <w:rPr>
                          <w:rFonts w:ascii="Consolas" w:hAnsi="Consolas"/>
                        </w:rPr>
                      </w:pPr>
                      <w:r w:rsidRPr="00117136">
                        <w:rPr>
                          <w:rFonts w:ascii="Consolas" w:hAnsi="Consolas"/>
                        </w:rPr>
                        <w:t xml:space="preserve">                    const upperButton = document.createElement("button");</w:t>
                      </w:r>
                    </w:p>
                    <w:p w14:paraId="1F3035D5" w14:textId="77777777" w:rsidR="001D6546" w:rsidRPr="00117136" w:rsidRDefault="001D6546" w:rsidP="003D21B3">
                      <w:pPr>
                        <w:ind w:firstLine="188"/>
                        <w:rPr>
                          <w:rFonts w:ascii="Consolas" w:hAnsi="Consolas"/>
                        </w:rPr>
                      </w:pPr>
                      <w:r w:rsidRPr="00117136">
                        <w:rPr>
                          <w:rFonts w:ascii="Consolas" w:hAnsi="Consolas"/>
                        </w:rPr>
                        <w:t xml:space="preserve">                    upperButton.classList.add("attendance-button");</w:t>
                      </w:r>
                    </w:p>
                    <w:p w14:paraId="178DF6B6" w14:textId="766B13EF" w:rsidR="001D6546" w:rsidRPr="00117136" w:rsidRDefault="001D6546" w:rsidP="003D21B3">
                      <w:pPr>
                        <w:ind w:firstLine="188"/>
                        <w:rPr>
                          <w:rFonts w:ascii="Consolas" w:hAnsi="Consolas"/>
                        </w:rPr>
                      </w:pPr>
                      <w:r w:rsidRPr="00117136">
                        <w:rPr>
                          <w:rFonts w:ascii="Consolas" w:hAnsi="Consolas"/>
                        </w:rPr>
                        <w:t xml:space="preserve">                    upperButton.addEventListener("click"</w:t>
                      </w:r>
                      <w:r>
                        <w:rPr>
                          <w:rFonts w:ascii="Consolas" w:hAnsi="Consolas"/>
                        </w:rPr>
                        <w:t>，</w:t>
                      </w:r>
                      <w:r w:rsidRPr="00117136">
                        <w:rPr>
                          <w:rFonts w:ascii="Consolas" w:hAnsi="Consolas"/>
                        </w:rPr>
                        <w:t xml:space="preserve"> function () {</w:t>
                      </w:r>
                    </w:p>
                    <w:p w14:paraId="3C3E5EC9" w14:textId="77777777" w:rsidR="001D6546" w:rsidRPr="00117136" w:rsidRDefault="001D6546" w:rsidP="003D21B3">
                      <w:pPr>
                        <w:ind w:firstLine="188"/>
                        <w:rPr>
                          <w:rFonts w:ascii="Consolas" w:hAnsi="Consolas"/>
                        </w:rPr>
                      </w:pPr>
                      <w:r w:rsidRPr="00117136">
                        <w:rPr>
                          <w:rFonts w:ascii="Consolas" w:hAnsi="Consolas"/>
                        </w:rPr>
                        <w:t xml:space="preserve">                        toggleAttendance(this);</w:t>
                      </w:r>
                    </w:p>
                    <w:p w14:paraId="3FC7277A" w14:textId="77777777" w:rsidR="001D6546" w:rsidRPr="00117136" w:rsidRDefault="001D6546" w:rsidP="003D21B3">
                      <w:pPr>
                        <w:ind w:firstLine="188"/>
                        <w:rPr>
                          <w:rFonts w:ascii="Consolas" w:hAnsi="Consolas"/>
                        </w:rPr>
                      </w:pPr>
                      <w:r w:rsidRPr="00117136">
                        <w:rPr>
                          <w:rFonts w:ascii="Consolas" w:hAnsi="Consolas"/>
                        </w:rPr>
                        <w:t xml:space="preserve">                    });</w:t>
                      </w:r>
                    </w:p>
                    <w:p w14:paraId="564240B8" w14:textId="77777777" w:rsidR="001D6546" w:rsidRPr="00117136" w:rsidRDefault="001D6546" w:rsidP="003D21B3">
                      <w:pPr>
                        <w:ind w:firstLine="188"/>
                        <w:rPr>
                          <w:rFonts w:ascii="Consolas" w:hAnsi="Consolas"/>
                        </w:rPr>
                      </w:pPr>
                      <w:r w:rsidRPr="00117136">
                        <w:rPr>
                          <w:rFonts w:ascii="Consolas" w:hAnsi="Consolas"/>
                        </w:rPr>
                        <w:t xml:space="preserve">                    upperButton.textContent = "</w:t>
                      </w:r>
                      <w:r w:rsidRPr="00117136">
                        <w:rPr>
                          <w:rFonts w:ascii="Consolas" w:hAnsi="Consolas"/>
                        </w:rPr>
                        <w:t>出席</w:t>
                      </w:r>
                      <w:r w:rsidRPr="00117136">
                        <w:rPr>
                          <w:rFonts w:ascii="Consolas" w:hAnsi="Consolas"/>
                        </w:rPr>
                        <w:t>";</w:t>
                      </w:r>
                    </w:p>
                    <w:p w14:paraId="46B9C509" w14:textId="77777777" w:rsidR="001D6546" w:rsidRPr="00117136" w:rsidRDefault="001D6546" w:rsidP="003D21B3">
                      <w:pPr>
                        <w:ind w:firstLine="188"/>
                        <w:rPr>
                          <w:rFonts w:ascii="Consolas" w:hAnsi="Consolas"/>
                        </w:rPr>
                      </w:pPr>
                    </w:p>
                    <w:p w14:paraId="5FC8BD37" w14:textId="77777777" w:rsidR="001D6546" w:rsidRPr="00117136" w:rsidRDefault="001D6546" w:rsidP="003D21B3">
                      <w:pPr>
                        <w:ind w:firstLine="188"/>
                        <w:rPr>
                          <w:rFonts w:ascii="Consolas" w:hAnsi="Consolas"/>
                        </w:rPr>
                      </w:pPr>
                      <w:r w:rsidRPr="00117136">
                        <w:rPr>
                          <w:rFonts w:ascii="Consolas" w:hAnsi="Consolas"/>
                        </w:rPr>
                        <w:t xml:space="preserve">                    const lowerButton = document.createElement("button");</w:t>
                      </w:r>
                    </w:p>
                    <w:p w14:paraId="330FC3BE" w14:textId="77777777" w:rsidR="001D6546" w:rsidRDefault="001D6546" w:rsidP="003D21B3">
                      <w:pPr>
                        <w:ind w:firstLine="188"/>
                      </w:pPr>
                      <w:r>
                        <w:t xml:space="preserve">                    lowerButton.classList.add("attendance-button");</w:t>
                      </w:r>
                    </w:p>
                    <w:p w14:paraId="7ED524EA" w14:textId="6BF4B83A" w:rsidR="001D6546" w:rsidRDefault="001D6546" w:rsidP="003D21B3">
                      <w:pPr>
                        <w:ind w:firstLine="188"/>
                      </w:pPr>
                      <w:r>
                        <w:t xml:space="preserve">                    lowerButton.addEventListener("click"， function () {</w:t>
                      </w:r>
                    </w:p>
                    <w:p w14:paraId="51F61D7E" w14:textId="77777777" w:rsidR="001D6546" w:rsidRDefault="001D6546" w:rsidP="003D21B3">
                      <w:pPr>
                        <w:ind w:firstLine="188"/>
                      </w:pPr>
                      <w:r>
                        <w:t xml:space="preserve">                        toggleAttendance(this);</w:t>
                      </w:r>
                    </w:p>
                    <w:p w14:paraId="69D6479B" w14:textId="77777777" w:rsidR="001D6546" w:rsidRDefault="001D6546" w:rsidP="003D21B3">
                      <w:pPr>
                        <w:ind w:firstLine="188"/>
                      </w:pPr>
                      <w:r>
                        <w:t xml:space="preserve">                    });</w:t>
                      </w:r>
                    </w:p>
                    <w:p w14:paraId="5C860788" w14:textId="77777777" w:rsidR="001D6546" w:rsidRDefault="001D6546" w:rsidP="003D21B3">
                      <w:pPr>
                        <w:ind w:firstLine="188"/>
                      </w:pPr>
                      <w:r>
                        <w:t xml:space="preserve">                    lowerButton.textContent = "出席";</w:t>
                      </w:r>
                    </w:p>
                    <w:p w14:paraId="1CDBE0C6" w14:textId="77777777" w:rsidR="001D6546" w:rsidRDefault="001D6546" w:rsidP="003D21B3">
                      <w:pPr>
                        <w:ind w:firstLine="188"/>
                      </w:pPr>
                    </w:p>
                    <w:p w14:paraId="3A4AC2C7" w14:textId="77777777" w:rsidR="001D6546" w:rsidRDefault="001D6546" w:rsidP="003D21B3">
                      <w:pPr>
                        <w:ind w:firstLine="188"/>
                      </w:pPr>
                      <w:r>
                        <w:t xml:space="preserve">                    cellContainer.appendChild(upperButton);</w:t>
                      </w:r>
                    </w:p>
                    <w:p w14:paraId="611F24A2" w14:textId="77777777" w:rsidR="001D6546" w:rsidRDefault="001D6546" w:rsidP="003D21B3">
                      <w:pPr>
                        <w:ind w:firstLine="188"/>
                      </w:pPr>
                      <w:r>
                        <w:t xml:space="preserve">                    cellContainer.appendChild(lowerButton);</w:t>
                      </w:r>
                    </w:p>
                    <w:p w14:paraId="02CD3A9D" w14:textId="77777777" w:rsidR="001D6546" w:rsidRDefault="001D6546" w:rsidP="003D21B3">
                      <w:pPr>
                        <w:ind w:firstLine="188"/>
                      </w:pPr>
                      <w:r>
                        <w:t xml:space="preserve">                    row.appendChild(cellContainer);</w:t>
                      </w:r>
                    </w:p>
                    <w:p w14:paraId="164E51C2" w14:textId="77777777" w:rsidR="001D6546" w:rsidRDefault="001D6546" w:rsidP="003D21B3">
                      <w:pPr>
                        <w:ind w:firstLine="188"/>
                      </w:pPr>
                      <w:r>
                        <w:t xml:space="preserve">                }</w:t>
                      </w:r>
                    </w:p>
                    <w:p w14:paraId="55A34636" w14:textId="77777777" w:rsidR="001D6546" w:rsidRDefault="001D6546" w:rsidP="003D21B3">
                      <w:pPr>
                        <w:ind w:firstLine="188"/>
                      </w:pPr>
                    </w:p>
                    <w:p w14:paraId="73C96213" w14:textId="77777777" w:rsidR="001D6546" w:rsidRDefault="001D6546" w:rsidP="003D21B3">
                      <w:pPr>
                        <w:ind w:firstLine="188"/>
                      </w:pPr>
                      <w:r>
                        <w:t xml:space="preserve">                // 欠席開始時間</w:t>
                      </w:r>
                    </w:p>
                    <w:p w14:paraId="0FC478A7" w14:textId="77777777" w:rsidR="001D6546" w:rsidRDefault="001D6546" w:rsidP="003D21B3">
                      <w:pPr>
                        <w:ind w:firstLine="188"/>
                      </w:pPr>
                      <w:r>
                        <w:t xml:space="preserve">        const startTimeCell = document.createElement("td");</w:t>
                      </w:r>
                    </w:p>
                    <w:p w14:paraId="7F555AFB" w14:textId="77777777" w:rsidR="001D6546" w:rsidRDefault="001D6546" w:rsidP="003D21B3">
                      <w:pPr>
                        <w:ind w:firstLine="188"/>
                      </w:pPr>
                      <w:r>
                        <w:t xml:space="preserve">        startTimeCell.classList.add("time-cell");</w:t>
                      </w:r>
                    </w:p>
                    <w:p w14:paraId="089057DB" w14:textId="77777777" w:rsidR="001D6546" w:rsidRDefault="001D6546" w:rsidP="003D21B3">
                      <w:pPr>
                        <w:ind w:firstLine="188"/>
                      </w:pPr>
                      <w:r>
                        <w:t xml:space="preserve">        const startTimeInput = document.createElement("input");</w:t>
                      </w:r>
                    </w:p>
                    <w:p w14:paraId="24872C06" w14:textId="77777777" w:rsidR="001D6546" w:rsidRDefault="001D6546" w:rsidP="003D21B3">
                      <w:pPr>
                        <w:ind w:firstLine="188"/>
                      </w:pPr>
                      <w:r>
                        <w:t xml:space="preserve">        startTimeInput.classList.add("time-input");</w:t>
                      </w:r>
                    </w:p>
                    <w:p w14:paraId="70B0B63F" w14:textId="77777777" w:rsidR="001D6546" w:rsidRDefault="001D6546" w:rsidP="003D21B3">
                      <w:pPr>
                        <w:ind w:firstLine="188"/>
                      </w:pPr>
                      <w:r>
                        <w:t xml:space="preserve">        startTimeInput.type = "time";</w:t>
                      </w:r>
                    </w:p>
                    <w:p w14:paraId="464C8772" w14:textId="77777777" w:rsidR="001D6546" w:rsidRDefault="001D6546" w:rsidP="003D21B3">
                      <w:pPr>
                        <w:ind w:firstLine="188"/>
                      </w:pPr>
                      <w:r>
                        <w:t xml:space="preserve">        startTimeInput.step = "300";</w:t>
                      </w:r>
                    </w:p>
                    <w:p w14:paraId="00F5044C" w14:textId="77777777" w:rsidR="001D6546" w:rsidRDefault="001D6546" w:rsidP="003D21B3">
                      <w:pPr>
                        <w:ind w:firstLine="188"/>
                      </w:pPr>
                      <w:r>
                        <w:t xml:space="preserve">        startTimeInput.value = database[k].absenceStartTime; // デフォルト値をセット</w:t>
                      </w:r>
                    </w:p>
                    <w:p w14:paraId="52B28FF4" w14:textId="77777777" w:rsidR="001D6546" w:rsidRDefault="001D6546" w:rsidP="003D21B3">
                      <w:pPr>
                        <w:ind w:firstLine="188"/>
                      </w:pPr>
                      <w:r>
                        <w:t xml:space="preserve">        startTimeCell.appendChild(startTimeInput);</w:t>
                      </w:r>
                    </w:p>
                    <w:p w14:paraId="27497443" w14:textId="77777777" w:rsidR="001D6546" w:rsidRDefault="001D6546" w:rsidP="003D21B3">
                      <w:pPr>
                        <w:ind w:firstLine="188"/>
                      </w:pPr>
                      <w:r>
                        <w:t xml:space="preserve">        row.appendChild(startTimeCell);</w:t>
                      </w:r>
                    </w:p>
                    <w:p w14:paraId="47FDED81" w14:textId="77777777" w:rsidR="001D6546" w:rsidRDefault="001D6546" w:rsidP="003D21B3">
                      <w:pPr>
                        <w:ind w:firstLine="188"/>
                      </w:pPr>
                    </w:p>
                    <w:p w14:paraId="738D4C6C" w14:textId="77777777" w:rsidR="001D6546" w:rsidRDefault="001D6546" w:rsidP="003D21B3">
                      <w:pPr>
                        <w:ind w:firstLine="188"/>
                      </w:pPr>
                      <w:r>
                        <w:t xml:space="preserve">        // 欠席終了時間</w:t>
                      </w:r>
                    </w:p>
                    <w:p w14:paraId="0EB9ADEB" w14:textId="77777777" w:rsidR="001D6546" w:rsidRDefault="001D6546" w:rsidP="003D21B3">
                      <w:pPr>
                        <w:ind w:firstLine="188"/>
                      </w:pPr>
                      <w:r>
                        <w:t xml:space="preserve">        const endTimeCell = document.createElement("td");</w:t>
                      </w:r>
                    </w:p>
                    <w:p w14:paraId="0451CC65" w14:textId="77777777" w:rsidR="001D6546" w:rsidRDefault="001D6546" w:rsidP="003D21B3">
                      <w:pPr>
                        <w:ind w:firstLine="188"/>
                      </w:pPr>
                      <w:r>
                        <w:t xml:space="preserve">        endTimeCell.classList.add("time-cell");</w:t>
                      </w:r>
                    </w:p>
                    <w:p w14:paraId="511ADEC3" w14:textId="77777777" w:rsidR="001D6546" w:rsidRDefault="001D6546" w:rsidP="003D21B3">
                      <w:pPr>
                        <w:ind w:firstLine="188"/>
                      </w:pPr>
                      <w:r>
                        <w:t xml:space="preserve">        const endTimeInput = document.createElement("input");</w:t>
                      </w:r>
                    </w:p>
                    <w:p w14:paraId="0EE0AECB" w14:textId="77777777" w:rsidR="001D6546" w:rsidRDefault="001D6546" w:rsidP="003D21B3">
                      <w:pPr>
                        <w:ind w:firstLine="188"/>
                      </w:pPr>
                      <w:r>
                        <w:t xml:space="preserve">        endTimeInput.classList.add("time-input");</w:t>
                      </w:r>
                    </w:p>
                    <w:p w14:paraId="5C9E4DF4" w14:textId="77777777" w:rsidR="001D6546" w:rsidRDefault="001D6546" w:rsidP="003D21B3">
                      <w:pPr>
                        <w:ind w:firstLine="188"/>
                      </w:pPr>
                      <w:r>
                        <w:t xml:space="preserve">        endTimeInput.type = "time";</w:t>
                      </w:r>
                    </w:p>
                    <w:p w14:paraId="402169EC" w14:textId="77777777" w:rsidR="001D6546" w:rsidRDefault="001D6546" w:rsidP="003D21B3">
                      <w:pPr>
                        <w:ind w:firstLine="188"/>
                      </w:pPr>
                      <w:r>
                        <w:t xml:space="preserve">        endTimeInput.step = "300";</w:t>
                      </w:r>
                    </w:p>
                    <w:p w14:paraId="5CE96C3B" w14:textId="77777777" w:rsidR="001D6546" w:rsidRDefault="001D6546" w:rsidP="003D21B3">
                      <w:pPr>
                        <w:ind w:firstLine="188"/>
                      </w:pPr>
                      <w:r>
                        <w:t xml:space="preserve">        endTimeInput.value = database[k].absenceEndTime; // デフォルト値をセット</w:t>
                      </w:r>
                    </w:p>
                    <w:p w14:paraId="01EA0A0D" w14:textId="77777777" w:rsidR="001D6546" w:rsidRDefault="001D6546" w:rsidP="003D21B3">
                      <w:pPr>
                        <w:ind w:firstLine="188"/>
                      </w:pPr>
                      <w:r>
                        <w:t xml:space="preserve">        endTimeCell.appendChild(endTimeInput);</w:t>
                      </w:r>
                    </w:p>
                    <w:p w14:paraId="0A903672" w14:textId="77777777" w:rsidR="001D6546" w:rsidRDefault="001D6546" w:rsidP="003D21B3">
                      <w:pPr>
                        <w:ind w:firstLine="188"/>
                      </w:pPr>
                      <w:r>
                        <w:t xml:space="preserve">        row.appendChild(endTimeCell);</w:t>
                      </w:r>
                    </w:p>
                    <w:p w14:paraId="59855CDA" w14:textId="77777777" w:rsidR="001D6546" w:rsidRDefault="001D6546" w:rsidP="003D21B3">
                      <w:pPr>
                        <w:ind w:firstLine="188"/>
                      </w:pPr>
                    </w:p>
                    <w:p w14:paraId="6C47F2D2" w14:textId="77777777" w:rsidR="001D6546" w:rsidRDefault="001D6546" w:rsidP="003D21B3">
                      <w:pPr>
                        <w:ind w:firstLine="188"/>
                      </w:pPr>
                      <w:r>
                        <w:t xml:space="preserve">                const reasonCell = document.createElement("td");</w:t>
                      </w:r>
                    </w:p>
                    <w:p w14:paraId="1F3B58D4" w14:textId="77777777" w:rsidR="001D6546" w:rsidRDefault="001D6546" w:rsidP="003D21B3">
                      <w:pPr>
                        <w:ind w:firstLine="188"/>
                      </w:pPr>
                      <w:r>
                        <w:t xml:space="preserve">                reasonCell.classList.add("reason-cell");</w:t>
                      </w:r>
                    </w:p>
                    <w:p w14:paraId="42CB7E47" w14:textId="77777777" w:rsidR="001D6546" w:rsidRDefault="001D6546" w:rsidP="003D21B3">
                      <w:pPr>
                        <w:ind w:firstLine="188"/>
                      </w:pPr>
                      <w:r>
                        <w:t xml:space="preserve">                const reasonInput = document.createElement("div");</w:t>
                      </w:r>
                    </w:p>
                    <w:p w14:paraId="13B84BA7" w14:textId="77777777" w:rsidR="001D6546" w:rsidRDefault="001D6546" w:rsidP="003D21B3">
                      <w:pPr>
                        <w:ind w:firstLine="188"/>
                      </w:pPr>
                      <w:r>
                        <w:t xml:space="preserve">                reasonInput.classList.add("reason-input");</w:t>
                      </w:r>
                    </w:p>
                    <w:p w14:paraId="203B01B0" w14:textId="77777777" w:rsidR="001D6546" w:rsidRDefault="001D6546" w:rsidP="003D21B3">
                      <w:pPr>
                        <w:ind w:firstLine="188"/>
                      </w:pPr>
                      <w:r>
                        <w:t xml:space="preserve">                const sampleReasonData = fetchReasonDataFromDatabase(database[k].id);</w:t>
                      </w:r>
                    </w:p>
                    <w:p w14:paraId="12BC8360" w14:textId="77777777" w:rsidR="001D6546" w:rsidRDefault="001D6546" w:rsidP="003D21B3">
                      <w:pPr>
                        <w:ind w:firstLine="188"/>
                      </w:pPr>
                      <w:r>
                        <w:t xml:space="preserve">                reasonInput.textContent = sampleReasonData;</w:t>
                      </w:r>
                    </w:p>
                    <w:p w14:paraId="6508A375" w14:textId="77777777" w:rsidR="001D6546" w:rsidRDefault="001D6546" w:rsidP="003D21B3">
                      <w:pPr>
                        <w:ind w:firstLine="188"/>
                      </w:pPr>
                      <w:r>
                        <w:t xml:space="preserve">                reasonCell.appendChild(reasonInput);</w:t>
                      </w:r>
                    </w:p>
                    <w:p w14:paraId="1773B871" w14:textId="77777777" w:rsidR="001D6546" w:rsidRDefault="001D6546" w:rsidP="003D21B3">
                      <w:pPr>
                        <w:ind w:firstLine="188"/>
                      </w:pPr>
                      <w:r>
                        <w:t xml:space="preserve">                row.appendChild(reasonCell);</w:t>
                      </w:r>
                    </w:p>
                    <w:p w14:paraId="4D7780F8" w14:textId="77777777" w:rsidR="001D6546" w:rsidRDefault="001D6546" w:rsidP="003D21B3">
                      <w:pPr>
                        <w:ind w:firstLine="188"/>
                      </w:pPr>
                    </w:p>
                    <w:p w14:paraId="7C9B9397" w14:textId="77777777" w:rsidR="001D6546" w:rsidRDefault="001D6546" w:rsidP="003D21B3">
                      <w:pPr>
                        <w:ind w:firstLine="188"/>
                      </w:pPr>
                      <w:r>
                        <w:t xml:space="preserve">                const memoCell = document.createElement("td");</w:t>
                      </w:r>
                    </w:p>
                    <w:p w14:paraId="7779FE77" w14:textId="77777777" w:rsidR="001D6546" w:rsidRDefault="001D6546" w:rsidP="003D21B3">
                      <w:pPr>
                        <w:ind w:firstLine="188"/>
                      </w:pPr>
                      <w:r>
                        <w:t xml:space="preserve">                memoCell.classList.add("memo-cell");</w:t>
                      </w:r>
                    </w:p>
                    <w:p w14:paraId="1E2409C1" w14:textId="77777777" w:rsidR="001D6546" w:rsidRDefault="001D6546" w:rsidP="003D21B3">
                      <w:pPr>
                        <w:ind w:firstLine="188"/>
                      </w:pPr>
                      <w:r>
                        <w:t xml:space="preserve">                const memoInput = document.createElement("textarea");</w:t>
                      </w:r>
                    </w:p>
                    <w:p w14:paraId="6796E197" w14:textId="77777777" w:rsidR="001D6546" w:rsidRDefault="001D6546" w:rsidP="003D21B3">
                      <w:pPr>
                        <w:ind w:firstLine="188"/>
                      </w:pPr>
                      <w:r>
                        <w:t xml:space="preserve">                memoInput.classList.add("memo-input");</w:t>
                      </w:r>
                    </w:p>
                    <w:p w14:paraId="22594BB4" w14:textId="77777777" w:rsidR="001D6546" w:rsidRDefault="001D6546" w:rsidP="003D21B3">
                      <w:pPr>
                        <w:ind w:firstLine="188"/>
                      </w:pPr>
                      <w:r>
                        <w:t xml:space="preserve">                memoCell.appendChild(memoInput);</w:t>
                      </w:r>
                    </w:p>
                    <w:p w14:paraId="56B9F6CE" w14:textId="77777777" w:rsidR="001D6546" w:rsidRDefault="001D6546" w:rsidP="003D21B3">
                      <w:pPr>
                        <w:ind w:firstLine="188"/>
                      </w:pPr>
                      <w:r>
                        <w:t xml:space="preserve">                row.appendChild(memoCell);</w:t>
                      </w:r>
                    </w:p>
                    <w:p w14:paraId="373E2271" w14:textId="77777777" w:rsidR="001D6546" w:rsidRDefault="001D6546" w:rsidP="003D21B3">
                      <w:pPr>
                        <w:ind w:firstLine="188"/>
                      </w:pPr>
                    </w:p>
                    <w:p w14:paraId="65BC0837" w14:textId="77777777" w:rsidR="001D6546" w:rsidRDefault="001D6546" w:rsidP="003D21B3">
                      <w:pPr>
                        <w:ind w:firstLine="188"/>
                      </w:pPr>
                      <w:r>
                        <w:t xml:space="preserve">                table.appendChild(row);</w:t>
                      </w:r>
                    </w:p>
                    <w:p w14:paraId="79940489" w14:textId="77777777" w:rsidR="001D6546" w:rsidRDefault="001D6546" w:rsidP="003D21B3">
                      <w:pPr>
                        <w:ind w:firstLine="188"/>
                      </w:pPr>
                      <w:r>
                        <w:t xml:space="preserve">            }</w:t>
                      </w:r>
                    </w:p>
                    <w:p w14:paraId="3E7F04D0" w14:textId="77777777" w:rsidR="001D6546" w:rsidRDefault="001D6546" w:rsidP="003D21B3">
                      <w:pPr>
                        <w:ind w:firstLine="188"/>
                      </w:pPr>
                      <w:r>
                        <w:t xml:space="preserve">        }</w:t>
                      </w:r>
                    </w:p>
                  </w:txbxContent>
                </v:textbox>
                <w10:wrap anchorx="margin"/>
              </v:shape>
            </w:pict>
          </mc:Fallback>
        </mc:AlternateContent>
      </w:r>
    </w:p>
    <w:p w14:paraId="7FFA64AB" w14:textId="77777777" w:rsidR="003D21B3" w:rsidRDefault="003D21B3" w:rsidP="003D21B3">
      <w:pPr>
        <w:ind w:firstLine="188"/>
      </w:pPr>
    </w:p>
    <w:p w14:paraId="43F4FB97" w14:textId="77777777" w:rsidR="003D21B3" w:rsidRDefault="003D21B3" w:rsidP="003D21B3">
      <w:pPr>
        <w:ind w:firstLine="188"/>
      </w:pPr>
    </w:p>
    <w:p w14:paraId="2864B948" w14:textId="77777777" w:rsidR="003D21B3" w:rsidRDefault="003D21B3" w:rsidP="003D21B3">
      <w:pPr>
        <w:ind w:firstLine="188"/>
      </w:pPr>
      <w:r>
        <w:rPr>
          <w:noProof/>
        </w:rPr>
        <mc:AlternateContent>
          <mc:Choice Requires="wps">
            <w:drawing>
              <wp:anchor distT="0" distB="0" distL="114300" distR="114300" simplePos="0" relativeHeight="251722752" behindDoc="0" locked="0" layoutInCell="1" allowOverlap="1" wp14:anchorId="13643DDA" wp14:editId="07A593D0">
                <wp:simplePos x="0" y="0"/>
                <wp:positionH relativeFrom="column">
                  <wp:posOffset>4389012</wp:posOffset>
                </wp:positionH>
                <wp:positionV relativeFrom="paragraph">
                  <wp:posOffset>91715</wp:posOffset>
                </wp:positionV>
                <wp:extent cx="361950" cy="3347049"/>
                <wp:effectExtent l="0" t="0" r="19050" b="25400"/>
                <wp:wrapNone/>
                <wp:docPr id="49" name="右大かっこ 49"/>
                <wp:cNvGraphicFramePr/>
                <a:graphic xmlns:a="http://schemas.openxmlformats.org/drawingml/2006/main">
                  <a:graphicData uri="http://schemas.microsoft.com/office/word/2010/wordprocessingShape">
                    <wps:wsp>
                      <wps:cNvSpPr/>
                      <wps:spPr>
                        <a:xfrm>
                          <a:off x="0" y="0"/>
                          <a:ext cx="361950" cy="3347049"/>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DDB8BBC" id="右大かっこ 49" o:spid="_x0000_s1026" type="#_x0000_t86" style="position:absolute;margin-left:345.6pt;margin-top:7.2pt;width:28.5pt;height:263.5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" adj="195" strokecolor="#4472c4 [3204]" strokeweight=".5pt">
                <v:stroke joinstyle="miter"/>
              </v:shape>
            </w:pict>
          </mc:Fallback>
        </mc:AlternateContent>
      </w:r>
    </w:p>
    <w:p w14:paraId="3B24C870" w14:textId="77777777" w:rsidR="003D21B3" w:rsidRDefault="003D21B3" w:rsidP="003D21B3">
      <w:pPr>
        <w:ind w:firstLine="188"/>
      </w:pPr>
    </w:p>
    <w:p w14:paraId="0D2A3CE5" w14:textId="77777777" w:rsidR="003D21B3" w:rsidRDefault="003D21B3" w:rsidP="003D21B3">
      <w:pPr>
        <w:ind w:firstLine="188"/>
      </w:pPr>
    </w:p>
    <w:p w14:paraId="286EC641" w14:textId="77777777" w:rsidR="003D21B3" w:rsidRDefault="003D21B3" w:rsidP="003D21B3">
      <w:pPr>
        <w:ind w:firstLine="188"/>
      </w:pPr>
    </w:p>
    <w:p w14:paraId="3CB873C5" w14:textId="77777777" w:rsidR="003D21B3" w:rsidRDefault="003D21B3" w:rsidP="003D21B3">
      <w:pPr>
        <w:ind w:firstLine="188"/>
      </w:pPr>
      <w:r>
        <w:rPr>
          <w:noProof/>
        </w:rPr>
        <mc:AlternateContent>
          <mc:Choice Requires="wps">
            <w:drawing>
              <wp:anchor distT="0" distB="0" distL="114300" distR="114300" simplePos="0" relativeHeight="251723776" behindDoc="0" locked="0" layoutInCell="1" allowOverlap="1" wp14:anchorId="76244E34" wp14:editId="69D91135">
                <wp:simplePos x="0" y="0"/>
                <wp:positionH relativeFrom="column">
                  <wp:posOffset>4749800</wp:posOffset>
                </wp:positionH>
                <wp:positionV relativeFrom="paragraph">
                  <wp:posOffset>123442</wp:posOffset>
                </wp:positionV>
                <wp:extent cx="5374005" cy="8315325"/>
                <wp:effectExtent l="0" t="0" r="0" b="0"/>
                <wp:wrapNone/>
                <wp:docPr id="50" name="テキスト ボックス 50"/>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57CDE758"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⑦</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76244E34" id="テキスト ボックス 50" o:spid="_x0000_s1081" type="#_x0000_t202" style="position:absolute;left:0;text-align:left;margin-left:374pt;margin-top:9.7pt;width:423.15pt;height:654.75pt;z-index:251723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" filled="f" stroked="f">
                <v:textbox style="mso-fit-shape-to-text:t" inset="5.85pt,.7pt,5.85pt,.7pt">
                  <w:txbxContent>
                    <w:p w14:paraId="57CDE758" w14:textId="77777777" w:rsidR="001D6546" w:rsidRPr="00C715CB"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⑦</w:t>
                      </w:r>
                    </w:p>
                  </w:txbxContent>
                </v:textbox>
              </v:shape>
            </w:pict>
          </mc:Fallback>
        </mc:AlternateContent>
      </w:r>
    </w:p>
    <w:p w14:paraId="0B3E2356" w14:textId="77777777" w:rsidR="003D21B3" w:rsidRDefault="003D21B3" w:rsidP="003D21B3">
      <w:pPr>
        <w:ind w:firstLine="188"/>
      </w:pPr>
    </w:p>
    <w:p w14:paraId="69DE5AC1" w14:textId="77777777" w:rsidR="003D21B3" w:rsidRDefault="003D21B3" w:rsidP="003D21B3">
      <w:pPr>
        <w:ind w:firstLine="188"/>
      </w:pPr>
    </w:p>
    <w:p w14:paraId="124C8704" w14:textId="77777777" w:rsidR="003D21B3" w:rsidRDefault="003D21B3" w:rsidP="003D21B3">
      <w:pPr>
        <w:ind w:firstLine="188"/>
      </w:pPr>
    </w:p>
    <w:p w14:paraId="1CE46352" w14:textId="77777777" w:rsidR="003D21B3" w:rsidRDefault="003D21B3" w:rsidP="003D21B3">
      <w:pPr>
        <w:ind w:firstLine="188"/>
      </w:pPr>
    </w:p>
    <w:p w14:paraId="00C3037B" w14:textId="77777777" w:rsidR="003D21B3" w:rsidRDefault="003D21B3" w:rsidP="003D21B3">
      <w:pPr>
        <w:ind w:firstLine="188"/>
      </w:pPr>
    </w:p>
    <w:p w14:paraId="54692C1F" w14:textId="77777777" w:rsidR="003D21B3" w:rsidRDefault="003D21B3" w:rsidP="003D21B3">
      <w:pPr>
        <w:ind w:firstLine="188"/>
      </w:pPr>
      <w:r>
        <w:rPr>
          <w:noProof/>
        </w:rPr>
        <mc:AlternateContent>
          <mc:Choice Requires="wps">
            <w:drawing>
              <wp:anchor distT="0" distB="0" distL="114300" distR="114300" simplePos="0" relativeHeight="251736064" behindDoc="0" locked="0" layoutInCell="1" allowOverlap="1" wp14:anchorId="477602E2" wp14:editId="15596FC5">
                <wp:simplePos x="0" y="0"/>
                <wp:positionH relativeFrom="column">
                  <wp:posOffset>4397639</wp:posOffset>
                </wp:positionH>
                <wp:positionV relativeFrom="paragraph">
                  <wp:posOffset>113282</wp:posOffset>
                </wp:positionV>
                <wp:extent cx="379095" cy="3648973"/>
                <wp:effectExtent l="0" t="0" r="20955" b="27940"/>
                <wp:wrapNone/>
                <wp:docPr id="51" name="右大かっこ 51"/>
                <wp:cNvGraphicFramePr/>
                <a:graphic xmlns:a="http://schemas.openxmlformats.org/drawingml/2006/main">
                  <a:graphicData uri="http://schemas.microsoft.com/office/word/2010/wordprocessingShape">
                    <wps:wsp>
                      <wps:cNvSpPr/>
                      <wps:spPr>
                        <a:xfrm>
                          <a:off x="0" y="0"/>
                          <a:ext cx="379095" cy="3648973"/>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EBB8264" id="右大かっこ 51" o:spid="_x0000_s1026" type="#_x0000_t86" style="position:absolute;margin-left:346.25pt;margin-top:8.9pt;width:29.85pt;height:287.3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" adj="187" strokecolor="#4472c4 [3204]" strokeweight=".5pt">
                <v:stroke joinstyle="miter"/>
              </v:shape>
            </w:pict>
          </mc:Fallback>
        </mc:AlternateContent>
      </w:r>
    </w:p>
    <w:p w14:paraId="61CE8212" w14:textId="77777777" w:rsidR="003D21B3" w:rsidRDefault="003D21B3" w:rsidP="003D21B3">
      <w:pPr>
        <w:ind w:firstLine="188"/>
      </w:pPr>
    </w:p>
    <w:p w14:paraId="4A60C58E" w14:textId="77777777" w:rsidR="003D21B3" w:rsidRDefault="003D21B3" w:rsidP="003D21B3">
      <w:pPr>
        <w:ind w:firstLine="188"/>
      </w:pPr>
    </w:p>
    <w:p w14:paraId="7D87AA54" w14:textId="77777777" w:rsidR="003D21B3" w:rsidRDefault="003D21B3" w:rsidP="003D21B3">
      <w:pPr>
        <w:ind w:firstLine="188"/>
      </w:pPr>
    </w:p>
    <w:p w14:paraId="589E5F3C" w14:textId="77777777" w:rsidR="003D21B3" w:rsidRDefault="003D21B3" w:rsidP="003D21B3">
      <w:pPr>
        <w:ind w:firstLine="188"/>
      </w:pPr>
      <w:r>
        <w:rPr>
          <w:noProof/>
        </w:rPr>
        <mc:AlternateContent>
          <mc:Choice Requires="wps">
            <w:drawing>
              <wp:anchor distT="0" distB="0" distL="114300" distR="114300" simplePos="0" relativeHeight="251737088" behindDoc="0" locked="0" layoutInCell="1" allowOverlap="1" wp14:anchorId="23219FFA" wp14:editId="5C02F144">
                <wp:simplePos x="0" y="0"/>
                <wp:positionH relativeFrom="column">
                  <wp:posOffset>4783827</wp:posOffset>
                </wp:positionH>
                <wp:positionV relativeFrom="paragraph">
                  <wp:posOffset>153479</wp:posOffset>
                </wp:positionV>
                <wp:extent cx="5374005" cy="8315325"/>
                <wp:effectExtent l="0" t="0" r="0" b="0"/>
                <wp:wrapNone/>
                <wp:docPr id="52" name="テキスト ボックス 52"/>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2270C9BB"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⑧</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23219FFA" id="テキスト ボックス 52" o:spid="_x0000_s1082" type="#_x0000_t202" style="position:absolute;left:0;text-align:left;margin-left:376.7pt;margin-top:12.1pt;width:423.15pt;height:654.75pt;z-index:251737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" filled="f" stroked="f">
                <v:textbox style="mso-fit-shape-to-text:t" inset="5.85pt,.7pt,5.85pt,.7pt">
                  <w:txbxContent>
                    <w:p w14:paraId="2270C9BB"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⑧</w:t>
                      </w:r>
                    </w:p>
                  </w:txbxContent>
                </v:textbox>
              </v:shape>
            </w:pict>
          </mc:Fallback>
        </mc:AlternateContent>
      </w:r>
    </w:p>
    <w:p w14:paraId="4EB8716A" w14:textId="77777777" w:rsidR="003D21B3" w:rsidRDefault="003D21B3" w:rsidP="003D21B3">
      <w:pPr>
        <w:ind w:firstLine="188"/>
      </w:pPr>
    </w:p>
    <w:p w14:paraId="14E3C993" w14:textId="77777777" w:rsidR="003D21B3" w:rsidRDefault="003D21B3" w:rsidP="003D21B3">
      <w:pPr>
        <w:ind w:firstLine="188"/>
      </w:pPr>
    </w:p>
    <w:p w14:paraId="01B8CC9F" w14:textId="77777777" w:rsidR="003D21B3" w:rsidRDefault="003D21B3" w:rsidP="003D21B3">
      <w:pPr>
        <w:ind w:firstLine="188"/>
      </w:pPr>
    </w:p>
    <w:p w14:paraId="298E966D" w14:textId="77777777" w:rsidR="003D21B3" w:rsidRDefault="003D21B3" w:rsidP="003D21B3">
      <w:pPr>
        <w:ind w:firstLine="188"/>
      </w:pPr>
    </w:p>
    <w:p w14:paraId="5E2DA2F3" w14:textId="77777777" w:rsidR="003D21B3" w:rsidRDefault="003D21B3" w:rsidP="003D21B3">
      <w:pPr>
        <w:ind w:firstLine="188"/>
      </w:pPr>
    </w:p>
    <w:p w14:paraId="17D11C79" w14:textId="77777777" w:rsidR="003D21B3" w:rsidRDefault="003D21B3" w:rsidP="003D21B3">
      <w:pPr>
        <w:ind w:firstLine="188"/>
      </w:pPr>
    </w:p>
    <w:p w14:paraId="4C3DF96A" w14:textId="77777777" w:rsidR="003D21B3" w:rsidRDefault="003D21B3" w:rsidP="003D21B3">
      <w:pPr>
        <w:ind w:firstLine="188"/>
      </w:pPr>
      <w:r>
        <w:rPr>
          <w:noProof/>
        </w:rPr>
        <w:lastRenderedPageBreak/>
        <mc:AlternateContent>
          <mc:Choice Requires="wps">
            <w:drawing>
              <wp:anchor distT="0" distB="0" distL="114300" distR="114300" simplePos="0" relativeHeight="251735040" behindDoc="0" locked="0" layoutInCell="1" allowOverlap="1" wp14:anchorId="77EEA76D" wp14:editId="1999E5C1">
                <wp:simplePos x="0" y="0"/>
                <wp:positionH relativeFrom="column">
                  <wp:posOffset>4405630</wp:posOffset>
                </wp:positionH>
                <wp:positionV relativeFrom="paragraph">
                  <wp:posOffset>119380</wp:posOffset>
                </wp:positionV>
                <wp:extent cx="439947" cy="3088257"/>
                <wp:effectExtent l="0" t="0" r="17780" b="17145"/>
                <wp:wrapNone/>
                <wp:docPr id="53" name="右大かっこ 53"/>
                <wp:cNvGraphicFramePr/>
                <a:graphic xmlns:a="http://schemas.openxmlformats.org/drawingml/2006/main">
                  <a:graphicData uri="http://schemas.microsoft.com/office/word/2010/wordprocessingShape">
                    <wps:wsp>
                      <wps:cNvSpPr/>
                      <wps:spPr>
                        <a:xfrm>
                          <a:off x="0" y="0"/>
                          <a:ext cx="439947" cy="3088257"/>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1ADCC18" id="右大かっこ 53" o:spid="_x0000_s1026" type="#_x0000_t86" style="position:absolute;margin-left:346.9pt;margin-top:9.4pt;width:34.65pt;height:243.1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" adj="256" strokecolor="#4472c4 [3204]" strokeweight=".5pt">
                <v:stroke joinstyle="miter"/>
              </v:shape>
            </w:pict>
          </mc:Fallback>
        </mc:AlternateContent>
      </w:r>
      <w:r>
        <w:rPr>
          <w:noProof/>
        </w:rPr>
        <mc:AlternateContent>
          <mc:Choice Requires="wps">
            <w:drawing>
              <wp:anchor distT="0" distB="0" distL="114300" distR="114300" simplePos="0" relativeHeight="251711488" behindDoc="0" locked="0" layoutInCell="1" allowOverlap="1" wp14:anchorId="400FD8FB" wp14:editId="3B03F40B">
                <wp:simplePos x="0" y="0"/>
                <wp:positionH relativeFrom="margin">
                  <wp:align>left</wp:align>
                </wp:positionH>
                <wp:positionV relativeFrom="paragraph">
                  <wp:posOffset>-635</wp:posOffset>
                </wp:positionV>
                <wp:extent cx="5374256" cy="8315864"/>
                <wp:effectExtent l="0" t="0" r="17145" b="28575"/>
                <wp:wrapNone/>
                <wp:docPr id="54" name="テキスト ボックス 54"/>
                <wp:cNvGraphicFramePr/>
                <a:graphic xmlns:a="http://schemas.openxmlformats.org/drawingml/2006/main">
                  <a:graphicData uri="http://schemas.microsoft.com/office/word/2010/wordprocessingShape">
                    <wps:wsp>
                      <wps:cNvSpPr txBox="1"/>
                      <wps:spPr>
                        <a:xfrm>
                          <a:off x="0" y="0"/>
                          <a:ext cx="5374256" cy="8315864"/>
                        </a:xfrm>
                        <a:prstGeom prst="rect">
                          <a:avLst/>
                        </a:prstGeom>
                        <a:solidFill>
                          <a:schemeClr val="lt1"/>
                        </a:solidFill>
                        <a:ln w="6350">
                          <a:solidFill>
                            <a:prstClr val="black"/>
                          </a:solidFill>
                        </a:ln>
                      </wps:spPr>
                      <wps:txbx>
                        <w:txbxContent>
                          <w:p w14:paraId="4B47C8B2" w14:textId="77777777" w:rsidR="001D6546" w:rsidRPr="00117136" w:rsidRDefault="001D6546" w:rsidP="003D21B3">
                            <w:pPr>
                              <w:ind w:firstLine="188"/>
                              <w:rPr>
                                <w:rFonts w:ascii="Consolas" w:hAnsi="Consolas"/>
                              </w:rPr>
                            </w:pPr>
                            <w:r>
                              <w:t xml:space="preserve">                   </w:t>
                            </w:r>
                            <w:r w:rsidRPr="00117136">
                              <w:rPr>
                                <w:rFonts w:ascii="Consolas" w:hAnsi="Consolas"/>
                              </w:rPr>
                              <w:t xml:space="preserve"> </w:t>
                            </w:r>
                            <w:proofErr w:type="spellStart"/>
                            <w:r w:rsidRPr="00117136">
                              <w:rPr>
                                <w:rFonts w:ascii="Consolas" w:hAnsi="Consolas"/>
                              </w:rPr>
                              <w:t>lowerButton.classList.add</w:t>
                            </w:r>
                            <w:proofErr w:type="spellEnd"/>
                            <w:r w:rsidRPr="00117136">
                              <w:rPr>
                                <w:rFonts w:ascii="Consolas" w:hAnsi="Consolas"/>
                              </w:rPr>
                              <w:t>("attendance-button");</w:t>
                            </w:r>
                          </w:p>
                          <w:p w14:paraId="1BEB24EA" w14:textId="5CDCE68F"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lowerButton.addEventListener</w:t>
                            </w:r>
                            <w:proofErr w:type="spellEnd"/>
                            <w:r w:rsidRPr="00117136">
                              <w:rPr>
                                <w:rFonts w:ascii="Consolas" w:hAnsi="Consolas"/>
                              </w:rPr>
                              <w:t>("click"</w:t>
                            </w:r>
                            <w:r>
                              <w:rPr>
                                <w:rFonts w:ascii="Consolas" w:hAnsi="Consolas"/>
                              </w:rPr>
                              <w:t>，</w:t>
                            </w:r>
                            <w:r w:rsidRPr="00117136">
                              <w:rPr>
                                <w:rFonts w:ascii="Consolas" w:hAnsi="Consolas"/>
                              </w:rPr>
                              <w:t xml:space="preserve"> function () {</w:t>
                            </w:r>
                          </w:p>
                          <w:p w14:paraId="26F3ED17"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toggleAttendance</w:t>
                            </w:r>
                            <w:proofErr w:type="spellEnd"/>
                            <w:r w:rsidRPr="00117136">
                              <w:rPr>
                                <w:rFonts w:ascii="Consolas" w:hAnsi="Consolas"/>
                              </w:rPr>
                              <w:t>(this);</w:t>
                            </w:r>
                          </w:p>
                          <w:p w14:paraId="76DB5B27" w14:textId="77777777" w:rsidR="001D6546" w:rsidRPr="00117136" w:rsidRDefault="001D6546" w:rsidP="003D21B3">
                            <w:pPr>
                              <w:ind w:firstLine="188"/>
                              <w:rPr>
                                <w:rFonts w:ascii="Consolas" w:hAnsi="Consolas"/>
                              </w:rPr>
                            </w:pPr>
                            <w:r w:rsidRPr="00117136">
                              <w:rPr>
                                <w:rFonts w:ascii="Consolas" w:hAnsi="Consolas"/>
                              </w:rPr>
                              <w:t xml:space="preserve">                    });</w:t>
                            </w:r>
                          </w:p>
                          <w:p w14:paraId="5844D22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lowerButton.textContent</w:t>
                            </w:r>
                            <w:proofErr w:type="spellEnd"/>
                            <w:r w:rsidRPr="00117136">
                              <w:rPr>
                                <w:rFonts w:ascii="Consolas" w:hAnsi="Consolas"/>
                              </w:rPr>
                              <w:t xml:space="preserve"> = "</w:t>
                            </w:r>
                            <w:r w:rsidRPr="00117136">
                              <w:rPr>
                                <w:rFonts w:ascii="Consolas" w:hAnsi="Consolas"/>
                              </w:rPr>
                              <w:t>出席</w:t>
                            </w:r>
                            <w:r w:rsidRPr="00117136">
                              <w:rPr>
                                <w:rFonts w:ascii="Consolas" w:hAnsi="Consolas"/>
                              </w:rPr>
                              <w:t>";</w:t>
                            </w:r>
                          </w:p>
                          <w:p w14:paraId="633F7DC8" w14:textId="77777777" w:rsidR="001D6546" w:rsidRPr="00117136" w:rsidRDefault="001D6546" w:rsidP="003D21B3">
                            <w:pPr>
                              <w:ind w:firstLine="188"/>
                              <w:rPr>
                                <w:rFonts w:ascii="Consolas" w:hAnsi="Consolas"/>
                              </w:rPr>
                            </w:pPr>
                          </w:p>
                          <w:p w14:paraId="15C94A6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cellContainer.appendChild</w:t>
                            </w:r>
                            <w:proofErr w:type="spellEnd"/>
                            <w:r w:rsidRPr="00117136">
                              <w:rPr>
                                <w:rFonts w:ascii="Consolas" w:hAnsi="Consolas"/>
                              </w:rPr>
                              <w:t>(</w:t>
                            </w:r>
                            <w:proofErr w:type="spellStart"/>
                            <w:r w:rsidRPr="00117136">
                              <w:rPr>
                                <w:rFonts w:ascii="Consolas" w:hAnsi="Consolas"/>
                              </w:rPr>
                              <w:t>upperButton</w:t>
                            </w:r>
                            <w:proofErr w:type="spellEnd"/>
                            <w:r w:rsidRPr="00117136">
                              <w:rPr>
                                <w:rFonts w:ascii="Consolas" w:hAnsi="Consolas"/>
                              </w:rPr>
                              <w:t>);</w:t>
                            </w:r>
                          </w:p>
                          <w:p w14:paraId="66384F12"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cellContainer.appendChild</w:t>
                            </w:r>
                            <w:proofErr w:type="spellEnd"/>
                            <w:r w:rsidRPr="00117136">
                              <w:rPr>
                                <w:rFonts w:ascii="Consolas" w:hAnsi="Consolas"/>
                              </w:rPr>
                              <w:t>(</w:t>
                            </w:r>
                            <w:proofErr w:type="spellStart"/>
                            <w:r w:rsidRPr="00117136">
                              <w:rPr>
                                <w:rFonts w:ascii="Consolas" w:hAnsi="Consolas"/>
                              </w:rPr>
                              <w:t>lowerButton</w:t>
                            </w:r>
                            <w:proofErr w:type="spellEnd"/>
                            <w:r w:rsidRPr="00117136">
                              <w:rPr>
                                <w:rFonts w:ascii="Consolas" w:hAnsi="Consolas"/>
                              </w:rPr>
                              <w:t>);</w:t>
                            </w:r>
                          </w:p>
                          <w:p w14:paraId="193E56D5"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cellContainer</w:t>
                            </w:r>
                            <w:proofErr w:type="spellEnd"/>
                            <w:r w:rsidRPr="00117136">
                              <w:rPr>
                                <w:rFonts w:ascii="Consolas" w:hAnsi="Consolas"/>
                              </w:rPr>
                              <w:t>);</w:t>
                            </w:r>
                          </w:p>
                          <w:p w14:paraId="0795F56F" w14:textId="77777777" w:rsidR="001D6546" w:rsidRPr="00117136" w:rsidRDefault="001D6546" w:rsidP="003D21B3">
                            <w:pPr>
                              <w:ind w:firstLine="188"/>
                              <w:rPr>
                                <w:rFonts w:ascii="Consolas" w:hAnsi="Consolas"/>
                              </w:rPr>
                            </w:pPr>
                            <w:r w:rsidRPr="00117136">
                              <w:rPr>
                                <w:rFonts w:ascii="Consolas" w:hAnsi="Consolas"/>
                              </w:rPr>
                              <w:t xml:space="preserve">                }</w:t>
                            </w:r>
                          </w:p>
                          <w:p w14:paraId="1EF564D0" w14:textId="77777777" w:rsidR="001D6546" w:rsidRPr="00117136" w:rsidRDefault="001D6546" w:rsidP="003D21B3">
                            <w:pPr>
                              <w:ind w:firstLine="188"/>
                              <w:rPr>
                                <w:rFonts w:ascii="Consolas" w:hAnsi="Consolas"/>
                              </w:rPr>
                            </w:pPr>
                          </w:p>
                          <w:p w14:paraId="47294FF6" w14:textId="77777777" w:rsidR="001D6546" w:rsidRPr="00117136" w:rsidRDefault="001D6546" w:rsidP="003D21B3">
                            <w:pPr>
                              <w:ind w:firstLine="188"/>
                              <w:rPr>
                                <w:rFonts w:ascii="Consolas" w:hAnsi="Consolas"/>
                              </w:rPr>
                            </w:pPr>
                            <w:r w:rsidRPr="00117136">
                              <w:rPr>
                                <w:rFonts w:ascii="Consolas" w:hAnsi="Consolas"/>
                              </w:rPr>
                              <w:t xml:space="preserve">                // </w:t>
                            </w:r>
                            <w:r w:rsidRPr="00117136">
                              <w:rPr>
                                <w:rFonts w:ascii="Consolas" w:hAnsi="Consolas"/>
                              </w:rPr>
                              <w:t>欠席開始時間</w:t>
                            </w:r>
                          </w:p>
                          <w:p w14:paraId="16ED6663"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startTimeCell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2C7DAB86"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startTimeCell.classList.add</w:t>
                            </w:r>
                            <w:proofErr w:type="spellEnd"/>
                            <w:r w:rsidRPr="00117136">
                              <w:rPr>
                                <w:rFonts w:ascii="Consolas" w:hAnsi="Consolas"/>
                              </w:rPr>
                              <w:t>("time-cell");</w:t>
                            </w:r>
                          </w:p>
                          <w:p w14:paraId="6C29F91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startTimeInput</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("input");</w:t>
                            </w:r>
                          </w:p>
                          <w:p w14:paraId="2144BC4C"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startTimeInput.classList.add</w:t>
                            </w:r>
                            <w:proofErr w:type="spellEnd"/>
                            <w:r w:rsidRPr="00117136">
                              <w:rPr>
                                <w:rFonts w:ascii="Consolas" w:hAnsi="Consolas"/>
                              </w:rPr>
                              <w:t>("time-input");</w:t>
                            </w:r>
                          </w:p>
                          <w:p w14:paraId="64F86F3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startTimeInput.type</w:t>
                            </w:r>
                            <w:proofErr w:type="spellEnd"/>
                            <w:r w:rsidRPr="00117136">
                              <w:rPr>
                                <w:rFonts w:ascii="Consolas" w:hAnsi="Consolas"/>
                              </w:rPr>
                              <w:t xml:space="preserve"> = "time";</w:t>
                            </w:r>
                          </w:p>
                          <w:p w14:paraId="29CFBFB7"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startTimeInput.step</w:t>
                            </w:r>
                            <w:proofErr w:type="spellEnd"/>
                            <w:r w:rsidRPr="00117136">
                              <w:rPr>
                                <w:rFonts w:ascii="Consolas" w:hAnsi="Consolas"/>
                              </w:rPr>
                              <w:t xml:space="preserve"> = "300";</w:t>
                            </w:r>
                          </w:p>
                          <w:p w14:paraId="21FA997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startTimeInput.value</w:t>
                            </w:r>
                            <w:proofErr w:type="spellEnd"/>
                            <w:r w:rsidRPr="00117136">
                              <w:rPr>
                                <w:rFonts w:ascii="Consolas" w:hAnsi="Consolas"/>
                              </w:rPr>
                              <w:t xml:space="preserve"> = database[k].</w:t>
                            </w:r>
                            <w:proofErr w:type="spellStart"/>
                            <w:r w:rsidRPr="00117136">
                              <w:rPr>
                                <w:rFonts w:ascii="Consolas" w:hAnsi="Consolas"/>
                              </w:rPr>
                              <w:t>absenceStartTime</w:t>
                            </w:r>
                            <w:proofErr w:type="spellEnd"/>
                            <w:r w:rsidRPr="00117136">
                              <w:rPr>
                                <w:rFonts w:ascii="Consolas" w:hAnsi="Consolas"/>
                              </w:rPr>
                              <w:t xml:space="preserve">; // </w:t>
                            </w:r>
                            <w:r w:rsidRPr="00117136">
                              <w:rPr>
                                <w:rFonts w:ascii="Consolas" w:hAnsi="Consolas"/>
                              </w:rPr>
                              <w:t>デフォルト値をセット</w:t>
                            </w:r>
                          </w:p>
                          <w:p w14:paraId="25DD1BE1"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startTimeCell.appendChild</w:t>
                            </w:r>
                            <w:proofErr w:type="spellEnd"/>
                            <w:r w:rsidRPr="00117136">
                              <w:rPr>
                                <w:rFonts w:ascii="Consolas" w:hAnsi="Consolas"/>
                              </w:rPr>
                              <w:t>(</w:t>
                            </w:r>
                            <w:proofErr w:type="spellStart"/>
                            <w:r w:rsidRPr="00117136">
                              <w:rPr>
                                <w:rFonts w:ascii="Consolas" w:hAnsi="Consolas"/>
                              </w:rPr>
                              <w:t>startTimeInput</w:t>
                            </w:r>
                            <w:proofErr w:type="spellEnd"/>
                            <w:r w:rsidRPr="00117136">
                              <w:rPr>
                                <w:rFonts w:ascii="Consolas" w:hAnsi="Consolas"/>
                              </w:rPr>
                              <w:t>);</w:t>
                            </w:r>
                          </w:p>
                          <w:p w14:paraId="2E83577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startTimeCell</w:t>
                            </w:r>
                            <w:proofErr w:type="spellEnd"/>
                            <w:r w:rsidRPr="00117136">
                              <w:rPr>
                                <w:rFonts w:ascii="Consolas" w:hAnsi="Consolas"/>
                              </w:rPr>
                              <w:t>);</w:t>
                            </w:r>
                          </w:p>
                          <w:p w14:paraId="7FBE2F36" w14:textId="77777777" w:rsidR="001D6546" w:rsidRPr="00117136" w:rsidRDefault="001D6546" w:rsidP="003D21B3">
                            <w:pPr>
                              <w:ind w:firstLine="188"/>
                              <w:rPr>
                                <w:rFonts w:ascii="Consolas" w:hAnsi="Consolas"/>
                              </w:rPr>
                            </w:pPr>
                          </w:p>
                          <w:p w14:paraId="3E262E6B" w14:textId="77777777" w:rsidR="001D6546" w:rsidRPr="00117136" w:rsidRDefault="001D6546" w:rsidP="003D21B3">
                            <w:pPr>
                              <w:ind w:firstLine="188"/>
                              <w:rPr>
                                <w:rFonts w:ascii="Consolas" w:hAnsi="Consolas"/>
                              </w:rPr>
                            </w:pPr>
                            <w:r w:rsidRPr="00117136">
                              <w:rPr>
                                <w:rFonts w:ascii="Consolas" w:hAnsi="Consolas"/>
                              </w:rPr>
                              <w:t xml:space="preserve">        // </w:t>
                            </w:r>
                            <w:r w:rsidRPr="00117136">
                              <w:rPr>
                                <w:rFonts w:ascii="Consolas" w:hAnsi="Consolas"/>
                              </w:rPr>
                              <w:t>欠席終了時間</w:t>
                            </w:r>
                          </w:p>
                          <w:p w14:paraId="59CF85D4"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endTimeCell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094DF062" w14:textId="77777777" w:rsidR="001D6546" w:rsidRDefault="001D6546" w:rsidP="003D21B3">
                            <w:pPr>
                              <w:ind w:firstLine="188"/>
                            </w:pPr>
                            <w:r>
                              <w:t xml:space="preserve">        </w:t>
                            </w:r>
                            <w:proofErr w:type="spellStart"/>
                            <w:r>
                              <w:t>endTimeCell.classList.add</w:t>
                            </w:r>
                            <w:proofErr w:type="spellEnd"/>
                            <w:r>
                              <w:t>("time-cell");</w:t>
                            </w:r>
                          </w:p>
                          <w:p w14:paraId="0E0B9554" w14:textId="77777777" w:rsidR="001D6546" w:rsidRDefault="001D6546" w:rsidP="003D21B3">
                            <w:pPr>
                              <w:ind w:firstLine="188"/>
                            </w:pPr>
                            <w:r>
                              <w:t xml:space="preserve">        </w:t>
                            </w:r>
                            <w:proofErr w:type="spellStart"/>
                            <w:r>
                              <w:t>const</w:t>
                            </w:r>
                            <w:proofErr w:type="spellEnd"/>
                            <w:r>
                              <w:t xml:space="preserve"> </w:t>
                            </w:r>
                            <w:proofErr w:type="spellStart"/>
                            <w:r>
                              <w:t>endTimeInput</w:t>
                            </w:r>
                            <w:proofErr w:type="spellEnd"/>
                            <w:r>
                              <w:t xml:space="preserve"> = </w:t>
                            </w:r>
                            <w:proofErr w:type="spellStart"/>
                            <w:r>
                              <w:t>document.createElement</w:t>
                            </w:r>
                            <w:proofErr w:type="spellEnd"/>
                            <w:r>
                              <w:t>("input");</w:t>
                            </w:r>
                          </w:p>
                          <w:p w14:paraId="6D6C740E" w14:textId="77777777" w:rsidR="001D6546" w:rsidRDefault="001D6546" w:rsidP="003D21B3">
                            <w:pPr>
                              <w:ind w:firstLine="188"/>
                            </w:pPr>
                            <w:r>
                              <w:t xml:space="preserve">        </w:t>
                            </w:r>
                            <w:proofErr w:type="spellStart"/>
                            <w:r>
                              <w:t>endTimeInput.classList.add</w:t>
                            </w:r>
                            <w:proofErr w:type="spellEnd"/>
                            <w:r>
                              <w:t>("time-input");</w:t>
                            </w:r>
                          </w:p>
                          <w:p w14:paraId="74AD344B" w14:textId="77777777" w:rsidR="001D6546" w:rsidRDefault="001D6546" w:rsidP="003D21B3">
                            <w:pPr>
                              <w:ind w:firstLine="188"/>
                            </w:pPr>
                            <w:r>
                              <w:t xml:space="preserve">        </w:t>
                            </w:r>
                            <w:proofErr w:type="spellStart"/>
                            <w:r>
                              <w:t>endTimeInput.type</w:t>
                            </w:r>
                            <w:proofErr w:type="spellEnd"/>
                            <w:r>
                              <w:t xml:space="preserve"> = "time";</w:t>
                            </w:r>
                          </w:p>
                          <w:p w14:paraId="33BC2126" w14:textId="77777777" w:rsidR="001D6546" w:rsidRDefault="001D6546" w:rsidP="003D21B3">
                            <w:pPr>
                              <w:ind w:firstLine="188"/>
                            </w:pPr>
                            <w:r>
                              <w:t xml:space="preserve">        </w:t>
                            </w:r>
                            <w:proofErr w:type="spellStart"/>
                            <w:r>
                              <w:t>endTimeInput.step</w:t>
                            </w:r>
                            <w:proofErr w:type="spellEnd"/>
                            <w:r>
                              <w:t xml:space="preserve"> = "300";</w:t>
                            </w:r>
                          </w:p>
                          <w:p w14:paraId="53508B0A" w14:textId="77777777" w:rsidR="001D6546" w:rsidRDefault="001D6546" w:rsidP="003D21B3">
                            <w:pPr>
                              <w:ind w:firstLine="188"/>
                            </w:pPr>
                            <w:r>
                              <w:t xml:space="preserve">        </w:t>
                            </w:r>
                            <w:proofErr w:type="spellStart"/>
                            <w:r>
                              <w:t>endTimeInput.value</w:t>
                            </w:r>
                            <w:proofErr w:type="spellEnd"/>
                            <w:r>
                              <w:t xml:space="preserve"> = database[k].</w:t>
                            </w:r>
                            <w:proofErr w:type="spellStart"/>
                            <w:r>
                              <w:t>absenceEndTime</w:t>
                            </w:r>
                            <w:proofErr w:type="spellEnd"/>
                            <w:r>
                              <w:t>; // デフォルト値をセット</w:t>
                            </w:r>
                          </w:p>
                          <w:p w14:paraId="53F2EF79" w14:textId="77777777" w:rsidR="001D6546" w:rsidRDefault="001D6546" w:rsidP="003D21B3">
                            <w:pPr>
                              <w:ind w:firstLine="188"/>
                            </w:pPr>
                            <w:r>
                              <w:t xml:space="preserve">        </w:t>
                            </w:r>
                            <w:proofErr w:type="spellStart"/>
                            <w:r>
                              <w:t>endTimeCell.appendChild</w:t>
                            </w:r>
                            <w:proofErr w:type="spellEnd"/>
                            <w:r>
                              <w:t>(</w:t>
                            </w:r>
                            <w:proofErr w:type="spellStart"/>
                            <w:r>
                              <w:t>endTimeInput</w:t>
                            </w:r>
                            <w:proofErr w:type="spellEnd"/>
                            <w:r>
                              <w:t>);</w:t>
                            </w:r>
                          </w:p>
                          <w:p w14:paraId="29D9E3ED" w14:textId="77777777" w:rsidR="001D6546" w:rsidRDefault="001D6546" w:rsidP="003D21B3">
                            <w:pPr>
                              <w:ind w:firstLine="188"/>
                            </w:pPr>
                            <w:r>
                              <w:t xml:space="preserve">        </w:t>
                            </w:r>
                            <w:proofErr w:type="spellStart"/>
                            <w:r>
                              <w:t>row.appendChild</w:t>
                            </w:r>
                            <w:proofErr w:type="spellEnd"/>
                            <w:r>
                              <w:t>(</w:t>
                            </w:r>
                            <w:proofErr w:type="spellStart"/>
                            <w:r>
                              <w:t>endTimeCell</w:t>
                            </w:r>
                            <w:proofErr w:type="spellEnd"/>
                            <w:r>
                              <w:t>);</w:t>
                            </w:r>
                          </w:p>
                          <w:p w14:paraId="2709D550" w14:textId="77777777" w:rsidR="001D6546" w:rsidRDefault="001D6546" w:rsidP="003D21B3">
                            <w:pPr>
                              <w:ind w:firstLine="188"/>
                            </w:pPr>
                          </w:p>
                          <w:p w14:paraId="3F492C37" w14:textId="77777777" w:rsidR="001D6546" w:rsidRDefault="001D6546" w:rsidP="003D21B3">
                            <w:pPr>
                              <w:ind w:firstLine="188"/>
                            </w:pPr>
                            <w:r>
                              <w:t xml:space="preserve">                </w:t>
                            </w:r>
                            <w:proofErr w:type="spellStart"/>
                            <w:r>
                              <w:t>const</w:t>
                            </w:r>
                            <w:proofErr w:type="spellEnd"/>
                            <w:r>
                              <w:t xml:space="preserve"> </w:t>
                            </w:r>
                            <w:proofErr w:type="spellStart"/>
                            <w:r>
                              <w:t>reasonCell</w:t>
                            </w:r>
                            <w:proofErr w:type="spellEnd"/>
                            <w:r>
                              <w:t xml:space="preserve"> = </w:t>
                            </w:r>
                            <w:proofErr w:type="spellStart"/>
                            <w:r>
                              <w:t>document.createElement</w:t>
                            </w:r>
                            <w:proofErr w:type="spellEnd"/>
                            <w:r>
                              <w:t>("td");</w:t>
                            </w:r>
                          </w:p>
                          <w:p w14:paraId="7531FEC3" w14:textId="77777777" w:rsidR="001D6546" w:rsidRDefault="001D6546" w:rsidP="003D21B3">
                            <w:pPr>
                              <w:ind w:firstLine="188"/>
                            </w:pPr>
                            <w:r>
                              <w:t xml:space="preserve">                </w:t>
                            </w:r>
                            <w:proofErr w:type="spellStart"/>
                            <w:r>
                              <w:t>reasonCell.classList.add</w:t>
                            </w:r>
                            <w:proofErr w:type="spellEnd"/>
                            <w:r>
                              <w:t>("reason-cell");</w:t>
                            </w:r>
                          </w:p>
                          <w:p w14:paraId="1A07754E" w14:textId="77777777" w:rsidR="001D6546" w:rsidRDefault="001D6546" w:rsidP="003D21B3">
                            <w:pPr>
                              <w:ind w:firstLine="188"/>
                            </w:pPr>
                            <w:r>
                              <w:t xml:space="preserve">                </w:t>
                            </w:r>
                            <w:proofErr w:type="spellStart"/>
                            <w:r>
                              <w:t>const</w:t>
                            </w:r>
                            <w:proofErr w:type="spellEnd"/>
                            <w:r>
                              <w:t xml:space="preserve"> </w:t>
                            </w:r>
                            <w:proofErr w:type="spellStart"/>
                            <w:r>
                              <w:t>reasonInput</w:t>
                            </w:r>
                            <w:proofErr w:type="spellEnd"/>
                            <w:r>
                              <w:t xml:space="preserve"> = </w:t>
                            </w:r>
                            <w:proofErr w:type="spellStart"/>
                            <w:r>
                              <w:t>document.createElement</w:t>
                            </w:r>
                            <w:proofErr w:type="spellEnd"/>
                            <w:r>
                              <w:t>("div");</w:t>
                            </w:r>
                          </w:p>
                          <w:p w14:paraId="2B2BEB8F" w14:textId="77777777" w:rsidR="001D6546" w:rsidRDefault="001D6546" w:rsidP="003D21B3">
                            <w:pPr>
                              <w:ind w:firstLine="188"/>
                            </w:pPr>
                            <w:r>
                              <w:t xml:space="preserve">                </w:t>
                            </w:r>
                            <w:proofErr w:type="spellStart"/>
                            <w:r>
                              <w:t>reasonInput.classList.add</w:t>
                            </w:r>
                            <w:proofErr w:type="spellEnd"/>
                            <w:r>
                              <w:t>("reason-input");</w:t>
                            </w:r>
                          </w:p>
                          <w:p w14:paraId="4EF88598" w14:textId="77777777" w:rsidR="001D6546" w:rsidRDefault="001D6546" w:rsidP="003D21B3">
                            <w:pPr>
                              <w:ind w:firstLine="188"/>
                            </w:pPr>
                            <w:r>
                              <w:t xml:space="preserve">                </w:t>
                            </w:r>
                            <w:proofErr w:type="spellStart"/>
                            <w:r>
                              <w:t>const</w:t>
                            </w:r>
                            <w:proofErr w:type="spellEnd"/>
                            <w:r>
                              <w:t xml:space="preserve"> </w:t>
                            </w:r>
                            <w:proofErr w:type="spellStart"/>
                            <w:r>
                              <w:t>sampleReasonData</w:t>
                            </w:r>
                            <w:proofErr w:type="spellEnd"/>
                            <w:r>
                              <w:t xml:space="preserve"> = </w:t>
                            </w:r>
                            <w:proofErr w:type="spellStart"/>
                            <w:r>
                              <w:t>fetchReasonDataFromDatabase</w:t>
                            </w:r>
                            <w:proofErr w:type="spellEnd"/>
                            <w:r>
                              <w:t>(database[k].id);</w:t>
                            </w:r>
                          </w:p>
                          <w:p w14:paraId="2F29FE59" w14:textId="77777777" w:rsidR="001D6546" w:rsidRDefault="001D6546" w:rsidP="003D21B3">
                            <w:pPr>
                              <w:ind w:firstLine="188"/>
                            </w:pPr>
                            <w:r>
                              <w:t xml:space="preserve">                </w:t>
                            </w:r>
                            <w:proofErr w:type="spellStart"/>
                            <w:r>
                              <w:t>reasonInput.textContent</w:t>
                            </w:r>
                            <w:proofErr w:type="spellEnd"/>
                            <w:r>
                              <w:t xml:space="preserve"> = </w:t>
                            </w:r>
                            <w:proofErr w:type="spellStart"/>
                            <w:r>
                              <w:t>sampleReasonData</w:t>
                            </w:r>
                            <w:proofErr w:type="spellEnd"/>
                            <w:r>
                              <w:t>;</w:t>
                            </w:r>
                          </w:p>
                          <w:p w14:paraId="790F65E9" w14:textId="77777777" w:rsidR="001D6546" w:rsidRDefault="001D6546" w:rsidP="003D21B3">
                            <w:pPr>
                              <w:ind w:firstLine="188"/>
                            </w:pPr>
                            <w:r>
                              <w:t xml:space="preserve">                </w:t>
                            </w:r>
                            <w:proofErr w:type="spellStart"/>
                            <w:r>
                              <w:t>reasonCell.appendChild</w:t>
                            </w:r>
                            <w:proofErr w:type="spellEnd"/>
                            <w:r>
                              <w:t>(</w:t>
                            </w:r>
                            <w:proofErr w:type="spellStart"/>
                            <w:r>
                              <w:t>reasonInput</w:t>
                            </w:r>
                            <w:proofErr w:type="spellEnd"/>
                            <w:r>
                              <w:t>);</w:t>
                            </w:r>
                          </w:p>
                          <w:p w14:paraId="5EC583B8" w14:textId="77777777" w:rsidR="001D6546" w:rsidRDefault="001D6546" w:rsidP="003D21B3">
                            <w:pPr>
                              <w:ind w:firstLine="188"/>
                            </w:pPr>
                            <w:r>
                              <w:t xml:space="preserve">                </w:t>
                            </w:r>
                            <w:proofErr w:type="spellStart"/>
                            <w:r>
                              <w:t>row.appendChild</w:t>
                            </w:r>
                            <w:proofErr w:type="spellEnd"/>
                            <w:r>
                              <w:t>(</w:t>
                            </w:r>
                            <w:proofErr w:type="spellStart"/>
                            <w:r>
                              <w:t>reasonCell</w:t>
                            </w:r>
                            <w:proofErr w:type="spellEnd"/>
                            <w:r>
                              <w:t>);</w:t>
                            </w:r>
                          </w:p>
                          <w:p w14:paraId="5A5B0F38" w14:textId="77777777" w:rsidR="001D6546" w:rsidRDefault="001D6546" w:rsidP="003D21B3">
                            <w:pPr>
                              <w:ind w:firstLine="188"/>
                            </w:pPr>
                          </w:p>
                          <w:p w14:paraId="7263CE54" w14:textId="77777777" w:rsidR="001D6546" w:rsidRDefault="001D6546" w:rsidP="003D21B3">
                            <w:pPr>
                              <w:ind w:firstLine="188"/>
                            </w:pPr>
                            <w:r>
                              <w:t xml:space="preserve">                </w:t>
                            </w:r>
                            <w:proofErr w:type="spellStart"/>
                            <w:r>
                              <w:t>const</w:t>
                            </w:r>
                            <w:proofErr w:type="spellEnd"/>
                            <w:r>
                              <w:t xml:space="preserve"> </w:t>
                            </w:r>
                            <w:proofErr w:type="spellStart"/>
                            <w:r>
                              <w:t>memoCell</w:t>
                            </w:r>
                            <w:proofErr w:type="spellEnd"/>
                            <w:r>
                              <w:t xml:space="preserve"> = </w:t>
                            </w:r>
                            <w:proofErr w:type="spellStart"/>
                            <w:r>
                              <w:t>document.createElement</w:t>
                            </w:r>
                            <w:proofErr w:type="spellEnd"/>
                            <w:r>
                              <w:t>("td");</w:t>
                            </w:r>
                          </w:p>
                          <w:p w14:paraId="79EF576F" w14:textId="77777777" w:rsidR="001D6546" w:rsidRDefault="001D6546" w:rsidP="003D21B3">
                            <w:pPr>
                              <w:ind w:firstLine="188"/>
                            </w:pPr>
                            <w:r>
                              <w:t xml:space="preserve">                </w:t>
                            </w:r>
                            <w:proofErr w:type="spellStart"/>
                            <w:r>
                              <w:t>memoCell.classList.add</w:t>
                            </w:r>
                            <w:proofErr w:type="spellEnd"/>
                            <w:r>
                              <w:t>("memo-cell");</w:t>
                            </w:r>
                          </w:p>
                          <w:p w14:paraId="6DFA4551" w14:textId="77777777" w:rsidR="001D6546" w:rsidRDefault="001D6546" w:rsidP="003D21B3">
                            <w:pPr>
                              <w:ind w:firstLine="188"/>
                            </w:pPr>
                            <w:r>
                              <w:t xml:space="preserve">                </w:t>
                            </w:r>
                            <w:proofErr w:type="spellStart"/>
                            <w:r>
                              <w:t>const</w:t>
                            </w:r>
                            <w:proofErr w:type="spellEnd"/>
                            <w:r>
                              <w:t xml:space="preserve"> </w:t>
                            </w:r>
                            <w:proofErr w:type="spellStart"/>
                            <w:r>
                              <w:t>memoInput</w:t>
                            </w:r>
                            <w:proofErr w:type="spellEnd"/>
                            <w:r>
                              <w:t xml:space="preserve"> = </w:t>
                            </w:r>
                            <w:proofErr w:type="spellStart"/>
                            <w:r>
                              <w:t>document.createElement</w:t>
                            </w:r>
                            <w:proofErr w:type="spellEnd"/>
                            <w:r>
                              <w:t>("</w:t>
                            </w:r>
                            <w:proofErr w:type="spellStart"/>
                            <w:r>
                              <w:t>textarea</w:t>
                            </w:r>
                            <w:proofErr w:type="spellEnd"/>
                            <w:r>
                              <w:t>");</w:t>
                            </w:r>
                          </w:p>
                          <w:p w14:paraId="35422857" w14:textId="77777777" w:rsidR="001D6546" w:rsidRDefault="001D6546" w:rsidP="003D21B3">
                            <w:pPr>
                              <w:ind w:firstLine="188"/>
                            </w:pPr>
                            <w:r>
                              <w:t xml:space="preserve">                </w:t>
                            </w:r>
                            <w:proofErr w:type="spellStart"/>
                            <w:r>
                              <w:t>memoInput.classList.add</w:t>
                            </w:r>
                            <w:proofErr w:type="spellEnd"/>
                            <w:r>
                              <w:t>("memo-input");</w:t>
                            </w:r>
                          </w:p>
                          <w:p w14:paraId="46126B72" w14:textId="77777777" w:rsidR="001D6546" w:rsidRDefault="001D6546" w:rsidP="003D21B3">
                            <w:pPr>
                              <w:ind w:firstLine="188"/>
                            </w:pPr>
                            <w:r>
                              <w:t xml:space="preserve">                </w:t>
                            </w:r>
                            <w:proofErr w:type="spellStart"/>
                            <w:r>
                              <w:t>memoCell.appendChild</w:t>
                            </w:r>
                            <w:proofErr w:type="spellEnd"/>
                            <w:r>
                              <w:t>(</w:t>
                            </w:r>
                            <w:proofErr w:type="spellStart"/>
                            <w:r>
                              <w:t>memoInput</w:t>
                            </w:r>
                            <w:proofErr w:type="spellEnd"/>
                            <w:r>
                              <w:t>);</w:t>
                            </w:r>
                          </w:p>
                          <w:p w14:paraId="4BB0C616" w14:textId="77777777" w:rsidR="001D6546" w:rsidRDefault="001D6546" w:rsidP="003D21B3">
                            <w:pPr>
                              <w:ind w:firstLine="188"/>
                            </w:pPr>
                            <w:r>
                              <w:t xml:space="preserve">                </w:t>
                            </w:r>
                            <w:proofErr w:type="spellStart"/>
                            <w:r>
                              <w:t>row.appendChild</w:t>
                            </w:r>
                            <w:proofErr w:type="spellEnd"/>
                            <w:r>
                              <w:t>(</w:t>
                            </w:r>
                            <w:proofErr w:type="spellStart"/>
                            <w:r>
                              <w:t>memoCell</w:t>
                            </w:r>
                            <w:proofErr w:type="spellEnd"/>
                            <w:r>
                              <w:t>);</w:t>
                            </w:r>
                          </w:p>
                          <w:p w14:paraId="57AC1361" w14:textId="77777777" w:rsidR="001D6546" w:rsidRDefault="001D6546" w:rsidP="003D21B3">
                            <w:pPr>
                              <w:ind w:firstLine="188"/>
                            </w:pPr>
                          </w:p>
                          <w:p w14:paraId="7F7064D3" w14:textId="77777777" w:rsidR="001D6546" w:rsidRDefault="001D6546" w:rsidP="003D21B3">
                            <w:pPr>
                              <w:ind w:firstLine="188"/>
                            </w:pPr>
                            <w:r>
                              <w:t xml:space="preserve">                </w:t>
                            </w:r>
                            <w:proofErr w:type="spellStart"/>
                            <w:r>
                              <w:t>table.appendChild</w:t>
                            </w:r>
                            <w:proofErr w:type="spellEnd"/>
                            <w:r>
                              <w:t>(row);</w:t>
                            </w:r>
                          </w:p>
                          <w:p w14:paraId="15D8E4C5" w14:textId="77777777" w:rsidR="001D6546" w:rsidRDefault="001D6546" w:rsidP="003D21B3">
                            <w:pPr>
                              <w:ind w:firstLine="188"/>
                            </w:pPr>
                            <w:r>
                              <w:t xml:space="preserve">            }</w:t>
                            </w:r>
                          </w:p>
                          <w:p w14:paraId="3CCD259F"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D8FB" id="テキスト ボックス 54" o:spid="_x0000_s1083" type="#_x0000_t202" style="position:absolute;left:0;text-align:left;margin-left:0;margin-top:-.05pt;width:423.15pt;height:654.8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" fillcolor="white [3201]" strokeweight=".5pt">
                <v:textbox>
                  <w:txbxContent>
                    <w:p w14:paraId="4B47C8B2" w14:textId="77777777" w:rsidR="001D6546" w:rsidRPr="00117136" w:rsidRDefault="001D6546" w:rsidP="003D21B3">
                      <w:pPr>
                        <w:ind w:firstLine="188"/>
                        <w:rPr>
                          <w:rFonts w:ascii="Consolas" w:hAnsi="Consolas"/>
                        </w:rPr>
                      </w:pPr>
                      <w:r>
                        <w:t xml:space="preserve">                   </w:t>
                      </w:r>
                      <w:r w:rsidRPr="00117136">
                        <w:rPr>
                          <w:rFonts w:ascii="Consolas" w:hAnsi="Consolas"/>
                        </w:rPr>
                        <w:t xml:space="preserve"> lowerButton.classList.add("attendance-button");</w:t>
                      </w:r>
                    </w:p>
                    <w:p w14:paraId="1BEB24EA" w14:textId="5CDCE68F" w:rsidR="001D6546" w:rsidRPr="00117136" w:rsidRDefault="001D6546" w:rsidP="003D21B3">
                      <w:pPr>
                        <w:ind w:firstLine="188"/>
                        <w:rPr>
                          <w:rFonts w:ascii="Consolas" w:hAnsi="Consolas"/>
                        </w:rPr>
                      </w:pPr>
                      <w:r w:rsidRPr="00117136">
                        <w:rPr>
                          <w:rFonts w:ascii="Consolas" w:hAnsi="Consolas"/>
                        </w:rPr>
                        <w:t xml:space="preserve">                    lowerButton.addEventListener("click"</w:t>
                      </w:r>
                      <w:r>
                        <w:rPr>
                          <w:rFonts w:ascii="Consolas" w:hAnsi="Consolas"/>
                        </w:rPr>
                        <w:t>，</w:t>
                      </w:r>
                      <w:r w:rsidRPr="00117136">
                        <w:rPr>
                          <w:rFonts w:ascii="Consolas" w:hAnsi="Consolas"/>
                        </w:rPr>
                        <w:t xml:space="preserve"> function () {</w:t>
                      </w:r>
                    </w:p>
                    <w:p w14:paraId="26F3ED17" w14:textId="77777777" w:rsidR="001D6546" w:rsidRPr="00117136" w:rsidRDefault="001D6546" w:rsidP="003D21B3">
                      <w:pPr>
                        <w:ind w:firstLine="188"/>
                        <w:rPr>
                          <w:rFonts w:ascii="Consolas" w:hAnsi="Consolas"/>
                        </w:rPr>
                      </w:pPr>
                      <w:r w:rsidRPr="00117136">
                        <w:rPr>
                          <w:rFonts w:ascii="Consolas" w:hAnsi="Consolas"/>
                        </w:rPr>
                        <w:t xml:space="preserve">                        toggleAttendance(this);</w:t>
                      </w:r>
                    </w:p>
                    <w:p w14:paraId="76DB5B27" w14:textId="77777777" w:rsidR="001D6546" w:rsidRPr="00117136" w:rsidRDefault="001D6546" w:rsidP="003D21B3">
                      <w:pPr>
                        <w:ind w:firstLine="188"/>
                        <w:rPr>
                          <w:rFonts w:ascii="Consolas" w:hAnsi="Consolas"/>
                        </w:rPr>
                      </w:pPr>
                      <w:r w:rsidRPr="00117136">
                        <w:rPr>
                          <w:rFonts w:ascii="Consolas" w:hAnsi="Consolas"/>
                        </w:rPr>
                        <w:t xml:space="preserve">                    });</w:t>
                      </w:r>
                    </w:p>
                    <w:p w14:paraId="5844D22A" w14:textId="77777777" w:rsidR="001D6546" w:rsidRPr="00117136" w:rsidRDefault="001D6546" w:rsidP="003D21B3">
                      <w:pPr>
                        <w:ind w:firstLine="188"/>
                        <w:rPr>
                          <w:rFonts w:ascii="Consolas" w:hAnsi="Consolas"/>
                        </w:rPr>
                      </w:pPr>
                      <w:r w:rsidRPr="00117136">
                        <w:rPr>
                          <w:rFonts w:ascii="Consolas" w:hAnsi="Consolas"/>
                        </w:rPr>
                        <w:t xml:space="preserve">                    lowerButton.textContent = "</w:t>
                      </w:r>
                      <w:r w:rsidRPr="00117136">
                        <w:rPr>
                          <w:rFonts w:ascii="Consolas" w:hAnsi="Consolas"/>
                        </w:rPr>
                        <w:t>出席</w:t>
                      </w:r>
                      <w:r w:rsidRPr="00117136">
                        <w:rPr>
                          <w:rFonts w:ascii="Consolas" w:hAnsi="Consolas"/>
                        </w:rPr>
                        <w:t>";</w:t>
                      </w:r>
                    </w:p>
                    <w:p w14:paraId="633F7DC8" w14:textId="77777777" w:rsidR="001D6546" w:rsidRPr="00117136" w:rsidRDefault="001D6546" w:rsidP="003D21B3">
                      <w:pPr>
                        <w:ind w:firstLine="188"/>
                        <w:rPr>
                          <w:rFonts w:ascii="Consolas" w:hAnsi="Consolas"/>
                        </w:rPr>
                      </w:pPr>
                    </w:p>
                    <w:p w14:paraId="15C94A69" w14:textId="77777777" w:rsidR="001D6546" w:rsidRPr="00117136" w:rsidRDefault="001D6546" w:rsidP="003D21B3">
                      <w:pPr>
                        <w:ind w:firstLine="188"/>
                        <w:rPr>
                          <w:rFonts w:ascii="Consolas" w:hAnsi="Consolas"/>
                        </w:rPr>
                      </w:pPr>
                      <w:r w:rsidRPr="00117136">
                        <w:rPr>
                          <w:rFonts w:ascii="Consolas" w:hAnsi="Consolas"/>
                        </w:rPr>
                        <w:t xml:space="preserve">                    cellContainer.appendChild(upperButton);</w:t>
                      </w:r>
                    </w:p>
                    <w:p w14:paraId="66384F12" w14:textId="77777777" w:rsidR="001D6546" w:rsidRPr="00117136" w:rsidRDefault="001D6546" w:rsidP="003D21B3">
                      <w:pPr>
                        <w:ind w:firstLine="188"/>
                        <w:rPr>
                          <w:rFonts w:ascii="Consolas" w:hAnsi="Consolas"/>
                        </w:rPr>
                      </w:pPr>
                      <w:r w:rsidRPr="00117136">
                        <w:rPr>
                          <w:rFonts w:ascii="Consolas" w:hAnsi="Consolas"/>
                        </w:rPr>
                        <w:t xml:space="preserve">                    cellContainer.appendChild(lowerButton);</w:t>
                      </w:r>
                    </w:p>
                    <w:p w14:paraId="193E56D5" w14:textId="77777777" w:rsidR="001D6546" w:rsidRPr="00117136" w:rsidRDefault="001D6546" w:rsidP="003D21B3">
                      <w:pPr>
                        <w:ind w:firstLine="188"/>
                        <w:rPr>
                          <w:rFonts w:ascii="Consolas" w:hAnsi="Consolas"/>
                        </w:rPr>
                      </w:pPr>
                      <w:r w:rsidRPr="00117136">
                        <w:rPr>
                          <w:rFonts w:ascii="Consolas" w:hAnsi="Consolas"/>
                        </w:rPr>
                        <w:t xml:space="preserve">                    row.appendChild(cellContainer);</w:t>
                      </w:r>
                    </w:p>
                    <w:p w14:paraId="0795F56F" w14:textId="77777777" w:rsidR="001D6546" w:rsidRPr="00117136" w:rsidRDefault="001D6546" w:rsidP="003D21B3">
                      <w:pPr>
                        <w:ind w:firstLine="188"/>
                        <w:rPr>
                          <w:rFonts w:ascii="Consolas" w:hAnsi="Consolas"/>
                        </w:rPr>
                      </w:pPr>
                      <w:r w:rsidRPr="00117136">
                        <w:rPr>
                          <w:rFonts w:ascii="Consolas" w:hAnsi="Consolas"/>
                        </w:rPr>
                        <w:t xml:space="preserve">                }</w:t>
                      </w:r>
                    </w:p>
                    <w:p w14:paraId="1EF564D0" w14:textId="77777777" w:rsidR="001D6546" w:rsidRPr="00117136" w:rsidRDefault="001D6546" w:rsidP="003D21B3">
                      <w:pPr>
                        <w:ind w:firstLine="188"/>
                        <w:rPr>
                          <w:rFonts w:ascii="Consolas" w:hAnsi="Consolas"/>
                        </w:rPr>
                      </w:pPr>
                    </w:p>
                    <w:p w14:paraId="47294FF6" w14:textId="77777777" w:rsidR="001D6546" w:rsidRPr="00117136" w:rsidRDefault="001D6546" w:rsidP="003D21B3">
                      <w:pPr>
                        <w:ind w:firstLine="188"/>
                        <w:rPr>
                          <w:rFonts w:ascii="Consolas" w:hAnsi="Consolas"/>
                        </w:rPr>
                      </w:pPr>
                      <w:r w:rsidRPr="00117136">
                        <w:rPr>
                          <w:rFonts w:ascii="Consolas" w:hAnsi="Consolas"/>
                        </w:rPr>
                        <w:t xml:space="preserve">                // </w:t>
                      </w:r>
                      <w:r w:rsidRPr="00117136">
                        <w:rPr>
                          <w:rFonts w:ascii="Consolas" w:hAnsi="Consolas"/>
                        </w:rPr>
                        <w:t>欠席開始時間</w:t>
                      </w:r>
                    </w:p>
                    <w:p w14:paraId="16ED6663" w14:textId="77777777" w:rsidR="001D6546" w:rsidRPr="00117136" w:rsidRDefault="001D6546" w:rsidP="003D21B3">
                      <w:pPr>
                        <w:ind w:firstLine="188"/>
                        <w:rPr>
                          <w:rFonts w:ascii="Consolas" w:hAnsi="Consolas"/>
                        </w:rPr>
                      </w:pPr>
                      <w:r w:rsidRPr="00117136">
                        <w:rPr>
                          <w:rFonts w:ascii="Consolas" w:hAnsi="Consolas"/>
                        </w:rPr>
                        <w:t xml:space="preserve">        const startTimeCell = document.createElement("td");</w:t>
                      </w:r>
                    </w:p>
                    <w:p w14:paraId="2C7DAB86" w14:textId="77777777" w:rsidR="001D6546" w:rsidRPr="00117136" w:rsidRDefault="001D6546" w:rsidP="003D21B3">
                      <w:pPr>
                        <w:ind w:firstLine="188"/>
                        <w:rPr>
                          <w:rFonts w:ascii="Consolas" w:hAnsi="Consolas"/>
                        </w:rPr>
                      </w:pPr>
                      <w:r w:rsidRPr="00117136">
                        <w:rPr>
                          <w:rFonts w:ascii="Consolas" w:hAnsi="Consolas"/>
                        </w:rPr>
                        <w:t xml:space="preserve">        startTimeCell.classList.add("time-cell");</w:t>
                      </w:r>
                    </w:p>
                    <w:p w14:paraId="6C29F910" w14:textId="77777777" w:rsidR="001D6546" w:rsidRPr="00117136" w:rsidRDefault="001D6546" w:rsidP="003D21B3">
                      <w:pPr>
                        <w:ind w:firstLine="188"/>
                        <w:rPr>
                          <w:rFonts w:ascii="Consolas" w:hAnsi="Consolas"/>
                        </w:rPr>
                      </w:pPr>
                      <w:r w:rsidRPr="00117136">
                        <w:rPr>
                          <w:rFonts w:ascii="Consolas" w:hAnsi="Consolas"/>
                        </w:rPr>
                        <w:t xml:space="preserve">        const startTimeInput = document.createElement("input");</w:t>
                      </w:r>
                    </w:p>
                    <w:p w14:paraId="2144BC4C" w14:textId="77777777" w:rsidR="001D6546" w:rsidRPr="00117136" w:rsidRDefault="001D6546" w:rsidP="003D21B3">
                      <w:pPr>
                        <w:ind w:firstLine="188"/>
                        <w:rPr>
                          <w:rFonts w:ascii="Consolas" w:hAnsi="Consolas"/>
                        </w:rPr>
                      </w:pPr>
                      <w:r w:rsidRPr="00117136">
                        <w:rPr>
                          <w:rFonts w:ascii="Consolas" w:hAnsi="Consolas"/>
                        </w:rPr>
                        <w:t xml:space="preserve">        startTimeInput.classList.add("time-input");</w:t>
                      </w:r>
                    </w:p>
                    <w:p w14:paraId="64F86F39" w14:textId="77777777" w:rsidR="001D6546" w:rsidRPr="00117136" w:rsidRDefault="001D6546" w:rsidP="003D21B3">
                      <w:pPr>
                        <w:ind w:firstLine="188"/>
                        <w:rPr>
                          <w:rFonts w:ascii="Consolas" w:hAnsi="Consolas"/>
                        </w:rPr>
                      </w:pPr>
                      <w:r w:rsidRPr="00117136">
                        <w:rPr>
                          <w:rFonts w:ascii="Consolas" w:hAnsi="Consolas"/>
                        </w:rPr>
                        <w:t xml:space="preserve">        startTimeInput.type = "time";</w:t>
                      </w:r>
                    </w:p>
                    <w:p w14:paraId="29CFBFB7" w14:textId="77777777" w:rsidR="001D6546" w:rsidRPr="00117136" w:rsidRDefault="001D6546" w:rsidP="003D21B3">
                      <w:pPr>
                        <w:ind w:firstLine="188"/>
                        <w:rPr>
                          <w:rFonts w:ascii="Consolas" w:hAnsi="Consolas"/>
                        </w:rPr>
                      </w:pPr>
                      <w:r w:rsidRPr="00117136">
                        <w:rPr>
                          <w:rFonts w:ascii="Consolas" w:hAnsi="Consolas"/>
                        </w:rPr>
                        <w:t xml:space="preserve">        startTimeInput.step = "300";</w:t>
                      </w:r>
                    </w:p>
                    <w:p w14:paraId="21FA9970" w14:textId="77777777" w:rsidR="001D6546" w:rsidRPr="00117136" w:rsidRDefault="001D6546" w:rsidP="003D21B3">
                      <w:pPr>
                        <w:ind w:firstLine="188"/>
                        <w:rPr>
                          <w:rFonts w:ascii="Consolas" w:hAnsi="Consolas"/>
                        </w:rPr>
                      </w:pPr>
                      <w:r w:rsidRPr="00117136">
                        <w:rPr>
                          <w:rFonts w:ascii="Consolas" w:hAnsi="Consolas"/>
                        </w:rPr>
                        <w:t xml:space="preserve">        startTimeInput.value = database[k].absenceStartTime; // </w:t>
                      </w:r>
                      <w:r w:rsidRPr="00117136">
                        <w:rPr>
                          <w:rFonts w:ascii="Consolas" w:hAnsi="Consolas"/>
                        </w:rPr>
                        <w:t>デフォルト値をセット</w:t>
                      </w:r>
                    </w:p>
                    <w:p w14:paraId="25DD1BE1" w14:textId="77777777" w:rsidR="001D6546" w:rsidRPr="00117136" w:rsidRDefault="001D6546" w:rsidP="003D21B3">
                      <w:pPr>
                        <w:ind w:firstLine="188"/>
                        <w:rPr>
                          <w:rFonts w:ascii="Consolas" w:hAnsi="Consolas"/>
                        </w:rPr>
                      </w:pPr>
                      <w:r w:rsidRPr="00117136">
                        <w:rPr>
                          <w:rFonts w:ascii="Consolas" w:hAnsi="Consolas"/>
                        </w:rPr>
                        <w:t xml:space="preserve">        startTimeCell.appendChild(startTimeInput);</w:t>
                      </w:r>
                    </w:p>
                    <w:p w14:paraId="2E835770" w14:textId="77777777" w:rsidR="001D6546" w:rsidRPr="00117136" w:rsidRDefault="001D6546" w:rsidP="003D21B3">
                      <w:pPr>
                        <w:ind w:firstLine="188"/>
                        <w:rPr>
                          <w:rFonts w:ascii="Consolas" w:hAnsi="Consolas"/>
                        </w:rPr>
                      </w:pPr>
                      <w:r w:rsidRPr="00117136">
                        <w:rPr>
                          <w:rFonts w:ascii="Consolas" w:hAnsi="Consolas"/>
                        </w:rPr>
                        <w:t xml:space="preserve">        row.appendChild(startTimeCell);</w:t>
                      </w:r>
                    </w:p>
                    <w:p w14:paraId="7FBE2F36" w14:textId="77777777" w:rsidR="001D6546" w:rsidRPr="00117136" w:rsidRDefault="001D6546" w:rsidP="003D21B3">
                      <w:pPr>
                        <w:ind w:firstLine="188"/>
                        <w:rPr>
                          <w:rFonts w:ascii="Consolas" w:hAnsi="Consolas"/>
                        </w:rPr>
                      </w:pPr>
                    </w:p>
                    <w:p w14:paraId="3E262E6B" w14:textId="77777777" w:rsidR="001D6546" w:rsidRPr="00117136" w:rsidRDefault="001D6546" w:rsidP="003D21B3">
                      <w:pPr>
                        <w:ind w:firstLine="188"/>
                        <w:rPr>
                          <w:rFonts w:ascii="Consolas" w:hAnsi="Consolas"/>
                        </w:rPr>
                      </w:pPr>
                      <w:r w:rsidRPr="00117136">
                        <w:rPr>
                          <w:rFonts w:ascii="Consolas" w:hAnsi="Consolas"/>
                        </w:rPr>
                        <w:t xml:space="preserve">        // </w:t>
                      </w:r>
                      <w:r w:rsidRPr="00117136">
                        <w:rPr>
                          <w:rFonts w:ascii="Consolas" w:hAnsi="Consolas"/>
                        </w:rPr>
                        <w:t>欠席終了時間</w:t>
                      </w:r>
                    </w:p>
                    <w:p w14:paraId="59CF85D4" w14:textId="77777777" w:rsidR="001D6546" w:rsidRPr="00117136" w:rsidRDefault="001D6546" w:rsidP="003D21B3">
                      <w:pPr>
                        <w:ind w:firstLine="188"/>
                        <w:rPr>
                          <w:rFonts w:ascii="Consolas" w:hAnsi="Consolas"/>
                        </w:rPr>
                      </w:pPr>
                      <w:r w:rsidRPr="00117136">
                        <w:rPr>
                          <w:rFonts w:ascii="Consolas" w:hAnsi="Consolas"/>
                        </w:rPr>
                        <w:t xml:space="preserve">        const endTimeCell = document.createElement("td");</w:t>
                      </w:r>
                    </w:p>
                    <w:p w14:paraId="094DF062" w14:textId="77777777" w:rsidR="001D6546" w:rsidRDefault="001D6546" w:rsidP="003D21B3">
                      <w:pPr>
                        <w:ind w:firstLine="188"/>
                      </w:pPr>
                      <w:r>
                        <w:t xml:space="preserve">        endTimeCell.classList.add("time-cell");</w:t>
                      </w:r>
                    </w:p>
                    <w:p w14:paraId="0E0B9554" w14:textId="77777777" w:rsidR="001D6546" w:rsidRDefault="001D6546" w:rsidP="003D21B3">
                      <w:pPr>
                        <w:ind w:firstLine="188"/>
                      </w:pPr>
                      <w:r>
                        <w:t xml:space="preserve">        const endTimeInput = document.createElement("input");</w:t>
                      </w:r>
                    </w:p>
                    <w:p w14:paraId="6D6C740E" w14:textId="77777777" w:rsidR="001D6546" w:rsidRDefault="001D6546" w:rsidP="003D21B3">
                      <w:pPr>
                        <w:ind w:firstLine="188"/>
                      </w:pPr>
                      <w:r>
                        <w:t xml:space="preserve">        endTimeInput.classList.add("time-input");</w:t>
                      </w:r>
                    </w:p>
                    <w:p w14:paraId="74AD344B" w14:textId="77777777" w:rsidR="001D6546" w:rsidRDefault="001D6546" w:rsidP="003D21B3">
                      <w:pPr>
                        <w:ind w:firstLine="188"/>
                      </w:pPr>
                      <w:r>
                        <w:t xml:space="preserve">        endTimeInput.type = "time";</w:t>
                      </w:r>
                    </w:p>
                    <w:p w14:paraId="33BC2126" w14:textId="77777777" w:rsidR="001D6546" w:rsidRDefault="001D6546" w:rsidP="003D21B3">
                      <w:pPr>
                        <w:ind w:firstLine="188"/>
                      </w:pPr>
                      <w:r>
                        <w:t xml:space="preserve">        endTimeInput.step = "300";</w:t>
                      </w:r>
                    </w:p>
                    <w:p w14:paraId="53508B0A" w14:textId="77777777" w:rsidR="001D6546" w:rsidRDefault="001D6546" w:rsidP="003D21B3">
                      <w:pPr>
                        <w:ind w:firstLine="188"/>
                      </w:pPr>
                      <w:r>
                        <w:t xml:space="preserve">        endTimeInput.value = database[k].absenceEndTime; // デフォルト値をセット</w:t>
                      </w:r>
                    </w:p>
                    <w:p w14:paraId="53F2EF79" w14:textId="77777777" w:rsidR="001D6546" w:rsidRDefault="001D6546" w:rsidP="003D21B3">
                      <w:pPr>
                        <w:ind w:firstLine="188"/>
                      </w:pPr>
                      <w:r>
                        <w:t xml:space="preserve">        endTimeCell.appendChild(endTimeInput);</w:t>
                      </w:r>
                    </w:p>
                    <w:p w14:paraId="29D9E3ED" w14:textId="77777777" w:rsidR="001D6546" w:rsidRDefault="001D6546" w:rsidP="003D21B3">
                      <w:pPr>
                        <w:ind w:firstLine="188"/>
                      </w:pPr>
                      <w:r>
                        <w:t xml:space="preserve">        row.appendChild(endTimeCell);</w:t>
                      </w:r>
                    </w:p>
                    <w:p w14:paraId="2709D550" w14:textId="77777777" w:rsidR="001D6546" w:rsidRDefault="001D6546" w:rsidP="003D21B3">
                      <w:pPr>
                        <w:ind w:firstLine="188"/>
                      </w:pPr>
                    </w:p>
                    <w:p w14:paraId="3F492C37" w14:textId="77777777" w:rsidR="001D6546" w:rsidRDefault="001D6546" w:rsidP="003D21B3">
                      <w:pPr>
                        <w:ind w:firstLine="188"/>
                      </w:pPr>
                      <w:r>
                        <w:t xml:space="preserve">                const reasonCell = document.createElement("td");</w:t>
                      </w:r>
                    </w:p>
                    <w:p w14:paraId="7531FEC3" w14:textId="77777777" w:rsidR="001D6546" w:rsidRDefault="001D6546" w:rsidP="003D21B3">
                      <w:pPr>
                        <w:ind w:firstLine="188"/>
                      </w:pPr>
                      <w:r>
                        <w:t xml:space="preserve">                reasonCell.classList.add("reason-cell");</w:t>
                      </w:r>
                    </w:p>
                    <w:p w14:paraId="1A07754E" w14:textId="77777777" w:rsidR="001D6546" w:rsidRDefault="001D6546" w:rsidP="003D21B3">
                      <w:pPr>
                        <w:ind w:firstLine="188"/>
                      </w:pPr>
                      <w:r>
                        <w:t xml:space="preserve">                const reasonInput = document.createElement("div");</w:t>
                      </w:r>
                    </w:p>
                    <w:p w14:paraId="2B2BEB8F" w14:textId="77777777" w:rsidR="001D6546" w:rsidRDefault="001D6546" w:rsidP="003D21B3">
                      <w:pPr>
                        <w:ind w:firstLine="188"/>
                      </w:pPr>
                      <w:r>
                        <w:t xml:space="preserve">                reasonInput.classList.add("reason-input");</w:t>
                      </w:r>
                    </w:p>
                    <w:p w14:paraId="4EF88598" w14:textId="77777777" w:rsidR="001D6546" w:rsidRDefault="001D6546" w:rsidP="003D21B3">
                      <w:pPr>
                        <w:ind w:firstLine="188"/>
                      </w:pPr>
                      <w:r>
                        <w:t xml:space="preserve">                const sampleReasonData = fetchReasonDataFromDatabase(database[k].id);</w:t>
                      </w:r>
                    </w:p>
                    <w:p w14:paraId="2F29FE59" w14:textId="77777777" w:rsidR="001D6546" w:rsidRDefault="001D6546" w:rsidP="003D21B3">
                      <w:pPr>
                        <w:ind w:firstLine="188"/>
                      </w:pPr>
                      <w:r>
                        <w:t xml:space="preserve">                reasonInput.textContent = sampleReasonData;</w:t>
                      </w:r>
                    </w:p>
                    <w:p w14:paraId="790F65E9" w14:textId="77777777" w:rsidR="001D6546" w:rsidRDefault="001D6546" w:rsidP="003D21B3">
                      <w:pPr>
                        <w:ind w:firstLine="188"/>
                      </w:pPr>
                      <w:r>
                        <w:t xml:space="preserve">                reasonCell.appendChild(reasonInput);</w:t>
                      </w:r>
                    </w:p>
                    <w:p w14:paraId="5EC583B8" w14:textId="77777777" w:rsidR="001D6546" w:rsidRDefault="001D6546" w:rsidP="003D21B3">
                      <w:pPr>
                        <w:ind w:firstLine="188"/>
                      </w:pPr>
                      <w:r>
                        <w:t xml:space="preserve">                row.appendChild(reasonCell);</w:t>
                      </w:r>
                    </w:p>
                    <w:p w14:paraId="5A5B0F38" w14:textId="77777777" w:rsidR="001D6546" w:rsidRDefault="001D6546" w:rsidP="003D21B3">
                      <w:pPr>
                        <w:ind w:firstLine="188"/>
                      </w:pPr>
                    </w:p>
                    <w:p w14:paraId="7263CE54" w14:textId="77777777" w:rsidR="001D6546" w:rsidRDefault="001D6546" w:rsidP="003D21B3">
                      <w:pPr>
                        <w:ind w:firstLine="188"/>
                      </w:pPr>
                      <w:r>
                        <w:t xml:space="preserve">                const memoCell = document.createElement("td");</w:t>
                      </w:r>
                    </w:p>
                    <w:p w14:paraId="79EF576F" w14:textId="77777777" w:rsidR="001D6546" w:rsidRDefault="001D6546" w:rsidP="003D21B3">
                      <w:pPr>
                        <w:ind w:firstLine="188"/>
                      </w:pPr>
                      <w:r>
                        <w:t xml:space="preserve">                memoCell.classList.add("memo-cell");</w:t>
                      </w:r>
                    </w:p>
                    <w:p w14:paraId="6DFA4551" w14:textId="77777777" w:rsidR="001D6546" w:rsidRDefault="001D6546" w:rsidP="003D21B3">
                      <w:pPr>
                        <w:ind w:firstLine="188"/>
                      </w:pPr>
                      <w:r>
                        <w:t xml:space="preserve">                const memoInput = document.createElement("textarea");</w:t>
                      </w:r>
                    </w:p>
                    <w:p w14:paraId="35422857" w14:textId="77777777" w:rsidR="001D6546" w:rsidRDefault="001D6546" w:rsidP="003D21B3">
                      <w:pPr>
                        <w:ind w:firstLine="188"/>
                      </w:pPr>
                      <w:r>
                        <w:t xml:space="preserve">                memoInput.classList.add("memo-input");</w:t>
                      </w:r>
                    </w:p>
                    <w:p w14:paraId="46126B72" w14:textId="77777777" w:rsidR="001D6546" w:rsidRDefault="001D6546" w:rsidP="003D21B3">
                      <w:pPr>
                        <w:ind w:firstLine="188"/>
                      </w:pPr>
                      <w:r>
                        <w:t xml:space="preserve">                memoCell.appendChild(memoInput);</w:t>
                      </w:r>
                    </w:p>
                    <w:p w14:paraId="4BB0C616" w14:textId="77777777" w:rsidR="001D6546" w:rsidRDefault="001D6546" w:rsidP="003D21B3">
                      <w:pPr>
                        <w:ind w:firstLine="188"/>
                      </w:pPr>
                      <w:r>
                        <w:t xml:space="preserve">                row.appendChild(memoCell);</w:t>
                      </w:r>
                    </w:p>
                    <w:p w14:paraId="57AC1361" w14:textId="77777777" w:rsidR="001D6546" w:rsidRDefault="001D6546" w:rsidP="003D21B3">
                      <w:pPr>
                        <w:ind w:firstLine="188"/>
                      </w:pPr>
                    </w:p>
                    <w:p w14:paraId="7F7064D3" w14:textId="77777777" w:rsidR="001D6546" w:rsidRDefault="001D6546" w:rsidP="003D21B3">
                      <w:pPr>
                        <w:ind w:firstLine="188"/>
                      </w:pPr>
                      <w:r>
                        <w:t xml:space="preserve">                table.appendChild(row);</w:t>
                      </w:r>
                    </w:p>
                    <w:p w14:paraId="15D8E4C5" w14:textId="77777777" w:rsidR="001D6546" w:rsidRDefault="001D6546" w:rsidP="003D21B3">
                      <w:pPr>
                        <w:ind w:firstLine="188"/>
                      </w:pPr>
                      <w:r>
                        <w:t xml:space="preserve">            }</w:t>
                      </w:r>
                    </w:p>
                    <w:p w14:paraId="3CCD259F" w14:textId="77777777" w:rsidR="001D6546" w:rsidRDefault="001D6546" w:rsidP="003D21B3">
                      <w:pPr>
                        <w:ind w:firstLine="188"/>
                      </w:pPr>
                      <w:r>
                        <w:t xml:space="preserve">        }</w:t>
                      </w:r>
                    </w:p>
                  </w:txbxContent>
                </v:textbox>
                <w10:wrap anchorx="margin"/>
              </v:shape>
            </w:pict>
          </mc:Fallback>
        </mc:AlternateContent>
      </w:r>
    </w:p>
    <w:p w14:paraId="00963ED7" w14:textId="77777777" w:rsidR="003D21B3" w:rsidRDefault="003D21B3" w:rsidP="003D21B3">
      <w:pPr>
        <w:ind w:firstLine="188"/>
      </w:pPr>
    </w:p>
    <w:p w14:paraId="1EF55DBA" w14:textId="77777777" w:rsidR="003D21B3" w:rsidRDefault="003D21B3" w:rsidP="003D21B3">
      <w:pPr>
        <w:ind w:firstLine="188"/>
      </w:pPr>
    </w:p>
    <w:p w14:paraId="46197513" w14:textId="77777777" w:rsidR="003D21B3" w:rsidRDefault="003D21B3" w:rsidP="003D21B3">
      <w:pPr>
        <w:ind w:firstLine="188"/>
      </w:pPr>
    </w:p>
    <w:p w14:paraId="59AD2A56" w14:textId="77777777" w:rsidR="003D21B3" w:rsidRDefault="003D21B3" w:rsidP="003D21B3">
      <w:pPr>
        <w:ind w:firstLine="188"/>
      </w:pPr>
      <w:r>
        <w:rPr>
          <w:noProof/>
        </w:rPr>
        <mc:AlternateContent>
          <mc:Choice Requires="wps">
            <w:drawing>
              <wp:anchor distT="0" distB="0" distL="114300" distR="114300" simplePos="0" relativeHeight="251738112" behindDoc="0" locked="0" layoutInCell="1" allowOverlap="1" wp14:anchorId="21B62230" wp14:editId="634A5D42">
                <wp:simplePos x="0" y="0"/>
                <wp:positionH relativeFrom="column">
                  <wp:posOffset>4845649</wp:posOffset>
                </wp:positionH>
                <wp:positionV relativeFrom="paragraph">
                  <wp:posOffset>7129</wp:posOffset>
                </wp:positionV>
                <wp:extent cx="439600" cy="491706"/>
                <wp:effectExtent l="0" t="0" r="0" b="3810"/>
                <wp:wrapNone/>
                <wp:docPr id="55" name="テキスト ボックス 55"/>
                <wp:cNvGraphicFramePr/>
                <a:graphic xmlns:a="http://schemas.openxmlformats.org/drawingml/2006/main">
                  <a:graphicData uri="http://schemas.microsoft.com/office/word/2010/wordprocessingShape">
                    <wps:wsp>
                      <wps:cNvSpPr txBox="1"/>
                      <wps:spPr>
                        <a:xfrm>
                          <a:off x="0" y="0"/>
                          <a:ext cx="439600" cy="491706"/>
                        </a:xfrm>
                        <a:prstGeom prst="rect">
                          <a:avLst/>
                        </a:prstGeom>
                        <a:noFill/>
                        <a:ln>
                          <a:noFill/>
                        </a:ln>
                      </wps:spPr>
                      <wps:txbx>
                        <w:txbxContent>
                          <w:p w14:paraId="31E195A6"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⑧</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62230" id="テキスト ボックス 55" o:spid="_x0000_s1084" type="#_x0000_t202" style="position:absolute;left:0;text-align:left;margin-left:381.55pt;margin-top:.55pt;width:34.6pt;height:38.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" filled="f" stroked="f">
                <v:textbox inset="5.85pt,.7pt,5.85pt,.7pt">
                  <w:txbxContent>
                    <w:p w14:paraId="31E195A6"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⑧</w:t>
                      </w:r>
                    </w:p>
                  </w:txbxContent>
                </v:textbox>
              </v:shape>
            </w:pict>
          </mc:Fallback>
        </mc:AlternateContent>
      </w:r>
    </w:p>
    <w:p w14:paraId="633E11E3" w14:textId="77777777" w:rsidR="003D21B3" w:rsidRDefault="003D21B3" w:rsidP="003D21B3">
      <w:pPr>
        <w:ind w:firstLine="188"/>
      </w:pPr>
    </w:p>
    <w:p w14:paraId="5F4119D7" w14:textId="77777777" w:rsidR="003D21B3" w:rsidRDefault="003D21B3" w:rsidP="003D21B3">
      <w:pPr>
        <w:ind w:firstLine="188"/>
      </w:pPr>
    </w:p>
    <w:p w14:paraId="5F8927EB" w14:textId="77777777" w:rsidR="003D21B3" w:rsidRDefault="003D21B3" w:rsidP="003D21B3">
      <w:pPr>
        <w:ind w:firstLine="188"/>
      </w:pPr>
    </w:p>
    <w:p w14:paraId="2BCD41E8" w14:textId="77777777" w:rsidR="003D21B3" w:rsidRDefault="003D21B3" w:rsidP="003D21B3">
      <w:pPr>
        <w:ind w:firstLine="188"/>
      </w:pPr>
    </w:p>
    <w:p w14:paraId="7C662B75" w14:textId="77777777" w:rsidR="003D21B3" w:rsidRDefault="003D21B3" w:rsidP="003D21B3">
      <w:pPr>
        <w:ind w:firstLine="188"/>
      </w:pPr>
    </w:p>
    <w:p w14:paraId="769E20F6" w14:textId="77777777" w:rsidR="003D21B3" w:rsidRDefault="003D21B3" w:rsidP="003D21B3">
      <w:pPr>
        <w:ind w:firstLine="188"/>
      </w:pPr>
    </w:p>
    <w:p w14:paraId="2B636824" w14:textId="77777777" w:rsidR="003D21B3" w:rsidRDefault="003D21B3" w:rsidP="003D21B3">
      <w:pPr>
        <w:ind w:firstLine="188"/>
      </w:pPr>
    </w:p>
    <w:p w14:paraId="1F9F00C6" w14:textId="77777777" w:rsidR="003D21B3" w:rsidRDefault="003D21B3" w:rsidP="003D21B3">
      <w:pPr>
        <w:ind w:firstLine="188"/>
      </w:pPr>
      <w:r>
        <w:rPr>
          <w:noProof/>
        </w:rPr>
        <mc:AlternateContent>
          <mc:Choice Requires="wps">
            <w:drawing>
              <wp:anchor distT="0" distB="0" distL="114300" distR="114300" simplePos="0" relativeHeight="251732992" behindDoc="0" locked="0" layoutInCell="1" allowOverlap="1" wp14:anchorId="36E8944E" wp14:editId="138E3A52">
                <wp:simplePos x="0" y="0"/>
                <wp:positionH relativeFrom="column">
                  <wp:posOffset>4655748</wp:posOffset>
                </wp:positionH>
                <wp:positionV relativeFrom="paragraph">
                  <wp:posOffset>102499</wp:posOffset>
                </wp:positionV>
                <wp:extent cx="405442" cy="2967487"/>
                <wp:effectExtent l="0" t="0" r="13970" b="23495"/>
                <wp:wrapNone/>
                <wp:docPr id="56" name="右大かっこ 56"/>
                <wp:cNvGraphicFramePr/>
                <a:graphic xmlns:a="http://schemas.openxmlformats.org/drawingml/2006/main">
                  <a:graphicData uri="http://schemas.microsoft.com/office/word/2010/wordprocessingShape">
                    <wps:wsp>
                      <wps:cNvSpPr/>
                      <wps:spPr>
                        <a:xfrm>
                          <a:off x="0" y="0"/>
                          <a:ext cx="405442" cy="2967487"/>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FB41F3E" id="右大かっこ 56" o:spid="_x0000_s1026" type="#_x0000_t86" style="position:absolute;margin-left:366.6pt;margin-top:8.05pt;width:31.9pt;height:233.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" adj="246" strokecolor="#4472c4 [3204]" strokeweight=".5pt">
                <v:stroke joinstyle="miter"/>
              </v:shape>
            </w:pict>
          </mc:Fallback>
        </mc:AlternateContent>
      </w:r>
    </w:p>
    <w:p w14:paraId="31ED81A6" w14:textId="77777777" w:rsidR="003D21B3" w:rsidRDefault="003D21B3" w:rsidP="003D21B3">
      <w:pPr>
        <w:ind w:firstLine="188"/>
      </w:pPr>
    </w:p>
    <w:p w14:paraId="7F938F59" w14:textId="77777777" w:rsidR="003D21B3" w:rsidRDefault="003D21B3" w:rsidP="003D21B3">
      <w:pPr>
        <w:ind w:firstLine="188"/>
      </w:pPr>
    </w:p>
    <w:p w14:paraId="5AEF4590" w14:textId="77777777" w:rsidR="003D21B3" w:rsidRDefault="003D21B3" w:rsidP="003D21B3">
      <w:pPr>
        <w:ind w:firstLine="188"/>
      </w:pPr>
      <w:r>
        <w:rPr>
          <w:noProof/>
        </w:rPr>
        <mc:AlternateContent>
          <mc:Choice Requires="wps">
            <w:drawing>
              <wp:anchor distT="0" distB="0" distL="114300" distR="114300" simplePos="0" relativeHeight="251734016" behindDoc="0" locked="0" layoutInCell="1" allowOverlap="1" wp14:anchorId="5260284A" wp14:editId="4DF68A2E">
                <wp:simplePos x="0" y="0"/>
                <wp:positionH relativeFrom="column">
                  <wp:posOffset>4991076</wp:posOffset>
                </wp:positionH>
                <wp:positionV relativeFrom="paragraph">
                  <wp:posOffset>261249</wp:posOffset>
                </wp:positionV>
                <wp:extent cx="5374005" cy="8315325"/>
                <wp:effectExtent l="0" t="0" r="0" b="0"/>
                <wp:wrapNone/>
                <wp:docPr id="57" name="テキスト ボックス 57"/>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70EF52B5"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⑨</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5260284A" id="テキスト ボックス 57" o:spid="_x0000_s1085" type="#_x0000_t202" style="position:absolute;left:0;text-align:left;margin-left:393pt;margin-top:20.55pt;width:423.15pt;height:654.75pt;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" filled="f" stroked="f">
                <v:textbox style="mso-fit-shape-to-text:t" inset="5.85pt,.7pt,5.85pt,.7pt">
                  <w:txbxContent>
                    <w:p w14:paraId="70EF52B5"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⑨</w:t>
                      </w:r>
                    </w:p>
                  </w:txbxContent>
                </v:textbox>
              </v:shape>
            </w:pict>
          </mc:Fallback>
        </mc:AlternateContent>
      </w:r>
    </w:p>
    <w:p w14:paraId="284C8573" w14:textId="77777777" w:rsidR="003D21B3" w:rsidRDefault="003D21B3" w:rsidP="003D21B3">
      <w:pPr>
        <w:ind w:firstLine="188"/>
      </w:pPr>
    </w:p>
    <w:p w14:paraId="1AA841FB" w14:textId="77777777" w:rsidR="003D21B3" w:rsidRDefault="003D21B3" w:rsidP="003D21B3">
      <w:pPr>
        <w:ind w:firstLine="188"/>
      </w:pPr>
    </w:p>
    <w:p w14:paraId="43F7EC50" w14:textId="77777777" w:rsidR="003D21B3" w:rsidRDefault="003D21B3" w:rsidP="003D21B3">
      <w:pPr>
        <w:ind w:firstLine="188"/>
      </w:pPr>
    </w:p>
    <w:p w14:paraId="19318066" w14:textId="77777777" w:rsidR="003D21B3" w:rsidRDefault="003D21B3" w:rsidP="003D21B3">
      <w:pPr>
        <w:ind w:firstLine="188"/>
      </w:pPr>
    </w:p>
    <w:p w14:paraId="1B177989" w14:textId="77777777" w:rsidR="003D21B3" w:rsidRDefault="003D21B3" w:rsidP="003D21B3">
      <w:pPr>
        <w:ind w:firstLine="188"/>
      </w:pPr>
    </w:p>
    <w:p w14:paraId="6E9E4440" w14:textId="77777777" w:rsidR="003D21B3" w:rsidRDefault="003D21B3" w:rsidP="003D21B3">
      <w:pPr>
        <w:ind w:firstLine="188"/>
      </w:pPr>
      <w:r>
        <w:rPr>
          <w:noProof/>
        </w:rPr>
        <mc:AlternateContent>
          <mc:Choice Requires="wps">
            <w:drawing>
              <wp:anchor distT="0" distB="0" distL="114300" distR="114300" simplePos="0" relativeHeight="251741184" behindDoc="0" locked="0" layoutInCell="1" allowOverlap="1" wp14:anchorId="061FE4C0" wp14:editId="10974BA8">
                <wp:simplePos x="0" y="0"/>
                <wp:positionH relativeFrom="margin">
                  <wp:align>right</wp:align>
                </wp:positionH>
                <wp:positionV relativeFrom="paragraph">
                  <wp:posOffset>719610</wp:posOffset>
                </wp:positionV>
                <wp:extent cx="1828800" cy="1828800"/>
                <wp:effectExtent l="0" t="0" r="0" b="1270"/>
                <wp:wrapNone/>
                <wp:docPr id="58" name="テキスト ボックス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BF7121"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⑩</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61FE4C0" id="テキスト ボックス 58" o:spid="_x0000_s1086" type="#_x0000_t202" style="position:absolute;left:0;text-align:left;margin-left:92.8pt;margin-top:56.65pt;width:2in;height:2in;z-index:2517411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" filled="f" stroked="f">
                <v:textbox style="mso-fit-shape-to-text:t" inset="5.85pt,.7pt,5.85pt,.7pt">
                  <w:txbxContent>
                    <w:p w14:paraId="73BF7121"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⑩</w:t>
                      </w:r>
                    </w:p>
                  </w:txbxContent>
                </v:textbox>
                <w10:wrap anchorx="margin"/>
              </v:shape>
            </w:pict>
          </mc:Fallback>
        </mc:AlternateContent>
      </w:r>
      <w:r>
        <w:rPr>
          <w:noProof/>
        </w:rPr>
        <mc:AlternateContent>
          <mc:Choice Requires="wps">
            <w:drawing>
              <wp:anchor distT="0" distB="0" distL="114300" distR="114300" simplePos="0" relativeHeight="251740160" behindDoc="0" locked="0" layoutInCell="1" allowOverlap="1" wp14:anchorId="173E1E76" wp14:editId="452351B5">
                <wp:simplePos x="0" y="0"/>
                <wp:positionH relativeFrom="column">
                  <wp:posOffset>4689606</wp:posOffset>
                </wp:positionH>
                <wp:positionV relativeFrom="paragraph">
                  <wp:posOffset>819893</wp:posOffset>
                </wp:positionV>
                <wp:extent cx="379562" cy="241540"/>
                <wp:effectExtent l="0" t="0" r="20955" b="25400"/>
                <wp:wrapNone/>
                <wp:docPr id="61" name="右大かっこ 61"/>
                <wp:cNvGraphicFramePr/>
                <a:graphic xmlns:a="http://schemas.openxmlformats.org/drawingml/2006/main">
                  <a:graphicData uri="http://schemas.microsoft.com/office/word/2010/wordprocessingShape">
                    <wps:wsp>
                      <wps:cNvSpPr/>
                      <wps:spPr>
                        <a:xfrm>
                          <a:off x="0" y="0"/>
                          <a:ext cx="379562" cy="241540"/>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7AB33E6" id="右大かっこ 61" o:spid="_x0000_s1026" type="#_x0000_t86" style="position:absolute;margin-left:369.25pt;margin-top:64.55pt;width:29.9pt;height:1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" strokecolor="#4472c4 [3204]" strokeweight=".5pt">
                <v:stroke joinstyle="miter"/>
              </v:shape>
            </w:pict>
          </mc:Fallback>
        </mc:AlternateContent>
      </w:r>
    </w:p>
    <w:p w14:paraId="48AD3007" w14:textId="77777777" w:rsidR="003D21B3" w:rsidRDefault="003D21B3" w:rsidP="003D21B3">
      <w:pPr>
        <w:ind w:firstLine="188"/>
      </w:pPr>
    </w:p>
    <w:p w14:paraId="37186239" w14:textId="77777777" w:rsidR="003D21B3" w:rsidRDefault="003D21B3" w:rsidP="003D21B3">
      <w:pPr>
        <w:ind w:firstLine="188"/>
      </w:pPr>
    </w:p>
    <w:p w14:paraId="3D7CEAD7" w14:textId="77777777" w:rsidR="003D21B3" w:rsidRDefault="003D21B3" w:rsidP="003D21B3">
      <w:pPr>
        <w:ind w:firstLine="188"/>
      </w:pPr>
      <w:r>
        <w:rPr>
          <w:noProof/>
        </w:rPr>
        <w:lastRenderedPageBreak/>
        <mc:AlternateContent>
          <mc:Choice Requires="wps">
            <w:drawing>
              <wp:anchor distT="0" distB="0" distL="114300" distR="114300" simplePos="0" relativeHeight="251739136" behindDoc="0" locked="0" layoutInCell="1" allowOverlap="1" wp14:anchorId="77027979" wp14:editId="34FB064D">
                <wp:simplePos x="0" y="0"/>
                <wp:positionH relativeFrom="column">
                  <wp:posOffset>4725334</wp:posOffset>
                </wp:positionH>
                <wp:positionV relativeFrom="paragraph">
                  <wp:posOffset>119380</wp:posOffset>
                </wp:positionV>
                <wp:extent cx="284672" cy="2708695"/>
                <wp:effectExtent l="0" t="0" r="20320" b="15875"/>
                <wp:wrapNone/>
                <wp:docPr id="62" name="右大かっこ 62"/>
                <wp:cNvGraphicFramePr/>
                <a:graphic xmlns:a="http://schemas.openxmlformats.org/drawingml/2006/main">
                  <a:graphicData uri="http://schemas.microsoft.com/office/word/2010/wordprocessingShape">
                    <wps:wsp>
                      <wps:cNvSpPr/>
                      <wps:spPr>
                        <a:xfrm>
                          <a:off x="0" y="0"/>
                          <a:ext cx="284672" cy="2708695"/>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ABA3E9A" id="右大かっこ 62" o:spid="_x0000_s1026" type="#_x0000_t86" style="position:absolute;margin-left:372.05pt;margin-top:9.4pt;width:22.4pt;height:213.3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" adj="189" strokecolor="#4472c4 [3204]" strokeweight=".5pt">
                <v:stroke joinstyle="miter"/>
              </v:shape>
            </w:pict>
          </mc:Fallback>
        </mc:AlternateContent>
      </w:r>
      <w:r>
        <w:rPr>
          <w:noProof/>
        </w:rPr>
        <mc:AlternateContent>
          <mc:Choice Requires="wps">
            <w:drawing>
              <wp:anchor distT="0" distB="0" distL="114300" distR="114300" simplePos="0" relativeHeight="251712512" behindDoc="0" locked="0" layoutInCell="1" allowOverlap="1" wp14:anchorId="1D2D8ED1" wp14:editId="77CCAF67">
                <wp:simplePos x="0" y="0"/>
                <wp:positionH relativeFrom="margin">
                  <wp:posOffset>0</wp:posOffset>
                </wp:positionH>
                <wp:positionV relativeFrom="paragraph">
                  <wp:posOffset>-635</wp:posOffset>
                </wp:positionV>
                <wp:extent cx="5374256" cy="8315864"/>
                <wp:effectExtent l="0" t="0" r="17145" b="28575"/>
                <wp:wrapNone/>
                <wp:docPr id="63" name="テキスト ボックス 63"/>
                <wp:cNvGraphicFramePr/>
                <a:graphic xmlns:a="http://schemas.openxmlformats.org/drawingml/2006/main">
                  <a:graphicData uri="http://schemas.microsoft.com/office/word/2010/wordprocessingShape">
                    <wps:wsp>
                      <wps:cNvSpPr txBox="1"/>
                      <wps:spPr>
                        <a:xfrm>
                          <a:off x="0" y="0"/>
                          <a:ext cx="5374256" cy="8315864"/>
                        </a:xfrm>
                        <a:prstGeom prst="rect">
                          <a:avLst/>
                        </a:prstGeom>
                        <a:solidFill>
                          <a:schemeClr val="lt1"/>
                        </a:solidFill>
                        <a:ln w="6350">
                          <a:solidFill>
                            <a:prstClr val="black"/>
                          </a:solidFill>
                        </a:ln>
                      </wps:spPr>
                      <wps:txbx>
                        <w:txbxContent>
                          <w:p w14:paraId="1F6781F7" w14:textId="77777777" w:rsidR="001D6546" w:rsidRPr="00117136" w:rsidRDefault="001D6546" w:rsidP="003D21B3">
                            <w:pPr>
                              <w:ind w:firstLine="188"/>
                              <w:rPr>
                                <w:rFonts w:ascii="Consolas" w:hAnsi="Consolas"/>
                              </w:rPr>
                            </w:pPr>
                            <w:r>
                              <w:t xml:space="preserve">       </w:t>
                            </w:r>
                            <w:r w:rsidRPr="00117136">
                              <w:rPr>
                                <w:rFonts w:ascii="Consolas" w:hAnsi="Consolas"/>
                              </w:rPr>
                              <w:t xml:space="preserve"> </w:t>
                            </w:r>
                            <w:proofErr w:type="spellStart"/>
                            <w:r w:rsidRPr="00117136">
                              <w:rPr>
                                <w:rFonts w:ascii="Consolas" w:hAnsi="Consolas"/>
                              </w:rPr>
                              <w:t>endTimeCell.classList.add</w:t>
                            </w:r>
                            <w:proofErr w:type="spellEnd"/>
                            <w:r w:rsidRPr="00117136">
                              <w:rPr>
                                <w:rFonts w:ascii="Consolas" w:hAnsi="Consolas"/>
                              </w:rPr>
                              <w:t>("time-cell");</w:t>
                            </w:r>
                          </w:p>
                          <w:p w14:paraId="60F1972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endTimeInput</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("input");</w:t>
                            </w:r>
                          </w:p>
                          <w:p w14:paraId="2F3FA1E2"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endTimeInput.classList.add</w:t>
                            </w:r>
                            <w:proofErr w:type="spellEnd"/>
                            <w:r w:rsidRPr="00117136">
                              <w:rPr>
                                <w:rFonts w:ascii="Consolas" w:hAnsi="Consolas"/>
                              </w:rPr>
                              <w:t>("time-input");</w:t>
                            </w:r>
                          </w:p>
                          <w:p w14:paraId="37322D3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endTimeInput.type</w:t>
                            </w:r>
                            <w:proofErr w:type="spellEnd"/>
                            <w:r w:rsidRPr="00117136">
                              <w:rPr>
                                <w:rFonts w:ascii="Consolas" w:hAnsi="Consolas"/>
                              </w:rPr>
                              <w:t xml:space="preserve"> = "time";</w:t>
                            </w:r>
                          </w:p>
                          <w:p w14:paraId="1AFDC08C"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endTimeInput.step</w:t>
                            </w:r>
                            <w:proofErr w:type="spellEnd"/>
                            <w:r w:rsidRPr="00117136">
                              <w:rPr>
                                <w:rFonts w:ascii="Consolas" w:hAnsi="Consolas"/>
                              </w:rPr>
                              <w:t xml:space="preserve"> = "300";</w:t>
                            </w:r>
                          </w:p>
                          <w:p w14:paraId="13D0705C"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endTimeInput.value</w:t>
                            </w:r>
                            <w:proofErr w:type="spellEnd"/>
                            <w:r w:rsidRPr="00117136">
                              <w:rPr>
                                <w:rFonts w:ascii="Consolas" w:hAnsi="Consolas"/>
                              </w:rPr>
                              <w:t xml:space="preserve"> = database[k].</w:t>
                            </w:r>
                            <w:proofErr w:type="spellStart"/>
                            <w:r w:rsidRPr="00117136">
                              <w:rPr>
                                <w:rFonts w:ascii="Consolas" w:hAnsi="Consolas"/>
                              </w:rPr>
                              <w:t>absenceEndTime</w:t>
                            </w:r>
                            <w:proofErr w:type="spellEnd"/>
                            <w:r w:rsidRPr="00117136">
                              <w:rPr>
                                <w:rFonts w:ascii="Consolas" w:hAnsi="Consolas"/>
                              </w:rPr>
                              <w:t xml:space="preserve">; // </w:t>
                            </w:r>
                            <w:r w:rsidRPr="00117136">
                              <w:rPr>
                                <w:rFonts w:ascii="Consolas" w:hAnsi="Consolas"/>
                              </w:rPr>
                              <w:t>デフォルト値をセット</w:t>
                            </w:r>
                          </w:p>
                          <w:p w14:paraId="3E73476C"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endTimeCell.appendChild</w:t>
                            </w:r>
                            <w:proofErr w:type="spellEnd"/>
                            <w:r w:rsidRPr="00117136">
                              <w:rPr>
                                <w:rFonts w:ascii="Consolas" w:hAnsi="Consolas"/>
                              </w:rPr>
                              <w:t>(</w:t>
                            </w:r>
                            <w:proofErr w:type="spellStart"/>
                            <w:r w:rsidRPr="00117136">
                              <w:rPr>
                                <w:rFonts w:ascii="Consolas" w:hAnsi="Consolas"/>
                              </w:rPr>
                              <w:t>endTimeInput</w:t>
                            </w:r>
                            <w:proofErr w:type="spellEnd"/>
                            <w:r w:rsidRPr="00117136">
                              <w:rPr>
                                <w:rFonts w:ascii="Consolas" w:hAnsi="Consolas"/>
                              </w:rPr>
                              <w:t>);</w:t>
                            </w:r>
                          </w:p>
                          <w:p w14:paraId="6787D771"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endTimeCell</w:t>
                            </w:r>
                            <w:proofErr w:type="spellEnd"/>
                            <w:r w:rsidRPr="00117136">
                              <w:rPr>
                                <w:rFonts w:ascii="Consolas" w:hAnsi="Consolas"/>
                              </w:rPr>
                              <w:t>);</w:t>
                            </w:r>
                          </w:p>
                          <w:p w14:paraId="616108C1" w14:textId="77777777" w:rsidR="001D6546" w:rsidRPr="00117136" w:rsidRDefault="001D6546" w:rsidP="003D21B3">
                            <w:pPr>
                              <w:ind w:firstLine="188"/>
                              <w:rPr>
                                <w:rFonts w:ascii="Consolas" w:hAnsi="Consolas"/>
                              </w:rPr>
                            </w:pPr>
                          </w:p>
                          <w:p w14:paraId="6299B3DF"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reasonCell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3D96511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reasonCell.classList.add</w:t>
                            </w:r>
                            <w:proofErr w:type="spellEnd"/>
                            <w:r w:rsidRPr="00117136">
                              <w:rPr>
                                <w:rFonts w:ascii="Consolas" w:hAnsi="Consolas"/>
                              </w:rPr>
                              <w:t>("reason-cell");</w:t>
                            </w:r>
                          </w:p>
                          <w:p w14:paraId="4AB1F2D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reasonInput</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("div");</w:t>
                            </w:r>
                          </w:p>
                          <w:p w14:paraId="27BD0163"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reasonInput.classList.add</w:t>
                            </w:r>
                            <w:proofErr w:type="spellEnd"/>
                            <w:r w:rsidRPr="00117136">
                              <w:rPr>
                                <w:rFonts w:ascii="Consolas" w:hAnsi="Consolas"/>
                              </w:rPr>
                              <w:t>("reason-input");</w:t>
                            </w:r>
                          </w:p>
                          <w:p w14:paraId="18EAF50E"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sampleReasonData</w:t>
                            </w:r>
                            <w:proofErr w:type="spellEnd"/>
                            <w:r w:rsidRPr="00117136">
                              <w:rPr>
                                <w:rFonts w:ascii="Consolas" w:hAnsi="Consolas"/>
                              </w:rPr>
                              <w:t xml:space="preserve"> = </w:t>
                            </w:r>
                            <w:proofErr w:type="spellStart"/>
                            <w:r w:rsidRPr="00117136">
                              <w:rPr>
                                <w:rFonts w:ascii="Consolas" w:hAnsi="Consolas"/>
                              </w:rPr>
                              <w:t>fetchReasonDataFromDatabase</w:t>
                            </w:r>
                            <w:proofErr w:type="spellEnd"/>
                            <w:r w:rsidRPr="00117136">
                              <w:rPr>
                                <w:rFonts w:ascii="Consolas" w:hAnsi="Consolas"/>
                              </w:rPr>
                              <w:t>(database[k].id);</w:t>
                            </w:r>
                          </w:p>
                          <w:p w14:paraId="08C7D582"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reasonInput.textContent</w:t>
                            </w:r>
                            <w:proofErr w:type="spellEnd"/>
                            <w:r w:rsidRPr="00117136">
                              <w:rPr>
                                <w:rFonts w:ascii="Consolas" w:hAnsi="Consolas"/>
                              </w:rPr>
                              <w:t xml:space="preserve"> = </w:t>
                            </w:r>
                            <w:proofErr w:type="spellStart"/>
                            <w:r w:rsidRPr="00117136">
                              <w:rPr>
                                <w:rFonts w:ascii="Consolas" w:hAnsi="Consolas"/>
                              </w:rPr>
                              <w:t>sampleReasonData</w:t>
                            </w:r>
                            <w:proofErr w:type="spellEnd"/>
                            <w:r w:rsidRPr="00117136">
                              <w:rPr>
                                <w:rFonts w:ascii="Consolas" w:hAnsi="Consolas"/>
                              </w:rPr>
                              <w:t>;</w:t>
                            </w:r>
                          </w:p>
                          <w:p w14:paraId="75569146"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reasonCell.appendChild</w:t>
                            </w:r>
                            <w:proofErr w:type="spellEnd"/>
                            <w:r w:rsidRPr="00117136">
                              <w:rPr>
                                <w:rFonts w:ascii="Consolas" w:hAnsi="Consolas"/>
                              </w:rPr>
                              <w:t>(</w:t>
                            </w:r>
                            <w:proofErr w:type="spellStart"/>
                            <w:r w:rsidRPr="00117136">
                              <w:rPr>
                                <w:rFonts w:ascii="Consolas" w:hAnsi="Consolas"/>
                              </w:rPr>
                              <w:t>reasonInput</w:t>
                            </w:r>
                            <w:proofErr w:type="spellEnd"/>
                            <w:r w:rsidRPr="00117136">
                              <w:rPr>
                                <w:rFonts w:ascii="Consolas" w:hAnsi="Consolas"/>
                              </w:rPr>
                              <w:t>);</w:t>
                            </w:r>
                          </w:p>
                          <w:p w14:paraId="15101B59"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reasonCell</w:t>
                            </w:r>
                            <w:proofErr w:type="spellEnd"/>
                            <w:r w:rsidRPr="00117136">
                              <w:rPr>
                                <w:rFonts w:ascii="Consolas" w:hAnsi="Consolas"/>
                              </w:rPr>
                              <w:t>);</w:t>
                            </w:r>
                          </w:p>
                          <w:p w14:paraId="25F5F4FC" w14:textId="77777777" w:rsidR="001D6546" w:rsidRPr="00117136" w:rsidRDefault="001D6546" w:rsidP="003D21B3">
                            <w:pPr>
                              <w:ind w:firstLine="188"/>
                              <w:rPr>
                                <w:rFonts w:ascii="Consolas" w:hAnsi="Consolas"/>
                              </w:rPr>
                            </w:pPr>
                          </w:p>
                          <w:p w14:paraId="67C41E3E"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memoCell</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("td");</w:t>
                            </w:r>
                          </w:p>
                          <w:p w14:paraId="69C9214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memoCell.classList.add</w:t>
                            </w:r>
                            <w:proofErr w:type="spellEnd"/>
                            <w:r w:rsidRPr="00117136">
                              <w:rPr>
                                <w:rFonts w:ascii="Consolas" w:hAnsi="Consolas"/>
                              </w:rPr>
                              <w:t>("memo-cell");</w:t>
                            </w:r>
                          </w:p>
                          <w:p w14:paraId="640EFBE2"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memoInput</w:t>
                            </w:r>
                            <w:proofErr w:type="spellEnd"/>
                            <w:r w:rsidRPr="00117136">
                              <w:rPr>
                                <w:rFonts w:ascii="Consolas" w:hAnsi="Consolas"/>
                              </w:rPr>
                              <w:t xml:space="preserve"> = </w:t>
                            </w:r>
                            <w:proofErr w:type="spellStart"/>
                            <w:r w:rsidRPr="00117136">
                              <w:rPr>
                                <w:rFonts w:ascii="Consolas" w:hAnsi="Consolas"/>
                              </w:rPr>
                              <w:t>document.createElement</w:t>
                            </w:r>
                            <w:proofErr w:type="spellEnd"/>
                            <w:r w:rsidRPr="00117136">
                              <w:rPr>
                                <w:rFonts w:ascii="Consolas" w:hAnsi="Consolas"/>
                              </w:rPr>
                              <w:t>("</w:t>
                            </w:r>
                            <w:proofErr w:type="spellStart"/>
                            <w:r w:rsidRPr="00117136">
                              <w:rPr>
                                <w:rFonts w:ascii="Consolas" w:hAnsi="Consolas"/>
                              </w:rPr>
                              <w:t>textarea</w:t>
                            </w:r>
                            <w:proofErr w:type="spellEnd"/>
                            <w:r w:rsidRPr="00117136">
                              <w:rPr>
                                <w:rFonts w:ascii="Consolas" w:hAnsi="Consolas"/>
                              </w:rPr>
                              <w:t>");</w:t>
                            </w:r>
                          </w:p>
                          <w:p w14:paraId="2DE1EB7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memoInput.classList.add</w:t>
                            </w:r>
                            <w:proofErr w:type="spellEnd"/>
                            <w:r w:rsidRPr="00117136">
                              <w:rPr>
                                <w:rFonts w:ascii="Consolas" w:hAnsi="Consolas"/>
                              </w:rPr>
                              <w:t>("memo-input");</w:t>
                            </w:r>
                          </w:p>
                          <w:p w14:paraId="4F11F576"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memoCell.appendChild</w:t>
                            </w:r>
                            <w:proofErr w:type="spellEnd"/>
                            <w:r w:rsidRPr="00117136">
                              <w:rPr>
                                <w:rFonts w:ascii="Consolas" w:hAnsi="Consolas"/>
                              </w:rPr>
                              <w:t>(</w:t>
                            </w:r>
                            <w:proofErr w:type="spellStart"/>
                            <w:r w:rsidRPr="00117136">
                              <w:rPr>
                                <w:rFonts w:ascii="Consolas" w:hAnsi="Consolas"/>
                              </w:rPr>
                              <w:t>memoInput</w:t>
                            </w:r>
                            <w:proofErr w:type="spellEnd"/>
                            <w:r w:rsidRPr="00117136">
                              <w:rPr>
                                <w:rFonts w:ascii="Consolas" w:hAnsi="Consolas"/>
                              </w:rPr>
                              <w:t>);</w:t>
                            </w:r>
                          </w:p>
                          <w:p w14:paraId="7F029E88"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row.appendChild</w:t>
                            </w:r>
                            <w:proofErr w:type="spellEnd"/>
                            <w:r w:rsidRPr="00117136">
                              <w:rPr>
                                <w:rFonts w:ascii="Consolas" w:hAnsi="Consolas"/>
                              </w:rPr>
                              <w:t>(</w:t>
                            </w:r>
                            <w:proofErr w:type="spellStart"/>
                            <w:r w:rsidRPr="00117136">
                              <w:rPr>
                                <w:rFonts w:ascii="Consolas" w:hAnsi="Consolas"/>
                              </w:rPr>
                              <w:t>memoCell</w:t>
                            </w:r>
                            <w:proofErr w:type="spellEnd"/>
                            <w:r w:rsidRPr="00117136">
                              <w:rPr>
                                <w:rFonts w:ascii="Consolas" w:hAnsi="Consolas"/>
                              </w:rPr>
                              <w:t>);</w:t>
                            </w:r>
                          </w:p>
                          <w:p w14:paraId="2288D27A" w14:textId="77777777" w:rsidR="001D6546" w:rsidRDefault="001D6546" w:rsidP="003D21B3">
                            <w:pPr>
                              <w:ind w:firstLine="188"/>
                            </w:pPr>
                          </w:p>
                          <w:p w14:paraId="75FF4A97" w14:textId="77777777" w:rsidR="001D6546" w:rsidRDefault="001D6546" w:rsidP="003D21B3">
                            <w:pPr>
                              <w:ind w:firstLine="188"/>
                            </w:pPr>
                            <w:r>
                              <w:t xml:space="preserve">                </w:t>
                            </w:r>
                            <w:proofErr w:type="spellStart"/>
                            <w:r>
                              <w:t>table.appendChild</w:t>
                            </w:r>
                            <w:proofErr w:type="spellEnd"/>
                            <w:r>
                              <w:t>(row);</w:t>
                            </w:r>
                          </w:p>
                          <w:p w14:paraId="5DDD6C81" w14:textId="77777777" w:rsidR="001D6546" w:rsidRDefault="001D6546" w:rsidP="003D21B3">
                            <w:pPr>
                              <w:ind w:firstLine="188"/>
                            </w:pPr>
                            <w:r>
                              <w:t xml:space="preserve">            }</w:t>
                            </w:r>
                          </w:p>
                          <w:p w14:paraId="12986F33"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D8ED1" id="テキスト ボックス 63" o:spid="_x0000_s1087" type="#_x0000_t202" style="position:absolute;left:0;text-align:left;margin-left:0;margin-top:-.05pt;width:423.15pt;height:654.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" fillcolor="white [3201]" strokeweight=".5pt">
                <v:textbox>
                  <w:txbxContent>
                    <w:p w14:paraId="1F6781F7" w14:textId="77777777" w:rsidR="001D6546" w:rsidRPr="00117136" w:rsidRDefault="001D6546" w:rsidP="003D21B3">
                      <w:pPr>
                        <w:ind w:firstLine="188"/>
                        <w:rPr>
                          <w:rFonts w:ascii="Consolas" w:hAnsi="Consolas"/>
                        </w:rPr>
                      </w:pPr>
                      <w:r>
                        <w:t xml:space="preserve">       </w:t>
                      </w:r>
                      <w:r w:rsidRPr="00117136">
                        <w:rPr>
                          <w:rFonts w:ascii="Consolas" w:hAnsi="Consolas"/>
                        </w:rPr>
                        <w:t xml:space="preserve"> endTimeCell.classList.add("time-cell");</w:t>
                      </w:r>
                    </w:p>
                    <w:p w14:paraId="60F19720" w14:textId="77777777" w:rsidR="001D6546" w:rsidRPr="00117136" w:rsidRDefault="001D6546" w:rsidP="003D21B3">
                      <w:pPr>
                        <w:ind w:firstLine="188"/>
                        <w:rPr>
                          <w:rFonts w:ascii="Consolas" w:hAnsi="Consolas"/>
                        </w:rPr>
                      </w:pPr>
                      <w:r w:rsidRPr="00117136">
                        <w:rPr>
                          <w:rFonts w:ascii="Consolas" w:hAnsi="Consolas"/>
                        </w:rPr>
                        <w:t xml:space="preserve">        const endTimeInput = document.createElement("input");</w:t>
                      </w:r>
                    </w:p>
                    <w:p w14:paraId="2F3FA1E2" w14:textId="77777777" w:rsidR="001D6546" w:rsidRPr="00117136" w:rsidRDefault="001D6546" w:rsidP="003D21B3">
                      <w:pPr>
                        <w:ind w:firstLine="188"/>
                        <w:rPr>
                          <w:rFonts w:ascii="Consolas" w:hAnsi="Consolas"/>
                        </w:rPr>
                      </w:pPr>
                      <w:r w:rsidRPr="00117136">
                        <w:rPr>
                          <w:rFonts w:ascii="Consolas" w:hAnsi="Consolas"/>
                        </w:rPr>
                        <w:t xml:space="preserve">        endTimeInput.classList.add("time-input");</w:t>
                      </w:r>
                    </w:p>
                    <w:p w14:paraId="37322D39" w14:textId="77777777" w:rsidR="001D6546" w:rsidRPr="00117136" w:rsidRDefault="001D6546" w:rsidP="003D21B3">
                      <w:pPr>
                        <w:ind w:firstLine="188"/>
                        <w:rPr>
                          <w:rFonts w:ascii="Consolas" w:hAnsi="Consolas"/>
                        </w:rPr>
                      </w:pPr>
                      <w:r w:rsidRPr="00117136">
                        <w:rPr>
                          <w:rFonts w:ascii="Consolas" w:hAnsi="Consolas"/>
                        </w:rPr>
                        <w:t xml:space="preserve">        endTimeInput.type = "time";</w:t>
                      </w:r>
                    </w:p>
                    <w:p w14:paraId="1AFDC08C" w14:textId="77777777" w:rsidR="001D6546" w:rsidRPr="00117136" w:rsidRDefault="001D6546" w:rsidP="003D21B3">
                      <w:pPr>
                        <w:ind w:firstLine="188"/>
                        <w:rPr>
                          <w:rFonts w:ascii="Consolas" w:hAnsi="Consolas"/>
                        </w:rPr>
                      </w:pPr>
                      <w:r w:rsidRPr="00117136">
                        <w:rPr>
                          <w:rFonts w:ascii="Consolas" w:hAnsi="Consolas"/>
                        </w:rPr>
                        <w:t xml:space="preserve">        endTimeInput.step = "300";</w:t>
                      </w:r>
                    </w:p>
                    <w:p w14:paraId="13D0705C" w14:textId="77777777" w:rsidR="001D6546" w:rsidRPr="00117136" w:rsidRDefault="001D6546" w:rsidP="003D21B3">
                      <w:pPr>
                        <w:ind w:firstLine="188"/>
                        <w:rPr>
                          <w:rFonts w:ascii="Consolas" w:hAnsi="Consolas"/>
                        </w:rPr>
                      </w:pPr>
                      <w:r w:rsidRPr="00117136">
                        <w:rPr>
                          <w:rFonts w:ascii="Consolas" w:hAnsi="Consolas"/>
                        </w:rPr>
                        <w:t xml:space="preserve">        endTimeInput.value = database[k].absenceEndTime; // </w:t>
                      </w:r>
                      <w:r w:rsidRPr="00117136">
                        <w:rPr>
                          <w:rFonts w:ascii="Consolas" w:hAnsi="Consolas"/>
                        </w:rPr>
                        <w:t>デフォルト値をセット</w:t>
                      </w:r>
                    </w:p>
                    <w:p w14:paraId="3E73476C" w14:textId="77777777" w:rsidR="001D6546" w:rsidRPr="00117136" w:rsidRDefault="001D6546" w:rsidP="003D21B3">
                      <w:pPr>
                        <w:ind w:firstLine="188"/>
                        <w:rPr>
                          <w:rFonts w:ascii="Consolas" w:hAnsi="Consolas"/>
                        </w:rPr>
                      </w:pPr>
                      <w:r w:rsidRPr="00117136">
                        <w:rPr>
                          <w:rFonts w:ascii="Consolas" w:hAnsi="Consolas"/>
                        </w:rPr>
                        <w:t xml:space="preserve">        endTimeCell.appendChild(endTimeInput);</w:t>
                      </w:r>
                    </w:p>
                    <w:p w14:paraId="6787D771" w14:textId="77777777" w:rsidR="001D6546" w:rsidRPr="00117136" w:rsidRDefault="001D6546" w:rsidP="003D21B3">
                      <w:pPr>
                        <w:ind w:firstLine="188"/>
                        <w:rPr>
                          <w:rFonts w:ascii="Consolas" w:hAnsi="Consolas"/>
                        </w:rPr>
                      </w:pPr>
                      <w:r w:rsidRPr="00117136">
                        <w:rPr>
                          <w:rFonts w:ascii="Consolas" w:hAnsi="Consolas"/>
                        </w:rPr>
                        <w:t xml:space="preserve">        row.appendChild(endTimeCell);</w:t>
                      </w:r>
                    </w:p>
                    <w:p w14:paraId="616108C1" w14:textId="77777777" w:rsidR="001D6546" w:rsidRPr="00117136" w:rsidRDefault="001D6546" w:rsidP="003D21B3">
                      <w:pPr>
                        <w:ind w:firstLine="188"/>
                        <w:rPr>
                          <w:rFonts w:ascii="Consolas" w:hAnsi="Consolas"/>
                        </w:rPr>
                      </w:pPr>
                    </w:p>
                    <w:p w14:paraId="6299B3DF" w14:textId="77777777" w:rsidR="001D6546" w:rsidRPr="00117136" w:rsidRDefault="001D6546" w:rsidP="003D21B3">
                      <w:pPr>
                        <w:ind w:firstLine="188"/>
                        <w:rPr>
                          <w:rFonts w:ascii="Consolas" w:hAnsi="Consolas"/>
                        </w:rPr>
                      </w:pPr>
                      <w:r w:rsidRPr="00117136">
                        <w:rPr>
                          <w:rFonts w:ascii="Consolas" w:hAnsi="Consolas"/>
                        </w:rPr>
                        <w:t xml:space="preserve">        const reasonCell = document.createElement("td");</w:t>
                      </w:r>
                    </w:p>
                    <w:p w14:paraId="3D965119" w14:textId="77777777" w:rsidR="001D6546" w:rsidRPr="00117136" w:rsidRDefault="001D6546" w:rsidP="003D21B3">
                      <w:pPr>
                        <w:ind w:firstLine="188"/>
                        <w:rPr>
                          <w:rFonts w:ascii="Consolas" w:hAnsi="Consolas"/>
                        </w:rPr>
                      </w:pPr>
                      <w:r w:rsidRPr="00117136">
                        <w:rPr>
                          <w:rFonts w:ascii="Consolas" w:hAnsi="Consolas"/>
                        </w:rPr>
                        <w:t xml:space="preserve">        reasonCell.classList.add("reason-cell");</w:t>
                      </w:r>
                    </w:p>
                    <w:p w14:paraId="4AB1F2D0" w14:textId="77777777" w:rsidR="001D6546" w:rsidRPr="00117136" w:rsidRDefault="001D6546" w:rsidP="003D21B3">
                      <w:pPr>
                        <w:ind w:firstLine="188"/>
                        <w:rPr>
                          <w:rFonts w:ascii="Consolas" w:hAnsi="Consolas"/>
                        </w:rPr>
                      </w:pPr>
                      <w:r w:rsidRPr="00117136">
                        <w:rPr>
                          <w:rFonts w:ascii="Consolas" w:hAnsi="Consolas"/>
                        </w:rPr>
                        <w:t xml:space="preserve">        const reasonInput = document.createElement("div");</w:t>
                      </w:r>
                    </w:p>
                    <w:p w14:paraId="27BD0163" w14:textId="77777777" w:rsidR="001D6546" w:rsidRPr="00117136" w:rsidRDefault="001D6546" w:rsidP="003D21B3">
                      <w:pPr>
                        <w:ind w:firstLine="188"/>
                        <w:rPr>
                          <w:rFonts w:ascii="Consolas" w:hAnsi="Consolas"/>
                        </w:rPr>
                      </w:pPr>
                      <w:r w:rsidRPr="00117136">
                        <w:rPr>
                          <w:rFonts w:ascii="Consolas" w:hAnsi="Consolas"/>
                        </w:rPr>
                        <w:t xml:space="preserve">        reasonInput.classList.add("reason-input");</w:t>
                      </w:r>
                    </w:p>
                    <w:p w14:paraId="18EAF50E" w14:textId="77777777" w:rsidR="001D6546" w:rsidRPr="00117136" w:rsidRDefault="001D6546" w:rsidP="003D21B3">
                      <w:pPr>
                        <w:ind w:firstLine="188"/>
                        <w:rPr>
                          <w:rFonts w:ascii="Consolas" w:hAnsi="Consolas"/>
                        </w:rPr>
                      </w:pPr>
                      <w:r w:rsidRPr="00117136">
                        <w:rPr>
                          <w:rFonts w:ascii="Consolas" w:hAnsi="Consolas"/>
                        </w:rPr>
                        <w:t xml:space="preserve">        const sampleReasonData = fetchReasonDataFromDatabase(database[k].id);</w:t>
                      </w:r>
                    </w:p>
                    <w:p w14:paraId="08C7D582" w14:textId="77777777" w:rsidR="001D6546" w:rsidRPr="00117136" w:rsidRDefault="001D6546" w:rsidP="003D21B3">
                      <w:pPr>
                        <w:ind w:firstLine="188"/>
                        <w:rPr>
                          <w:rFonts w:ascii="Consolas" w:hAnsi="Consolas"/>
                        </w:rPr>
                      </w:pPr>
                      <w:r w:rsidRPr="00117136">
                        <w:rPr>
                          <w:rFonts w:ascii="Consolas" w:hAnsi="Consolas"/>
                        </w:rPr>
                        <w:t xml:space="preserve">        reasonInput.textContent = sampleReasonData;</w:t>
                      </w:r>
                    </w:p>
                    <w:p w14:paraId="75569146" w14:textId="77777777" w:rsidR="001D6546" w:rsidRPr="00117136" w:rsidRDefault="001D6546" w:rsidP="003D21B3">
                      <w:pPr>
                        <w:ind w:firstLine="188"/>
                        <w:rPr>
                          <w:rFonts w:ascii="Consolas" w:hAnsi="Consolas"/>
                        </w:rPr>
                      </w:pPr>
                      <w:r w:rsidRPr="00117136">
                        <w:rPr>
                          <w:rFonts w:ascii="Consolas" w:hAnsi="Consolas"/>
                        </w:rPr>
                        <w:t xml:space="preserve">        reasonCell.appendChild(reasonInput);</w:t>
                      </w:r>
                    </w:p>
                    <w:p w14:paraId="15101B59" w14:textId="77777777" w:rsidR="001D6546" w:rsidRPr="00117136" w:rsidRDefault="001D6546" w:rsidP="003D21B3">
                      <w:pPr>
                        <w:ind w:firstLine="188"/>
                        <w:rPr>
                          <w:rFonts w:ascii="Consolas" w:hAnsi="Consolas"/>
                        </w:rPr>
                      </w:pPr>
                      <w:r w:rsidRPr="00117136">
                        <w:rPr>
                          <w:rFonts w:ascii="Consolas" w:hAnsi="Consolas"/>
                        </w:rPr>
                        <w:t xml:space="preserve">        row.appendChild(reasonCell);</w:t>
                      </w:r>
                    </w:p>
                    <w:p w14:paraId="25F5F4FC" w14:textId="77777777" w:rsidR="001D6546" w:rsidRPr="00117136" w:rsidRDefault="001D6546" w:rsidP="003D21B3">
                      <w:pPr>
                        <w:ind w:firstLine="188"/>
                        <w:rPr>
                          <w:rFonts w:ascii="Consolas" w:hAnsi="Consolas"/>
                        </w:rPr>
                      </w:pPr>
                    </w:p>
                    <w:p w14:paraId="67C41E3E" w14:textId="77777777" w:rsidR="001D6546" w:rsidRPr="00117136" w:rsidRDefault="001D6546" w:rsidP="003D21B3">
                      <w:pPr>
                        <w:ind w:firstLine="188"/>
                        <w:rPr>
                          <w:rFonts w:ascii="Consolas" w:hAnsi="Consolas"/>
                        </w:rPr>
                      </w:pPr>
                      <w:r w:rsidRPr="00117136">
                        <w:rPr>
                          <w:rFonts w:ascii="Consolas" w:hAnsi="Consolas"/>
                        </w:rPr>
                        <w:t xml:space="preserve">        const memoCell = document.createElement("td");</w:t>
                      </w:r>
                    </w:p>
                    <w:p w14:paraId="69C9214A" w14:textId="77777777" w:rsidR="001D6546" w:rsidRPr="00117136" w:rsidRDefault="001D6546" w:rsidP="003D21B3">
                      <w:pPr>
                        <w:ind w:firstLine="188"/>
                        <w:rPr>
                          <w:rFonts w:ascii="Consolas" w:hAnsi="Consolas"/>
                        </w:rPr>
                      </w:pPr>
                      <w:r w:rsidRPr="00117136">
                        <w:rPr>
                          <w:rFonts w:ascii="Consolas" w:hAnsi="Consolas"/>
                        </w:rPr>
                        <w:t xml:space="preserve">        memoCell.classList.add("memo-cell");</w:t>
                      </w:r>
                    </w:p>
                    <w:p w14:paraId="640EFBE2" w14:textId="77777777" w:rsidR="001D6546" w:rsidRPr="00117136" w:rsidRDefault="001D6546" w:rsidP="003D21B3">
                      <w:pPr>
                        <w:ind w:firstLine="188"/>
                        <w:rPr>
                          <w:rFonts w:ascii="Consolas" w:hAnsi="Consolas"/>
                        </w:rPr>
                      </w:pPr>
                      <w:r w:rsidRPr="00117136">
                        <w:rPr>
                          <w:rFonts w:ascii="Consolas" w:hAnsi="Consolas"/>
                        </w:rPr>
                        <w:t xml:space="preserve">        const memoInput = document.createElement("textarea");</w:t>
                      </w:r>
                    </w:p>
                    <w:p w14:paraId="2DE1EB70" w14:textId="77777777" w:rsidR="001D6546" w:rsidRPr="00117136" w:rsidRDefault="001D6546" w:rsidP="003D21B3">
                      <w:pPr>
                        <w:ind w:firstLine="188"/>
                        <w:rPr>
                          <w:rFonts w:ascii="Consolas" w:hAnsi="Consolas"/>
                        </w:rPr>
                      </w:pPr>
                      <w:r w:rsidRPr="00117136">
                        <w:rPr>
                          <w:rFonts w:ascii="Consolas" w:hAnsi="Consolas"/>
                        </w:rPr>
                        <w:t xml:space="preserve">        memoInput.classList.add("memo-input");</w:t>
                      </w:r>
                    </w:p>
                    <w:p w14:paraId="4F11F576" w14:textId="77777777" w:rsidR="001D6546" w:rsidRPr="00117136" w:rsidRDefault="001D6546" w:rsidP="003D21B3">
                      <w:pPr>
                        <w:ind w:firstLine="188"/>
                        <w:rPr>
                          <w:rFonts w:ascii="Consolas" w:hAnsi="Consolas"/>
                        </w:rPr>
                      </w:pPr>
                      <w:r w:rsidRPr="00117136">
                        <w:rPr>
                          <w:rFonts w:ascii="Consolas" w:hAnsi="Consolas"/>
                        </w:rPr>
                        <w:t xml:space="preserve">        memoCell.appendChild(memoInput);</w:t>
                      </w:r>
                    </w:p>
                    <w:p w14:paraId="7F029E88" w14:textId="77777777" w:rsidR="001D6546" w:rsidRPr="00117136" w:rsidRDefault="001D6546" w:rsidP="003D21B3">
                      <w:pPr>
                        <w:ind w:firstLine="188"/>
                        <w:rPr>
                          <w:rFonts w:ascii="Consolas" w:hAnsi="Consolas"/>
                        </w:rPr>
                      </w:pPr>
                      <w:r w:rsidRPr="00117136">
                        <w:rPr>
                          <w:rFonts w:ascii="Consolas" w:hAnsi="Consolas"/>
                        </w:rPr>
                        <w:t xml:space="preserve">        row.appendChild(memoCell);</w:t>
                      </w:r>
                    </w:p>
                    <w:p w14:paraId="2288D27A" w14:textId="77777777" w:rsidR="001D6546" w:rsidRDefault="001D6546" w:rsidP="003D21B3">
                      <w:pPr>
                        <w:ind w:firstLine="188"/>
                      </w:pPr>
                    </w:p>
                    <w:p w14:paraId="75FF4A97" w14:textId="77777777" w:rsidR="001D6546" w:rsidRDefault="001D6546" w:rsidP="003D21B3">
                      <w:pPr>
                        <w:ind w:firstLine="188"/>
                      </w:pPr>
                      <w:r>
                        <w:t xml:space="preserve">                table.appendChild(row);</w:t>
                      </w:r>
                    </w:p>
                    <w:p w14:paraId="5DDD6C81" w14:textId="77777777" w:rsidR="001D6546" w:rsidRDefault="001D6546" w:rsidP="003D21B3">
                      <w:pPr>
                        <w:ind w:firstLine="188"/>
                      </w:pPr>
                      <w:r>
                        <w:t xml:space="preserve">            }</w:t>
                      </w:r>
                    </w:p>
                    <w:p w14:paraId="12986F33" w14:textId="77777777" w:rsidR="001D6546" w:rsidRDefault="001D6546" w:rsidP="003D21B3">
                      <w:pPr>
                        <w:ind w:firstLine="188"/>
                      </w:pPr>
                      <w:r>
                        <w:t xml:space="preserve">        }</w:t>
                      </w:r>
                    </w:p>
                  </w:txbxContent>
                </v:textbox>
                <w10:wrap anchorx="margin"/>
              </v:shape>
            </w:pict>
          </mc:Fallback>
        </mc:AlternateContent>
      </w:r>
    </w:p>
    <w:p w14:paraId="7C4A148A" w14:textId="77777777" w:rsidR="003D21B3" w:rsidRDefault="003D21B3" w:rsidP="003D21B3">
      <w:pPr>
        <w:ind w:firstLine="188"/>
      </w:pPr>
    </w:p>
    <w:p w14:paraId="4102FB8D" w14:textId="77777777" w:rsidR="003D21B3" w:rsidRDefault="003D21B3" w:rsidP="003D21B3">
      <w:pPr>
        <w:ind w:firstLine="188"/>
      </w:pPr>
    </w:p>
    <w:p w14:paraId="2A792F29" w14:textId="77777777" w:rsidR="003D21B3" w:rsidRDefault="003D21B3" w:rsidP="003D21B3">
      <w:pPr>
        <w:ind w:firstLine="188"/>
      </w:pPr>
      <w:r>
        <w:rPr>
          <w:noProof/>
        </w:rPr>
        <mc:AlternateContent>
          <mc:Choice Requires="wps">
            <w:drawing>
              <wp:anchor distT="0" distB="0" distL="114300" distR="114300" simplePos="0" relativeHeight="251742208" behindDoc="0" locked="0" layoutInCell="1" allowOverlap="1" wp14:anchorId="02720D90" wp14:editId="6C7F0CA0">
                <wp:simplePos x="0" y="0"/>
                <wp:positionH relativeFrom="column">
                  <wp:posOffset>4931434</wp:posOffset>
                </wp:positionH>
                <wp:positionV relativeFrom="paragraph">
                  <wp:posOffset>166861</wp:posOffset>
                </wp:positionV>
                <wp:extent cx="5374005" cy="8315325"/>
                <wp:effectExtent l="0" t="0" r="0" b="0"/>
                <wp:wrapNone/>
                <wp:docPr id="2048" name="テキスト ボックス 2048"/>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6F1409A4"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⑩</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2720D90" id="テキスト ボックス 2048" o:spid="_x0000_s1088" type="#_x0000_t202" style="position:absolute;left:0;text-align:left;margin-left:388.3pt;margin-top:13.15pt;width:423.15pt;height:654.75pt;z-index:2517422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" filled="f" stroked="f">
                <v:textbox style="mso-fit-shape-to-text:t" inset="5.85pt,.7pt,5.85pt,.7pt">
                  <w:txbxContent>
                    <w:p w14:paraId="6F1409A4"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⑩</w:t>
                      </w:r>
                    </w:p>
                  </w:txbxContent>
                </v:textbox>
              </v:shape>
            </w:pict>
          </mc:Fallback>
        </mc:AlternateContent>
      </w:r>
    </w:p>
    <w:p w14:paraId="0612F0B2" w14:textId="77777777" w:rsidR="003D21B3" w:rsidRDefault="003D21B3" w:rsidP="003D21B3">
      <w:pPr>
        <w:ind w:firstLine="188"/>
      </w:pPr>
    </w:p>
    <w:p w14:paraId="1FA88401" w14:textId="77777777" w:rsidR="003D21B3" w:rsidRDefault="003D21B3" w:rsidP="003D21B3">
      <w:pPr>
        <w:ind w:firstLine="188"/>
      </w:pPr>
    </w:p>
    <w:p w14:paraId="1EDCDBB4" w14:textId="77777777" w:rsidR="003D21B3" w:rsidRDefault="003D21B3" w:rsidP="003D21B3">
      <w:pPr>
        <w:ind w:firstLine="188"/>
      </w:pPr>
    </w:p>
    <w:p w14:paraId="19E54ADB" w14:textId="77777777" w:rsidR="003D21B3" w:rsidRDefault="003D21B3" w:rsidP="003D21B3">
      <w:pPr>
        <w:ind w:firstLine="188"/>
      </w:pPr>
    </w:p>
    <w:p w14:paraId="0C756B75" w14:textId="77777777" w:rsidR="003D21B3" w:rsidRDefault="003D21B3" w:rsidP="003D21B3">
      <w:pPr>
        <w:ind w:firstLine="188"/>
      </w:pPr>
    </w:p>
    <w:p w14:paraId="0FA82E50" w14:textId="77777777" w:rsidR="003D21B3" w:rsidRDefault="003D21B3" w:rsidP="003D21B3">
      <w:pPr>
        <w:ind w:firstLine="188"/>
      </w:pPr>
      <w:r>
        <w:rPr>
          <w:noProof/>
        </w:rPr>
        <mc:AlternateContent>
          <mc:Choice Requires="wps">
            <w:drawing>
              <wp:anchor distT="0" distB="0" distL="114300" distR="114300" simplePos="0" relativeHeight="251743232" behindDoc="0" locked="0" layoutInCell="1" allowOverlap="1" wp14:anchorId="6114429F" wp14:editId="614CBF47">
                <wp:simplePos x="0" y="0"/>
                <wp:positionH relativeFrom="column">
                  <wp:posOffset>4699563</wp:posOffset>
                </wp:positionH>
                <wp:positionV relativeFrom="paragraph">
                  <wp:posOffset>113282</wp:posOffset>
                </wp:positionV>
                <wp:extent cx="327804" cy="2656936"/>
                <wp:effectExtent l="0" t="0" r="15240" b="10160"/>
                <wp:wrapNone/>
                <wp:docPr id="2049" name="右大かっこ 2049"/>
                <wp:cNvGraphicFramePr/>
                <a:graphic xmlns:a="http://schemas.openxmlformats.org/drawingml/2006/main">
                  <a:graphicData uri="http://schemas.microsoft.com/office/word/2010/wordprocessingShape">
                    <wps:wsp>
                      <wps:cNvSpPr/>
                      <wps:spPr>
                        <a:xfrm>
                          <a:off x="0" y="0"/>
                          <a:ext cx="327804" cy="2656936"/>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BAA708" id="右大かっこ 2049" o:spid="_x0000_s1026" type="#_x0000_t86" style="position:absolute;margin-left:370.05pt;margin-top:8.9pt;width:25.8pt;height:209.2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" adj="222" strokecolor="#4472c4 [3204]" strokeweight=".5pt">
                <v:stroke joinstyle="miter"/>
              </v:shape>
            </w:pict>
          </mc:Fallback>
        </mc:AlternateContent>
      </w:r>
    </w:p>
    <w:p w14:paraId="42057F7D" w14:textId="77777777" w:rsidR="003D21B3" w:rsidRDefault="003D21B3" w:rsidP="003D21B3">
      <w:pPr>
        <w:ind w:firstLine="188"/>
      </w:pPr>
    </w:p>
    <w:p w14:paraId="67F8C2BD" w14:textId="77777777" w:rsidR="003D21B3" w:rsidRDefault="003D21B3" w:rsidP="003D21B3">
      <w:pPr>
        <w:ind w:firstLine="188"/>
      </w:pPr>
    </w:p>
    <w:p w14:paraId="4D53AED1" w14:textId="77777777" w:rsidR="003D21B3" w:rsidRDefault="003D21B3" w:rsidP="003D21B3">
      <w:pPr>
        <w:ind w:firstLine="188"/>
      </w:pPr>
      <w:r>
        <w:rPr>
          <w:noProof/>
        </w:rPr>
        <mc:AlternateContent>
          <mc:Choice Requires="wps">
            <w:drawing>
              <wp:anchor distT="0" distB="0" distL="114300" distR="114300" simplePos="0" relativeHeight="251744256" behindDoc="0" locked="0" layoutInCell="1" allowOverlap="1" wp14:anchorId="5852E7C0" wp14:editId="7F918C3C">
                <wp:simplePos x="0" y="0"/>
                <wp:positionH relativeFrom="column">
                  <wp:posOffset>4948687</wp:posOffset>
                </wp:positionH>
                <wp:positionV relativeFrom="paragraph">
                  <wp:posOffset>65501</wp:posOffset>
                </wp:positionV>
                <wp:extent cx="5374005" cy="8315325"/>
                <wp:effectExtent l="0" t="0" r="0" b="1270"/>
                <wp:wrapNone/>
                <wp:docPr id="2050" name="テキスト ボックス 2050"/>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3FE731BD"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⑪</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5852E7C0" id="テキスト ボックス 2050" o:spid="_x0000_s1089" type="#_x0000_t202" style="position:absolute;left:0;text-align:left;margin-left:389.65pt;margin-top:5.15pt;width:423.15pt;height:654.75pt;z-index:251744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" filled="f" stroked="f">
                <v:textbox style="mso-fit-shape-to-text:t" inset="5.85pt,.7pt,5.85pt,.7pt">
                  <w:txbxContent>
                    <w:p w14:paraId="3FE731BD" w14:textId="77777777" w:rsidR="001D6546" w:rsidRPr="00DE2DA1"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DA1">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⑪</w:t>
                      </w:r>
                    </w:p>
                  </w:txbxContent>
                </v:textbox>
              </v:shape>
            </w:pict>
          </mc:Fallback>
        </mc:AlternateContent>
      </w:r>
    </w:p>
    <w:p w14:paraId="1E665FD2" w14:textId="77777777" w:rsidR="003D21B3" w:rsidRDefault="003D21B3" w:rsidP="003D21B3">
      <w:pPr>
        <w:ind w:firstLine="188"/>
      </w:pPr>
    </w:p>
    <w:p w14:paraId="5876B13C" w14:textId="77777777" w:rsidR="003D21B3" w:rsidRDefault="003D21B3" w:rsidP="003D21B3">
      <w:pPr>
        <w:ind w:firstLine="188"/>
      </w:pPr>
    </w:p>
    <w:p w14:paraId="5C7A429B" w14:textId="77777777" w:rsidR="003D21B3" w:rsidRDefault="003D21B3" w:rsidP="003D21B3">
      <w:pPr>
        <w:ind w:firstLine="188"/>
      </w:pPr>
    </w:p>
    <w:p w14:paraId="595A1F28" w14:textId="77777777" w:rsidR="003D21B3" w:rsidRDefault="003D21B3" w:rsidP="003D21B3">
      <w:pPr>
        <w:ind w:firstLine="188"/>
      </w:pPr>
    </w:p>
    <w:p w14:paraId="716A1C1E" w14:textId="77777777" w:rsidR="003D21B3" w:rsidRDefault="003D21B3" w:rsidP="003D21B3">
      <w:pPr>
        <w:ind w:firstLine="188"/>
      </w:pPr>
    </w:p>
    <w:p w14:paraId="0EC59BE5" w14:textId="77777777" w:rsidR="003D21B3" w:rsidRDefault="003D21B3" w:rsidP="003D21B3">
      <w:pPr>
        <w:ind w:firstLine="188"/>
      </w:pPr>
      <w:r>
        <w:rPr>
          <w:noProof/>
        </w:rPr>
        <mc:AlternateContent>
          <mc:Choice Requires="wps">
            <w:drawing>
              <wp:anchor distT="0" distB="0" distL="114300" distR="114300" simplePos="0" relativeHeight="251745280" behindDoc="0" locked="0" layoutInCell="1" allowOverlap="1" wp14:anchorId="0DBDD1AF" wp14:editId="4621F207">
                <wp:simplePos x="0" y="0"/>
                <wp:positionH relativeFrom="column">
                  <wp:posOffset>4708190</wp:posOffset>
                </wp:positionH>
                <wp:positionV relativeFrom="paragraph">
                  <wp:posOffset>106812</wp:posOffset>
                </wp:positionV>
                <wp:extent cx="319033" cy="1940943"/>
                <wp:effectExtent l="0" t="0" r="24130" b="21590"/>
                <wp:wrapNone/>
                <wp:docPr id="2051" name="右大かっこ 2051"/>
                <wp:cNvGraphicFramePr/>
                <a:graphic xmlns:a="http://schemas.openxmlformats.org/drawingml/2006/main">
                  <a:graphicData uri="http://schemas.microsoft.com/office/word/2010/wordprocessingShape">
                    <wps:wsp>
                      <wps:cNvSpPr/>
                      <wps:spPr>
                        <a:xfrm>
                          <a:off x="0" y="0"/>
                          <a:ext cx="319033" cy="1940943"/>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CA17BE8" id="右大かっこ 2051" o:spid="_x0000_s1026" type="#_x0000_t86" style="position:absolute;margin-left:370.7pt;margin-top:8.4pt;width:25.1pt;height:152.8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" adj="296" strokecolor="#4472c4 [3204]" strokeweight=".5pt">
                <v:stroke joinstyle="miter"/>
              </v:shape>
            </w:pict>
          </mc:Fallback>
        </mc:AlternateContent>
      </w:r>
    </w:p>
    <w:p w14:paraId="4DFA505F" w14:textId="77777777" w:rsidR="003D21B3" w:rsidRDefault="003D21B3" w:rsidP="003D21B3">
      <w:pPr>
        <w:ind w:firstLine="188"/>
      </w:pPr>
    </w:p>
    <w:p w14:paraId="16EA1E7C" w14:textId="77777777" w:rsidR="003D21B3" w:rsidRDefault="003D21B3" w:rsidP="003D21B3">
      <w:pPr>
        <w:ind w:firstLineChars="0" w:firstLine="0"/>
      </w:pPr>
      <w:r>
        <w:rPr>
          <w:noProof/>
        </w:rPr>
        <mc:AlternateContent>
          <mc:Choice Requires="wps">
            <w:drawing>
              <wp:anchor distT="0" distB="0" distL="114300" distR="114300" simplePos="0" relativeHeight="251749376" behindDoc="0" locked="0" layoutInCell="1" allowOverlap="1" wp14:anchorId="1F4ECD03" wp14:editId="2D1BB718">
                <wp:simplePos x="0" y="0"/>
                <wp:positionH relativeFrom="margin">
                  <wp:posOffset>4960296</wp:posOffset>
                </wp:positionH>
                <wp:positionV relativeFrom="paragraph">
                  <wp:posOffset>90589</wp:posOffset>
                </wp:positionV>
                <wp:extent cx="5374005" cy="8315325"/>
                <wp:effectExtent l="0" t="0" r="0" b="1270"/>
                <wp:wrapNone/>
                <wp:docPr id="2053" name="テキスト ボックス 2053"/>
                <wp:cNvGraphicFramePr/>
                <a:graphic xmlns:a="http://schemas.openxmlformats.org/drawingml/2006/main">
                  <a:graphicData uri="http://schemas.microsoft.com/office/word/2010/wordprocessingShape">
                    <wps:wsp>
                      <wps:cNvSpPr txBox="1"/>
                      <wps:spPr>
                        <a:xfrm>
                          <a:off x="0" y="0"/>
                          <a:ext cx="5374005" cy="8315325"/>
                        </a:xfrm>
                        <a:prstGeom prst="rect">
                          <a:avLst/>
                        </a:prstGeom>
                        <a:noFill/>
                        <a:ln>
                          <a:noFill/>
                        </a:ln>
                      </wps:spPr>
                      <wps:txbx>
                        <w:txbxContent>
                          <w:p w14:paraId="7D5E570D" w14:textId="77777777" w:rsidR="001D6546" w:rsidRPr="001E70BF"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0BF">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⑫</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F4ECD03" id="テキスト ボックス 2053" o:spid="_x0000_s1090" type="#_x0000_t202" style="position:absolute;left:0;text-align:left;margin-left:390.55pt;margin-top:7.15pt;width:423.15pt;height:654.75pt;z-index:25174937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" filled="f" stroked="f">
                <v:textbox style="mso-fit-shape-to-text:t" inset="5.85pt,.7pt,5.85pt,.7pt">
                  <w:txbxContent>
                    <w:p w14:paraId="7D5E570D" w14:textId="77777777" w:rsidR="001D6546" w:rsidRPr="001E70BF"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70BF">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⑫</w:t>
                      </w:r>
                    </w:p>
                  </w:txbxContent>
                </v:textbox>
                <w10:wrap anchorx="margin"/>
              </v:shape>
            </w:pict>
          </mc:Fallback>
        </mc:AlternateContent>
      </w:r>
    </w:p>
    <w:p w14:paraId="2EA049F3" w14:textId="77777777" w:rsidR="003D21B3" w:rsidRDefault="003D21B3" w:rsidP="003D21B3">
      <w:pPr>
        <w:ind w:firstLineChars="0" w:firstLine="0"/>
      </w:pPr>
    </w:p>
    <w:p w14:paraId="5641AD04" w14:textId="77777777" w:rsidR="003D21B3" w:rsidRDefault="003D21B3" w:rsidP="003D21B3">
      <w:pPr>
        <w:ind w:firstLineChars="0" w:firstLine="0"/>
      </w:pPr>
    </w:p>
    <w:p w14:paraId="30976612" w14:textId="77777777" w:rsidR="003D21B3" w:rsidRDefault="003D21B3" w:rsidP="003D21B3">
      <w:pPr>
        <w:ind w:firstLineChars="0" w:firstLine="0"/>
      </w:pPr>
    </w:p>
    <w:p w14:paraId="3B337E6E" w14:textId="01489C23" w:rsidR="003D21B3" w:rsidRDefault="00093462" w:rsidP="003D21B3">
      <w:pPr>
        <w:ind w:firstLineChars="0" w:firstLine="0"/>
      </w:pPr>
      <w:r>
        <w:rPr>
          <w:noProof/>
        </w:rPr>
        <w:lastRenderedPageBreak/>
        <mc:AlternateContent>
          <mc:Choice Requires="wps">
            <w:drawing>
              <wp:anchor distT="0" distB="0" distL="114300" distR="114300" simplePos="0" relativeHeight="251713536" behindDoc="0" locked="0" layoutInCell="1" allowOverlap="1" wp14:anchorId="1B4BE6BE" wp14:editId="5798DE3F">
                <wp:simplePos x="0" y="0"/>
                <wp:positionH relativeFrom="margin">
                  <wp:align>left</wp:align>
                </wp:positionH>
                <wp:positionV relativeFrom="paragraph">
                  <wp:posOffset>6350</wp:posOffset>
                </wp:positionV>
                <wp:extent cx="5382883" cy="1057275"/>
                <wp:effectExtent l="0" t="0" r="27940" b="28575"/>
                <wp:wrapNone/>
                <wp:docPr id="2054" name="テキスト ボックス 2054"/>
                <wp:cNvGraphicFramePr/>
                <a:graphic xmlns:a="http://schemas.openxmlformats.org/drawingml/2006/main">
                  <a:graphicData uri="http://schemas.microsoft.com/office/word/2010/wordprocessingShape">
                    <wps:wsp>
                      <wps:cNvSpPr txBox="1"/>
                      <wps:spPr>
                        <a:xfrm>
                          <a:off x="0" y="0"/>
                          <a:ext cx="5382883" cy="1057275"/>
                        </a:xfrm>
                        <a:prstGeom prst="rect">
                          <a:avLst/>
                        </a:prstGeom>
                        <a:solidFill>
                          <a:schemeClr val="lt1"/>
                        </a:solidFill>
                        <a:ln w="6350">
                          <a:solidFill>
                            <a:prstClr val="black"/>
                          </a:solidFill>
                        </a:ln>
                      </wps:spPr>
                      <wps:txbx>
                        <w:txbxContent>
                          <w:p w14:paraId="2443F565" w14:textId="040300D1" w:rsidR="001D6546" w:rsidRPr="00117136" w:rsidRDefault="001D6546" w:rsidP="00093462">
                            <w:pPr>
                              <w:ind w:firstLineChars="0" w:firstLine="0"/>
                              <w:rPr>
                                <w:rFonts w:ascii="Consolas" w:hAnsi="Consolas"/>
                              </w:rPr>
                            </w:pPr>
                            <w:r>
                              <w:t xml:space="preserve">              </w:t>
                            </w:r>
                            <w:r w:rsidRPr="00117136">
                              <w:rPr>
                                <w:rFonts w:ascii="Consolas" w:hAnsi="Consolas"/>
                              </w:rPr>
                              <w:t xml:space="preserve">  </w:t>
                            </w:r>
                            <w:proofErr w:type="spellStart"/>
                            <w:r w:rsidRPr="00117136">
                              <w:rPr>
                                <w:rFonts w:ascii="Consolas" w:hAnsi="Consolas"/>
                              </w:rPr>
                              <w:t>table.appendChild</w:t>
                            </w:r>
                            <w:proofErr w:type="spellEnd"/>
                            <w:r w:rsidRPr="00117136">
                              <w:rPr>
                                <w:rFonts w:ascii="Consolas" w:hAnsi="Consolas"/>
                              </w:rPr>
                              <w:t>(row);</w:t>
                            </w:r>
                          </w:p>
                          <w:p w14:paraId="5E29E0E8" w14:textId="77777777" w:rsidR="001D6546" w:rsidRPr="00117136" w:rsidRDefault="001D6546" w:rsidP="003D21B3">
                            <w:pPr>
                              <w:ind w:firstLine="188"/>
                              <w:rPr>
                                <w:rFonts w:ascii="Consolas" w:hAnsi="Consolas"/>
                              </w:rPr>
                            </w:pPr>
                            <w:r w:rsidRPr="00117136">
                              <w:rPr>
                                <w:rFonts w:ascii="Consolas" w:hAnsi="Consolas"/>
                              </w:rPr>
                              <w:t xml:space="preserve">            }</w:t>
                            </w:r>
                          </w:p>
                          <w:p w14:paraId="07A60D7C" w14:textId="77777777" w:rsidR="001D6546" w:rsidRPr="00117136" w:rsidRDefault="001D6546" w:rsidP="003D21B3">
                            <w:pPr>
                              <w:ind w:firstLine="188"/>
                              <w:rPr>
                                <w:rFonts w:ascii="Consolas" w:hAnsi="Consolas"/>
                              </w:rPr>
                            </w:pPr>
                            <w:r w:rsidRPr="0011713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BE6BE" id="テキスト ボックス 2054" o:spid="_x0000_s1091" type="#_x0000_t202" style="position:absolute;left:0;text-align:left;margin-left:0;margin-top:.5pt;width:423.85pt;height:83.2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" fillcolor="white [3201]" strokeweight=".5pt">
                <v:textbox>
                  <w:txbxContent>
                    <w:p w14:paraId="2443F565" w14:textId="040300D1" w:rsidR="001D6546" w:rsidRPr="00117136" w:rsidRDefault="001D6546" w:rsidP="00093462">
                      <w:pPr>
                        <w:ind w:firstLineChars="0" w:firstLine="0"/>
                        <w:rPr>
                          <w:rFonts w:ascii="Consolas" w:hAnsi="Consolas"/>
                        </w:rPr>
                      </w:pPr>
                      <w:r>
                        <w:t xml:space="preserve">              </w:t>
                      </w:r>
                      <w:r w:rsidRPr="00117136">
                        <w:rPr>
                          <w:rFonts w:ascii="Consolas" w:hAnsi="Consolas"/>
                        </w:rPr>
                        <w:t xml:space="preserve">  table.appendChild(row);</w:t>
                      </w:r>
                    </w:p>
                    <w:p w14:paraId="5E29E0E8" w14:textId="77777777" w:rsidR="001D6546" w:rsidRPr="00117136" w:rsidRDefault="001D6546" w:rsidP="003D21B3">
                      <w:pPr>
                        <w:ind w:firstLine="188"/>
                        <w:rPr>
                          <w:rFonts w:ascii="Consolas" w:hAnsi="Consolas"/>
                        </w:rPr>
                      </w:pPr>
                      <w:r w:rsidRPr="00117136">
                        <w:rPr>
                          <w:rFonts w:ascii="Consolas" w:hAnsi="Consolas"/>
                        </w:rPr>
                        <w:t xml:space="preserve">            }</w:t>
                      </w:r>
                    </w:p>
                    <w:p w14:paraId="07A60D7C" w14:textId="77777777" w:rsidR="001D6546" w:rsidRPr="00117136" w:rsidRDefault="001D6546" w:rsidP="003D21B3">
                      <w:pPr>
                        <w:ind w:firstLine="188"/>
                        <w:rPr>
                          <w:rFonts w:ascii="Consolas" w:hAnsi="Consolas"/>
                        </w:rPr>
                      </w:pPr>
                      <w:r w:rsidRPr="00117136">
                        <w:rPr>
                          <w:rFonts w:ascii="Consolas" w:hAnsi="Consolas"/>
                        </w:rPr>
                        <w:t xml:space="preserve">        }</w:t>
                      </w:r>
                    </w:p>
                  </w:txbxContent>
                </v:textbox>
                <w10:wrap anchorx="margin"/>
              </v:shape>
            </w:pict>
          </mc:Fallback>
        </mc:AlternateContent>
      </w:r>
      <w:r>
        <w:rPr>
          <w:noProof/>
        </w:rPr>
        <mc:AlternateContent>
          <mc:Choice Requires="wps">
            <w:drawing>
              <wp:anchor distT="0" distB="0" distL="114300" distR="114300" simplePos="0" relativeHeight="251746304" behindDoc="0" locked="0" layoutInCell="1" allowOverlap="1" wp14:anchorId="7C193ADD" wp14:editId="44F9258B">
                <wp:simplePos x="0" y="0"/>
                <wp:positionH relativeFrom="column">
                  <wp:posOffset>4413250</wp:posOffset>
                </wp:positionH>
                <wp:positionV relativeFrom="paragraph">
                  <wp:posOffset>217170</wp:posOffset>
                </wp:positionV>
                <wp:extent cx="327804" cy="215661"/>
                <wp:effectExtent l="0" t="0" r="15240" b="13335"/>
                <wp:wrapNone/>
                <wp:docPr id="2056" name="右大かっこ 2056"/>
                <wp:cNvGraphicFramePr/>
                <a:graphic xmlns:a="http://schemas.openxmlformats.org/drawingml/2006/main">
                  <a:graphicData uri="http://schemas.microsoft.com/office/word/2010/wordprocessingShape">
                    <wps:wsp>
                      <wps:cNvSpPr/>
                      <wps:spPr>
                        <a:xfrm>
                          <a:off x="0" y="0"/>
                          <a:ext cx="327804" cy="215661"/>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E8C360"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2056" o:spid="_x0000_s1026" type="#_x0000_t86" style="position:absolute;left:0;text-align:left;margin-left:347.5pt;margin-top:17.1pt;width:25.8pt;height:17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" strokecolor="#4472c4 [3204]" strokeweight=".5pt">
                <v:stroke joinstyle="miter"/>
              </v:shape>
            </w:pict>
          </mc:Fallback>
        </mc:AlternateContent>
      </w:r>
      <w:r>
        <w:rPr>
          <w:noProof/>
        </w:rPr>
        <mc:AlternateContent>
          <mc:Choice Requires="wps">
            <w:drawing>
              <wp:anchor distT="0" distB="0" distL="114300" distR="114300" simplePos="0" relativeHeight="251747328" behindDoc="0" locked="0" layoutInCell="1" allowOverlap="1" wp14:anchorId="287E011A" wp14:editId="14FA9B85">
                <wp:simplePos x="0" y="0"/>
                <wp:positionH relativeFrom="column">
                  <wp:posOffset>4766310</wp:posOffset>
                </wp:positionH>
                <wp:positionV relativeFrom="paragraph">
                  <wp:posOffset>75565</wp:posOffset>
                </wp:positionV>
                <wp:extent cx="5382260" cy="1449070"/>
                <wp:effectExtent l="0" t="0" r="0" b="0"/>
                <wp:wrapNone/>
                <wp:docPr id="2055" name="テキスト ボックス 2055"/>
                <wp:cNvGraphicFramePr/>
                <a:graphic xmlns:a="http://schemas.openxmlformats.org/drawingml/2006/main">
                  <a:graphicData uri="http://schemas.microsoft.com/office/word/2010/wordprocessingShape">
                    <wps:wsp>
                      <wps:cNvSpPr txBox="1"/>
                      <wps:spPr>
                        <a:xfrm>
                          <a:off x="0" y="0"/>
                          <a:ext cx="5382260" cy="1449070"/>
                        </a:xfrm>
                        <a:prstGeom prst="rect">
                          <a:avLst/>
                        </a:prstGeom>
                        <a:noFill/>
                        <a:ln>
                          <a:noFill/>
                        </a:ln>
                      </wps:spPr>
                      <wps:txbx>
                        <w:txbxContent>
                          <w:p w14:paraId="6649C1CC" w14:textId="77777777" w:rsidR="001D6546" w:rsidRPr="00EE08E9"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8E9">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⑫</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287E011A" id="テキスト ボックス 2055" o:spid="_x0000_s1092" type="#_x0000_t202" style="position:absolute;left:0;text-align:left;margin-left:375.3pt;margin-top:5.95pt;width:423.8pt;height:114.1pt;z-index:2517473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" filled="f" stroked="f">
                <v:textbox style="mso-fit-shape-to-text:t" inset="5.85pt,.7pt,5.85pt,.7pt">
                  <w:txbxContent>
                    <w:p w14:paraId="6649C1CC" w14:textId="77777777" w:rsidR="001D6546" w:rsidRPr="00EE08E9" w:rsidRDefault="001D6546" w:rsidP="003D21B3">
                      <w:pPr>
                        <w:ind w:firstLine="188"/>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8E9">
                        <w:rPr>
                          <w:rFonts w:hint="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⑫</w:t>
                      </w:r>
                    </w:p>
                  </w:txbxContent>
                </v:textbox>
              </v:shape>
            </w:pict>
          </mc:Fallback>
        </mc:AlternateContent>
      </w:r>
    </w:p>
    <w:p w14:paraId="41861D26" w14:textId="481FFAC5" w:rsidR="003D21B3" w:rsidRDefault="003D21B3" w:rsidP="003D21B3">
      <w:pPr>
        <w:ind w:firstLineChars="0" w:firstLine="0"/>
      </w:pPr>
    </w:p>
    <w:p w14:paraId="24D89241" w14:textId="4BC769E4" w:rsidR="003D21B3" w:rsidRDefault="003D21B3" w:rsidP="003D21B3">
      <w:pPr>
        <w:ind w:firstLineChars="0" w:firstLine="0"/>
      </w:pPr>
    </w:p>
    <w:p w14:paraId="236FA0B5" w14:textId="05D09276" w:rsidR="003D21B3" w:rsidRPr="00C42ECE" w:rsidRDefault="003D21B3" w:rsidP="003D21B3">
      <w:pPr>
        <w:pStyle w:val="a7"/>
        <w:numPr>
          <w:ilvl w:val="0"/>
          <w:numId w:val="32"/>
        </w:numPr>
        <w:ind w:leftChars="0" w:firstLineChars="0"/>
        <w:rPr>
          <w:rFonts w:eastAsiaTheme="minorHAnsi"/>
        </w:rPr>
      </w:pPr>
      <w:r w:rsidRPr="00C42ECE">
        <w:rPr>
          <w:rStyle w:val="HTML"/>
          <w:rFonts w:eastAsiaTheme="minorHAnsi"/>
          <w:b/>
          <w:bCs/>
          <w:color w:val="0D0D0D"/>
          <w:bdr w:val="single" w:sz="2" w:space="0" w:color="E3E3E3" w:frame="1"/>
          <w:shd w:val="clear" w:color="auto" w:fill="FFFFFF"/>
        </w:rPr>
        <w:t>table</w:t>
      </w:r>
      <w:r>
        <w:rPr>
          <w:rFonts w:eastAsiaTheme="minorHAnsi" w:cs="Segoe UI" w:hint="eastAsia"/>
          <w:color w:val="0D0D0D"/>
          <w:shd w:val="clear" w:color="auto" w:fill="FFFFFF"/>
        </w:rPr>
        <w:t>は</w:t>
      </w:r>
      <w:r w:rsidRPr="00C42ECE">
        <w:rPr>
          <w:rFonts w:eastAsiaTheme="minorHAnsi" w:cs="Segoe UI"/>
          <w:b/>
          <w:color w:val="0D0D0D"/>
          <w:shd w:val="clear" w:color="auto" w:fill="FFFFFF"/>
        </w:rPr>
        <w:t>HTML</w:t>
      </w:r>
      <w:r>
        <w:rPr>
          <w:rFonts w:eastAsiaTheme="minorHAnsi" w:cs="Segoe UI"/>
          <w:color w:val="0D0D0D"/>
          <w:shd w:val="clear" w:color="auto" w:fill="FFFFFF"/>
        </w:rPr>
        <w:t>で定義されたテーブル要素を取得してい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その後</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proofErr w:type="spellStart"/>
      <w:r w:rsidRPr="00C42ECE">
        <w:rPr>
          <w:rStyle w:val="HTML"/>
          <w:rFonts w:eastAsiaTheme="minorHAnsi"/>
          <w:b/>
          <w:bCs/>
          <w:color w:val="0D0D0D"/>
          <w:bdr w:val="single" w:sz="2" w:space="0" w:color="E3E3E3" w:frame="1"/>
          <w:shd w:val="clear" w:color="auto" w:fill="FFFFFF"/>
        </w:rPr>
        <w:t>innerHTML</w:t>
      </w:r>
      <w:proofErr w:type="spellEnd"/>
      <w:r w:rsidRPr="00C42ECE">
        <w:rPr>
          <w:rFonts w:eastAsiaTheme="minorHAnsi" w:cs="Segoe UI"/>
          <w:color w:val="0D0D0D"/>
          <w:shd w:val="clear" w:color="auto" w:fill="FFFFFF"/>
        </w:rPr>
        <w:t xml:space="preserve"> </w:t>
      </w:r>
      <w:r>
        <w:rPr>
          <w:rFonts w:eastAsiaTheme="minorHAnsi" w:cs="Segoe UI"/>
          <w:color w:val="0D0D0D"/>
          <w:shd w:val="clear" w:color="auto" w:fill="FFFFFF"/>
        </w:rPr>
        <w:t>をクリアすることで既存のテーブル内容を削除してい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p>
    <w:p w14:paraId="0C74F21C" w14:textId="1A8C6997"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テーブルのヘッダ行を生成してい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各列のヘッダセル（名前とオールチェック）を作成し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Pr>
          <w:rFonts w:eastAsiaTheme="minorHAnsi" w:cs="Segoe UI"/>
          <w:color w:val="0D0D0D"/>
          <w:shd w:val="clear" w:color="auto" w:fill="FFFFFF"/>
        </w:rPr>
        <w:t>ヘッダ行に追加してい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p>
    <w:p w14:paraId="7D78D20B" w14:textId="27D75E4F"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各授業コマごとのヘッダセルを生成してい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proofErr w:type="spellStart"/>
      <w:r w:rsidRPr="00C42ECE">
        <w:rPr>
          <w:rStyle w:val="HTML"/>
          <w:rFonts w:eastAsiaTheme="minorHAnsi"/>
          <w:b/>
          <w:bCs/>
          <w:color w:val="0D0D0D"/>
          <w:bdr w:val="single" w:sz="2" w:space="0" w:color="E3E3E3" w:frame="1"/>
          <w:shd w:val="clear" w:color="auto" w:fill="FFFFFF"/>
        </w:rPr>
        <w:t>numClasses</w:t>
      </w:r>
      <w:proofErr w:type="spellEnd"/>
      <w:r>
        <w:rPr>
          <w:rStyle w:val="HTML"/>
          <w:rFonts w:eastAsiaTheme="minorHAnsi" w:hint="eastAsia"/>
          <w:bCs/>
          <w:color w:val="0D0D0D"/>
          <w:bdr w:val="single" w:sz="2" w:space="0" w:color="E3E3E3" w:frame="1"/>
          <w:shd w:val="clear" w:color="auto" w:fill="FFFFFF"/>
        </w:rPr>
        <w:t>(</w:t>
      </w:r>
      <w:r>
        <w:rPr>
          <w:rStyle w:val="HTML"/>
          <w:rFonts w:eastAsiaTheme="minorHAnsi" w:hint="eastAsia"/>
          <w:bCs/>
          <w:color w:val="0D0D0D"/>
          <w:bdr w:val="single" w:sz="2" w:space="0" w:color="E3E3E3" w:frame="1"/>
          <w:shd w:val="clear" w:color="auto" w:fill="FFFFFF"/>
        </w:rPr>
        <w:t>クラスの人数</w:t>
      </w:r>
      <w:r>
        <w:rPr>
          <w:rStyle w:val="HTML"/>
          <w:rFonts w:eastAsiaTheme="minorHAnsi"/>
          <w:bCs/>
          <w:color w:val="0D0D0D"/>
          <w:bdr w:val="single" w:sz="2" w:space="0" w:color="E3E3E3" w:frame="1"/>
          <w:shd w:val="clear" w:color="auto" w:fill="FFFFFF"/>
        </w:rPr>
        <w:t>)</w:t>
      </w:r>
      <w:r w:rsidRPr="00C42ECE">
        <w:rPr>
          <w:rFonts w:eastAsiaTheme="minorHAnsi" w:cs="Segoe UI"/>
          <w:color w:val="0D0D0D"/>
          <w:shd w:val="clear" w:color="auto" w:fill="FFFFFF"/>
        </w:rPr>
        <w:t xml:space="preserve"> 回ループし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各コマのラベルを持つセルを作成し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Pr>
          <w:rFonts w:eastAsiaTheme="minorHAnsi" w:cs="Segoe UI"/>
          <w:color w:val="0D0D0D"/>
          <w:shd w:val="clear" w:color="auto" w:fill="FFFFFF"/>
        </w:rPr>
        <w:t>ヘッダ行に追加してい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p>
    <w:p w14:paraId="1F1EE0D7" w14:textId="79F94940" w:rsidR="003D21B3" w:rsidRPr="00C42ECE" w:rsidRDefault="003D21B3" w:rsidP="003D21B3">
      <w:pPr>
        <w:pStyle w:val="a7"/>
        <w:numPr>
          <w:ilvl w:val="0"/>
          <w:numId w:val="32"/>
        </w:numPr>
        <w:ind w:leftChars="0" w:firstLineChars="0"/>
        <w:rPr>
          <w:rFonts w:eastAsiaTheme="minorHAnsi"/>
        </w:rPr>
      </w:pPr>
      <w:r w:rsidRPr="00C42ECE">
        <w:rPr>
          <w:rFonts w:eastAsiaTheme="minorHAnsi" w:cs="Segoe UI"/>
          <w:color w:val="0D0D0D"/>
          <w:shd w:val="clear" w:color="auto" w:fill="FFFFFF"/>
        </w:rPr>
        <w:t>欠席開始時間</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欠席終了時間</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欠席理由</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メモの各列のヘッダセルを生成し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Pr>
          <w:rFonts w:eastAsiaTheme="minorHAnsi" w:cs="Segoe UI"/>
          <w:color w:val="0D0D0D"/>
          <w:shd w:val="clear" w:color="auto" w:fill="FFFFFF"/>
        </w:rPr>
        <w:t>ヘッダ行に追加してい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最終的に</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Pr>
          <w:rFonts w:eastAsiaTheme="minorHAnsi" w:cs="Segoe UI"/>
          <w:color w:val="0D0D0D"/>
          <w:shd w:val="clear" w:color="auto" w:fill="FFFFFF"/>
        </w:rPr>
        <w:t>ヘッダ行全体をテーブルに追加してい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p>
    <w:p w14:paraId="7EA460DB" w14:textId="4E6A5B0B"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データベース内の各学生に対して行を生成するループ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各学生ごとに新しい行（</w:t>
      </w:r>
      <w:proofErr w:type="spellStart"/>
      <w:r w:rsidRPr="00C42ECE">
        <w:rPr>
          <w:rFonts w:eastAsiaTheme="minorHAnsi" w:cs="Segoe UI"/>
          <w:color w:val="0D0D0D"/>
          <w:shd w:val="clear" w:color="auto" w:fill="FFFFFF"/>
        </w:rPr>
        <w:t>tr</w:t>
      </w:r>
      <w:proofErr w:type="spellEnd"/>
      <w:r>
        <w:rPr>
          <w:rFonts w:eastAsiaTheme="minorHAnsi" w:cs="Segoe UI"/>
          <w:color w:val="0D0D0D"/>
          <w:shd w:val="clear" w:color="auto" w:fill="FFFFFF"/>
        </w:rPr>
        <w:t>要素）を作成</w:t>
      </w:r>
      <w:r>
        <w:rPr>
          <w:rFonts w:eastAsiaTheme="minorHAnsi" w:cs="Segoe UI" w:hint="eastAsia"/>
          <w:color w:val="0D0D0D"/>
          <w:shd w:val="clear" w:color="auto" w:fill="FFFFFF"/>
        </w:rPr>
        <w:t>する</w:t>
      </w:r>
      <w:r w:rsidR="007513F6">
        <w:rPr>
          <w:rFonts w:eastAsiaTheme="minorHAnsi" w:cs="Segoe UI" w:hint="eastAsia"/>
          <w:color w:val="0D0D0D"/>
          <w:shd w:val="clear" w:color="auto" w:fill="FFFFFF"/>
        </w:rPr>
        <w:t>．</w:t>
      </w:r>
    </w:p>
    <w:p w14:paraId="0324C014" w14:textId="79CCCD8F"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各学生の名前を表示するセルを生成してい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name-cell</w:t>
      </w:r>
      <w:r w:rsidRPr="00C42ECE">
        <w:rPr>
          <w:rFonts w:eastAsiaTheme="minorHAnsi" w:cs="Segoe UI"/>
          <w:color w:val="0D0D0D"/>
          <w:shd w:val="clear" w:color="auto" w:fill="FFFFFF"/>
        </w:rPr>
        <w:t xml:space="preserve"> および </w:t>
      </w:r>
      <w:r w:rsidRPr="00C42ECE">
        <w:rPr>
          <w:rStyle w:val="HTML"/>
          <w:rFonts w:eastAsiaTheme="minorHAnsi"/>
          <w:b/>
          <w:bCs/>
          <w:color w:val="0D0D0D"/>
          <w:bdr w:val="single" w:sz="2" w:space="0" w:color="E3E3E3" w:frame="1"/>
          <w:shd w:val="clear" w:color="auto" w:fill="FFFFFF"/>
        </w:rPr>
        <w:t>name-input</w:t>
      </w:r>
      <w:r w:rsidRPr="00C42ECE">
        <w:rPr>
          <w:rFonts w:eastAsiaTheme="minorHAnsi" w:cs="Segoe UI"/>
          <w:color w:val="0D0D0D"/>
          <w:shd w:val="clear" w:color="auto" w:fill="FFFFFF"/>
        </w:rPr>
        <w:t xml:space="preserve"> クラスを追加し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名前を表示するための </w:t>
      </w:r>
      <w:r w:rsidRPr="00C42ECE">
        <w:rPr>
          <w:rStyle w:val="HTML"/>
          <w:rFonts w:eastAsiaTheme="minorHAnsi"/>
          <w:b/>
          <w:bCs/>
          <w:color w:val="0D0D0D"/>
          <w:bdr w:val="single" w:sz="2" w:space="0" w:color="E3E3E3" w:frame="1"/>
          <w:shd w:val="clear" w:color="auto" w:fill="FFFFFF"/>
        </w:rPr>
        <w:t>div</w:t>
      </w:r>
      <w:r w:rsidRPr="00C42ECE">
        <w:rPr>
          <w:rFonts w:eastAsiaTheme="minorHAnsi" w:cs="Segoe UI"/>
          <w:color w:val="0D0D0D"/>
          <w:shd w:val="clear" w:color="auto" w:fill="FFFFFF"/>
        </w:rPr>
        <w:t xml:space="preserve"> </w:t>
      </w:r>
      <w:r>
        <w:rPr>
          <w:rFonts w:eastAsiaTheme="minorHAnsi" w:cs="Segoe UI"/>
          <w:color w:val="0D0D0D"/>
          <w:shd w:val="clear" w:color="auto" w:fill="FFFFFF"/>
        </w:rPr>
        <w:t>要素を作成しセルに追加してい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p>
    <w:p w14:paraId="33E95EF6" w14:textId="0BDAB748"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オールチェックボックスのセルを生成してい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checkmark-cell</w:t>
      </w:r>
      <w:r w:rsidRPr="00C42ECE">
        <w:rPr>
          <w:rFonts w:eastAsiaTheme="minorHAnsi" w:cs="Segoe UI"/>
          <w:color w:val="0D0D0D"/>
          <w:shd w:val="clear" w:color="auto" w:fill="FFFFFF"/>
        </w:rPr>
        <w:t xml:space="preserve"> クラスを追加し</w:t>
      </w:r>
      <w:r w:rsidR="007513F6">
        <w:rPr>
          <w:rFonts w:eastAsiaTheme="minorHAnsi" w:cs="Segoe UI" w:hint="eastAsia"/>
          <w:color w:val="0D0D0D"/>
          <w:shd w:val="clear" w:color="auto" w:fill="FFFFFF"/>
        </w:rPr>
        <w:t>，</w:t>
      </w:r>
      <w:r w:rsidR="00CB1996">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&lt;</w:t>
      </w:r>
      <w:proofErr w:type="spellStart"/>
      <w:r w:rsidRPr="00C42ECE">
        <w:rPr>
          <w:rStyle w:val="HTML"/>
          <w:rFonts w:eastAsiaTheme="minorHAnsi"/>
          <w:b/>
          <w:bCs/>
          <w:color w:val="0D0D0D"/>
          <w:bdr w:val="single" w:sz="2" w:space="0" w:color="E3E3E3" w:frame="1"/>
          <w:shd w:val="clear" w:color="auto" w:fill="FFFFFF"/>
        </w:rPr>
        <w:t>i</w:t>
      </w:r>
      <w:proofErr w:type="spellEnd"/>
      <w:r w:rsidRPr="00C42ECE">
        <w:rPr>
          <w:rStyle w:val="HTML"/>
          <w:rFonts w:eastAsiaTheme="minorHAnsi"/>
          <w:b/>
          <w:bCs/>
          <w:color w:val="0D0D0D"/>
          <w:bdr w:val="single" w:sz="2" w:space="0" w:color="E3E3E3" w:frame="1"/>
          <w:shd w:val="clear" w:color="auto" w:fill="FFFFFF"/>
        </w:rPr>
        <w:t>&gt;</w:t>
      </w:r>
      <w:r w:rsidRPr="00C42ECE">
        <w:rPr>
          <w:rFonts w:eastAsiaTheme="minorHAnsi" w:cs="Segoe UI"/>
          <w:color w:val="0D0D0D"/>
          <w:shd w:val="clear" w:color="auto" w:fill="FFFFFF"/>
        </w:rPr>
        <w:t xml:space="preserve"> タグを用いて</w:t>
      </w:r>
      <w:proofErr w:type="spellStart"/>
      <w:r w:rsidRPr="00C42ECE">
        <w:rPr>
          <w:rFonts w:eastAsiaTheme="minorHAnsi" w:cs="Segoe UI"/>
          <w:color w:val="0D0D0D"/>
          <w:shd w:val="clear" w:color="auto" w:fill="FFFFFF"/>
        </w:rPr>
        <w:t>FontAwesome</w:t>
      </w:r>
      <w:proofErr w:type="spellEnd"/>
      <w:r>
        <w:rPr>
          <w:rFonts w:eastAsiaTheme="minorHAnsi" w:cs="Segoe UI"/>
          <w:color w:val="0D0D0D"/>
          <w:shd w:val="clear" w:color="auto" w:fill="FFFFFF"/>
        </w:rPr>
        <w:t>のアイコンをセルに追加してい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また</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Pr>
          <w:rFonts w:eastAsiaTheme="minorHAnsi" w:cs="Segoe UI"/>
          <w:color w:val="0D0D0D"/>
          <w:shd w:val="clear" w:color="auto" w:fill="FFFFFF"/>
        </w:rPr>
        <w:t>クリックイベントリスナーを設定してい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Pr>
          <w:rFonts w:eastAsiaTheme="minorHAnsi" w:cs="Segoe UI" w:hint="eastAsia"/>
          <w:color w:val="0D0D0D"/>
          <w:shd w:val="clear" w:color="auto" w:fill="FFFFFF"/>
        </w:rPr>
        <w:t xml:space="preserve">　(※</w:t>
      </w:r>
      <w:proofErr w:type="spellStart"/>
      <w:r w:rsidRPr="00C42ECE">
        <w:rPr>
          <w:rFonts w:eastAsiaTheme="minorHAnsi" w:cs="Segoe UI"/>
          <w:color w:val="0D0D0D"/>
          <w:shd w:val="clear" w:color="auto" w:fill="FFFFFF"/>
        </w:rPr>
        <w:t>FontAwesome</w:t>
      </w:r>
      <w:proofErr w:type="spellEnd"/>
      <w:r>
        <w:rPr>
          <w:rFonts w:eastAsiaTheme="minorHAnsi" w:cs="Segoe UI" w:hint="eastAsia"/>
          <w:color w:val="0D0D0D"/>
          <w:shd w:val="clear" w:color="auto" w:fill="FFFFFF"/>
        </w:rPr>
        <w:t>とは様々なアイコンをフォントファイル形式にして公開しているアイコン集のこと)</w:t>
      </w:r>
    </w:p>
    <w:p w14:paraId="1AECD6D8" w14:textId="1E456064"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各コマごとのボタンを生成してい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各ボタンは </w:t>
      </w:r>
      <w:r w:rsidRPr="00C42ECE">
        <w:rPr>
          <w:rStyle w:val="HTML"/>
          <w:rFonts w:eastAsiaTheme="minorHAnsi"/>
          <w:b/>
          <w:bCs/>
          <w:color w:val="0D0D0D"/>
          <w:bdr w:val="single" w:sz="2" w:space="0" w:color="E3E3E3" w:frame="1"/>
          <w:shd w:val="clear" w:color="auto" w:fill="FFFFFF"/>
        </w:rPr>
        <w:t>attendance-button</w:t>
      </w:r>
      <w:r w:rsidRPr="00C42ECE">
        <w:rPr>
          <w:rFonts w:eastAsiaTheme="minorHAnsi" w:cs="Segoe UI"/>
          <w:color w:val="0D0D0D"/>
          <w:shd w:val="clear" w:color="auto" w:fill="FFFFFF"/>
        </w:rPr>
        <w:t xml:space="preserve"> クラスを持ち</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クリック時に </w:t>
      </w:r>
      <w:proofErr w:type="spellStart"/>
      <w:r w:rsidRPr="00C42ECE">
        <w:rPr>
          <w:rStyle w:val="HTML"/>
          <w:rFonts w:eastAsiaTheme="minorHAnsi"/>
          <w:b/>
          <w:bCs/>
          <w:color w:val="0D0D0D"/>
          <w:bdr w:val="single" w:sz="2" w:space="0" w:color="E3E3E3" w:frame="1"/>
          <w:shd w:val="clear" w:color="auto" w:fill="FFFFFF"/>
        </w:rPr>
        <w:t>toggleAttendance</w:t>
      </w:r>
      <w:proofErr w:type="spellEnd"/>
      <w:r w:rsidRPr="00C42ECE">
        <w:rPr>
          <w:rFonts w:eastAsiaTheme="minorHAnsi" w:cs="Segoe UI"/>
          <w:color w:val="0D0D0D"/>
          <w:shd w:val="clear" w:color="auto" w:fill="FFFFFF"/>
        </w:rPr>
        <w:t xml:space="preserve"> </w:t>
      </w:r>
      <w:r>
        <w:rPr>
          <w:rFonts w:eastAsiaTheme="minorHAnsi" w:cs="Segoe UI"/>
          <w:color w:val="0D0D0D"/>
          <w:shd w:val="clear" w:color="auto" w:fill="FFFFFF"/>
        </w:rPr>
        <w:t>関数が呼び出され</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p>
    <w:p w14:paraId="0AFACDED" w14:textId="15B19CEC"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欠席開始時間のセルを生成してい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time-cell</w:t>
      </w:r>
      <w:r w:rsidRPr="00C42ECE">
        <w:rPr>
          <w:rFonts w:eastAsiaTheme="minorHAnsi" w:cs="Segoe UI"/>
          <w:color w:val="0D0D0D"/>
          <w:shd w:val="clear" w:color="auto" w:fill="FFFFFF"/>
        </w:rPr>
        <w:t xml:space="preserve"> および </w:t>
      </w:r>
      <w:r w:rsidRPr="00C42ECE">
        <w:rPr>
          <w:rStyle w:val="HTML"/>
          <w:rFonts w:eastAsiaTheme="minorHAnsi"/>
          <w:b/>
          <w:bCs/>
          <w:color w:val="0D0D0D"/>
          <w:bdr w:val="single" w:sz="2" w:space="0" w:color="E3E3E3" w:frame="1"/>
          <w:shd w:val="clear" w:color="auto" w:fill="FFFFFF"/>
        </w:rPr>
        <w:t>time-input</w:t>
      </w:r>
      <w:r w:rsidRPr="00C42ECE">
        <w:rPr>
          <w:rFonts w:eastAsiaTheme="minorHAnsi" w:cs="Segoe UI"/>
          <w:color w:val="0D0D0D"/>
          <w:shd w:val="clear" w:color="auto" w:fill="FFFFFF"/>
        </w:rPr>
        <w:t xml:space="preserve"> クラスを追加し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&lt;input&gt;</w:t>
      </w:r>
      <w:r w:rsidRPr="00C42ECE">
        <w:rPr>
          <w:rFonts w:eastAsiaTheme="minorHAnsi" w:cs="Segoe UI"/>
          <w:color w:val="0D0D0D"/>
          <w:shd w:val="clear" w:color="auto" w:fill="FFFFFF"/>
        </w:rPr>
        <w:t xml:space="preserve"> 要素を</w:t>
      </w:r>
      <w:r>
        <w:rPr>
          <w:rFonts w:eastAsiaTheme="minorHAnsi" w:cs="Segoe UI"/>
          <w:color w:val="0D0D0D"/>
          <w:shd w:val="clear" w:color="auto" w:fill="FFFFFF"/>
        </w:rPr>
        <w:t>用いて時刻を入力するための欠席開始時間フィールドを作成してい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p>
    <w:p w14:paraId="52BAAC14" w14:textId="4FA193CC" w:rsidR="003D21B3" w:rsidRPr="00C42ECE" w:rsidRDefault="003D21B3" w:rsidP="003D21B3">
      <w:pPr>
        <w:pStyle w:val="a7"/>
        <w:numPr>
          <w:ilvl w:val="0"/>
          <w:numId w:val="32"/>
        </w:numPr>
        <w:ind w:leftChars="0" w:firstLineChars="0"/>
        <w:rPr>
          <w:rFonts w:eastAsiaTheme="minorHAnsi"/>
        </w:rPr>
      </w:pPr>
      <w:r w:rsidRPr="00C42ECE">
        <w:rPr>
          <w:rFonts w:eastAsiaTheme="minorHAnsi" w:cs="Segoe UI"/>
          <w:color w:val="0D0D0D"/>
          <w:shd w:val="clear" w:color="auto" w:fill="FFFFFF"/>
        </w:rPr>
        <w:lastRenderedPageBreak/>
        <w:t>同様に欠席終了時間のセルを生成</w:t>
      </w:r>
      <w:r>
        <w:rPr>
          <w:rFonts w:eastAsiaTheme="minorHAnsi" w:cs="Segoe UI"/>
          <w:color w:val="0D0D0D"/>
          <w:shd w:val="clear" w:color="auto" w:fill="FFFFFF"/>
        </w:rPr>
        <w:t>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p>
    <w:p w14:paraId="5E6850D5" w14:textId="3A12E606" w:rsidR="003D21B3" w:rsidRPr="00C42ECE" w:rsidRDefault="003D21B3" w:rsidP="003D21B3">
      <w:pPr>
        <w:pStyle w:val="a7"/>
        <w:numPr>
          <w:ilvl w:val="0"/>
          <w:numId w:val="32"/>
        </w:numPr>
        <w:ind w:leftChars="0" w:firstLineChars="0"/>
        <w:rPr>
          <w:rFonts w:eastAsiaTheme="minorHAnsi"/>
        </w:rPr>
      </w:pPr>
      <w:r>
        <w:rPr>
          <w:rFonts w:eastAsiaTheme="minorHAnsi" w:cs="Segoe UI"/>
          <w:color w:val="0D0D0D"/>
          <w:shd w:val="clear" w:color="auto" w:fill="FFFFFF"/>
        </w:rPr>
        <w:t>欠席理由のセルを生成してい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reason-cell</w:t>
      </w:r>
      <w:r w:rsidRPr="00C42ECE">
        <w:rPr>
          <w:rFonts w:eastAsiaTheme="minorHAnsi" w:cs="Segoe UI"/>
          <w:color w:val="0D0D0D"/>
          <w:shd w:val="clear" w:color="auto" w:fill="FFFFFF"/>
        </w:rPr>
        <w:t xml:space="preserve"> および </w:t>
      </w:r>
      <w:r w:rsidRPr="00C42ECE">
        <w:rPr>
          <w:rStyle w:val="HTML"/>
          <w:rFonts w:eastAsiaTheme="minorHAnsi"/>
          <w:b/>
          <w:bCs/>
          <w:color w:val="0D0D0D"/>
          <w:bdr w:val="single" w:sz="2" w:space="0" w:color="E3E3E3" w:frame="1"/>
          <w:shd w:val="clear" w:color="auto" w:fill="FFFFFF"/>
        </w:rPr>
        <w:t>reason-input</w:t>
      </w:r>
      <w:r w:rsidRPr="00C42ECE">
        <w:rPr>
          <w:rFonts w:eastAsiaTheme="minorHAnsi" w:cs="Segoe UI"/>
          <w:color w:val="0D0D0D"/>
          <w:shd w:val="clear" w:color="auto" w:fill="FFFFFF"/>
        </w:rPr>
        <w:t xml:space="preserve"> クラスを追加し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&lt;div&gt;</w:t>
      </w:r>
      <w:r w:rsidRPr="00C42ECE">
        <w:rPr>
          <w:rFonts w:eastAsiaTheme="minorHAnsi" w:cs="Segoe UI"/>
          <w:color w:val="0D0D0D"/>
          <w:shd w:val="clear" w:color="auto" w:fill="FFFFFF"/>
        </w:rPr>
        <w:t xml:space="preserve"> 要素を</w:t>
      </w:r>
      <w:r>
        <w:rPr>
          <w:rFonts w:eastAsiaTheme="minorHAnsi" w:cs="Segoe UI"/>
          <w:color w:val="0D0D0D"/>
          <w:shd w:val="clear" w:color="auto" w:fill="FFFFFF"/>
        </w:rPr>
        <w:t>用いて欠席理由を表示するための欠席理由フィールドを作成してい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p>
    <w:p w14:paraId="750BBA4D" w14:textId="78300455" w:rsidR="003D21B3" w:rsidRPr="0004263D" w:rsidRDefault="003D21B3" w:rsidP="00093462">
      <w:pPr>
        <w:pStyle w:val="a7"/>
        <w:numPr>
          <w:ilvl w:val="0"/>
          <w:numId w:val="32"/>
        </w:numPr>
        <w:ind w:leftChars="0" w:firstLineChars="0"/>
        <w:rPr>
          <w:rFonts w:eastAsiaTheme="minorHAnsi"/>
        </w:rPr>
      </w:pPr>
      <w:r>
        <w:rPr>
          <w:rFonts w:eastAsiaTheme="minorHAnsi" w:cs="Segoe UI"/>
          <w:color w:val="0D0D0D"/>
          <w:shd w:val="clear" w:color="auto" w:fill="FFFFFF"/>
        </w:rPr>
        <w:t>メモのセルを生成してい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memo-cell</w:t>
      </w:r>
      <w:r w:rsidRPr="00C42ECE">
        <w:rPr>
          <w:rFonts w:eastAsiaTheme="minorHAnsi" w:cs="Segoe UI"/>
          <w:color w:val="0D0D0D"/>
          <w:shd w:val="clear" w:color="auto" w:fill="FFFFFF"/>
        </w:rPr>
        <w:t xml:space="preserve"> クラスを追加し</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sidRPr="00C42ECE">
        <w:rPr>
          <w:rStyle w:val="HTML"/>
          <w:rFonts w:eastAsiaTheme="minorHAnsi"/>
          <w:b/>
          <w:bCs/>
          <w:color w:val="0D0D0D"/>
          <w:bdr w:val="single" w:sz="2" w:space="0" w:color="E3E3E3" w:frame="1"/>
          <w:shd w:val="clear" w:color="auto" w:fill="FFFFFF"/>
        </w:rPr>
        <w:t>&lt;</w:t>
      </w:r>
      <w:proofErr w:type="spellStart"/>
      <w:r w:rsidRPr="00C42ECE">
        <w:rPr>
          <w:rStyle w:val="HTML"/>
          <w:rFonts w:eastAsiaTheme="minorHAnsi"/>
          <w:b/>
          <w:bCs/>
          <w:color w:val="0D0D0D"/>
          <w:bdr w:val="single" w:sz="2" w:space="0" w:color="E3E3E3" w:frame="1"/>
          <w:shd w:val="clear" w:color="auto" w:fill="FFFFFF"/>
        </w:rPr>
        <w:t>textarea</w:t>
      </w:r>
      <w:proofErr w:type="spellEnd"/>
      <w:r w:rsidRPr="00C42ECE">
        <w:rPr>
          <w:rStyle w:val="HTML"/>
          <w:rFonts w:eastAsiaTheme="minorHAnsi"/>
          <w:b/>
          <w:bCs/>
          <w:color w:val="0D0D0D"/>
          <w:bdr w:val="single" w:sz="2" w:space="0" w:color="E3E3E3" w:frame="1"/>
          <w:shd w:val="clear" w:color="auto" w:fill="FFFFFF"/>
        </w:rPr>
        <w:t>&gt;</w:t>
      </w:r>
      <w:r w:rsidRPr="00C42ECE">
        <w:rPr>
          <w:rFonts w:eastAsiaTheme="minorHAnsi" w:cs="Segoe UI"/>
          <w:color w:val="0D0D0D"/>
          <w:shd w:val="clear" w:color="auto" w:fill="FFFFFF"/>
        </w:rPr>
        <w:t xml:space="preserve"> 要</w:t>
      </w:r>
      <w:r>
        <w:rPr>
          <w:rFonts w:eastAsiaTheme="minorHAnsi" w:cs="Segoe UI"/>
          <w:color w:val="0D0D0D"/>
          <w:shd w:val="clear" w:color="auto" w:fill="FFFFFF"/>
        </w:rPr>
        <w:t>素を用いて複数行のメモを入力するためのフィールドを作成してい</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各セルは行に追加され</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r>
        <w:rPr>
          <w:rFonts w:eastAsiaTheme="minorHAnsi" w:cs="Segoe UI"/>
          <w:color w:val="0D0D0D"/>
          <w:shd w:val="clear" w:color="auto" w:fill="FFFFFF"/>
        </w:rPr>
        <w:t>最終的にテーブルに追加され</w:t>
      </w:r>
      <w:r>
        <w:rPr>
          <w:rFonts w:eastAsiaTheme="minorHAnsi" w:cs="Segoe UI" w:hint="eastAsia"/>
          <w:color w:val="0D0D0D"/>
          <w:shd w:val="clear" w:color="auto" w:fill="FFFFFF"/>
        </w:rPr>
        <w:t>る</w:t>
      </w:r>
      <w:r w:rsidR="007513F6">
        <w:rPr>
          <w:rFonts w:eastAsiaTheme="minorHAnsi" w:cs="Segoe UI" w:hint="eastAsia"/>
          <w:color w:val="0D0D0D"/>
          <w:shd w:val="clear" w:color="auto" w:fill="FFFFFF"/>
        </w:rPr>
        <w:t>．</w:t>
      </w:r>
      <w:r w:rsidRPr="00C42ECE">
        <w:rPr>
          <w:rFonts w:eastAsiaTheme="minorHAnsi" w:cs="Segoe UI"/>
          <w:color w:val="0D0D0D"/>
          <w:shd w:val="clear" w:color="auto" w:fill="FFFFFF"/>
        </w:rPr>
        <w:t xml:space="preserve"> </w:t>
      </w:r>
    </w:p>
    <w:p w14:paraId="316B5873" w14:textId="483BA69F" w:rsidR="0004263D" w:rsidRDefault="0004263D" w:rsidP="0004263D">
      <w:pPr>
        <w:ind w:firstLineChars="0"/>
        <w:rPr>
          <w:rFonts w:eastAsiaTheme="minorHAnsi"/>
        </w:rPr>
      </w:pPr>
    </w:p>
    <w:p w14:paraId="33740DF6" w14:textId="2157600A" w:rsidR="0004263D" w:rsidRDefault="0004263D" w:rsidP="0004263D">
      <w:pPr>
        <w:ind w:firstLineChars="0"/>
        <w:rPr>
          <w:rFonts w:eastAsiaTheme="minorHAnsi"/>
        </w:rPr>
      </w:pPr>
    </w:p>
    <w:p w14:paraId="300C3653" w14:textId="59975969" w:rsidR="0004263D" w:rsidRDefault="0004263D" w:rsidP="0004263D">
      <w:pPr>
        <w:ind w:firstLineChars="0"/>
        <w:rPr>
          <w:rFonts w:eastAsiaTheme="minorHAnsi"/>
        </w:rPr>
      </w:pPr>
    </w:p>
    <w:p w14:paraId="1E4DFA45" w14:textId="4EDA73AA" w:rsidR="0004263D" w:rsidRDefault="0004263D" w:rsidP="0004263D">
      <w:pPr>
        <w:ind w:firstLineChars="0"/>
        <w:rPr>
          <w:rFonts w:eastAsiaTheme="minorHAnsi"/>
        </w:rPr>
      </w:pPr>
    </w:p>
    <w:p w14:paraId="2D94296F" w14:textId="500B3B90" w:rsidR="0004263D" w:rsidRDefault="0004263D" w:rsidP="0004263D">
      <w:pPr>
        <w:ind w:firstLineChars="0"/>
        <w:rPr>
          <w:rFonts w:eastAsiaTheme="minorHAnsi"/>
        </w:rPr>
      </w:pPr>
    </w:p>
    <w:p w14:paraId="59F8E877" w14:textId="6D931C4D" w:rsidR="0004263D" w:rsidRDefault="0004263D" w:rsidP="0004263D">
      <w:pPr>
        <w:ind w:firstLineChars="0"/>
        <w:rPr>
          <w:rFonts w:eastAsiaTheme="minorHAnsi"/>
        </w:rPr>
      </w:pPr>
    </w:p>
    <w:p w14:paraId="3FB19774" w14:textId="0FC1A399" w:rsidR="0004263D" w:rsidRDefault="0004263D" w:rsidP="0004263D">
      <w:pPr>
        <w:ind w:firstLineChars="0"/>
        <w:rPr>
          <w:rFonts w:eastAsiaTheme="minorHAnsi"/>
        </w:rPr>
      </w:pPr>
    </w:p>
    <w:p w14:paraId="12ADCBD9" w14:textId="1C6429BB" w:rsidR="0004263D" w:rsidRDefault="0004263D" w:rsidP="0004263D">
      <w:pPr>
        <w:ind w:firstLineChars="0"/>
        <w:rPr>
          <w:rFonts w:eastAsiaTheme="minorHAnsi"/>
        </w:rPr>
      </w:pPr>
    </w:p>
    <w:p w14:paraId="49A19950" w14:textId="31C23AA2" w:rsidR="0004263D" w:rsidRDefault="0004263D" w:rsidP="0004263D">
      <w:pPr>
        <w:ind w:firstLineChars="0"/>
        <w:rPr>
          <w:rFonts w:eastAsiaTheme="minorHAnsi"/>
        </w:rPr>
      </w:pPr>
    </w:p>
    <w:p w14:paraId="0350255B" w14:textId="3FB0377B" w:rsidR="0004263D" w:rsidRDefault="0004263D" w:rsidP="0004263D">
      <w:pPr>
        <w:ind w:firstLineChars="0"/>
        <w:rPr>
          <w:rFonts w:eastAsiaTheme="minorHAnsi"/>
        </w:rPr>
      </w:pPr>
    </w:p>
    <w:p w14:paraId="664D50EF" w14:textId="305ED035" w:rsidR="0004263D" w:rsidRDefault="0004263D" w:rsidP="0004263D">
      <w:pPr>
        <w:ind w:firstLineChars="0"/>
        <w:rPr>
          <w:rFonts w:eastAsiaTheme="minorHAnsi"/>
        </w:rPr>
      </w:pPr>
    </w:p>
    <w:p w14:paraId="40665267" w14:textId="08232423" w:rsidR="0004263D" w:rsidRDefault="0004263D" w:rsidP="0004263D">
      <w:pPr>
        <w:ind w:firstLineChars="0"/>
        <w:rPr>
          <w:rFonts w:eastAsiaTheme="minorHAnsi"/>
        </w:rPr>
      </w:pPr>
    </w:p>
    <w:p w14:paraId="472E1939" w14:textId="6616CDE0" w:rsidR="0004263D" w:rsidRDefault="0004263D" w:rsidP="0004263D">
      <w:pPr>
        <w:ind w:firstLineChars="0"/>
        <w:rPr>
          <w:rFonts w:eastAsiaTheme="minorHAnsi"/>
        </w:rPr>
      </w:pPr>
    </w:p>
    <w:p w14:paraId="13E4EDA8" w14:textId="040606E5" w:rsidR="0004263D" w:rsidRDefault="0004263D" w:rsidP="0004263D">
      <w:pPr>
        <w:ind w:firstLineChars="0"/>
        <w:rPr>
          <w:rFonts w:eastAsiaTheme="minorHAnsi"/>
        </w:rPr>
      </w:pPr>
    </w:p>
    <w:p w14:paraId="76432B9F" w14:textId="1D99E6BA" w:rsidR="0004263D" w:rsidRDefault="0004263D" w:rsidP="0004263D">
      <w:pPr>
        <w:ind w:firstLineChars="0"/>
        <w:rPr>
          <w:rFonts w:eastAsiaTheme="minorHAnsi"/>
        </w:rPr>
      </w:pPr>
    </w:p>
    <w:p w14:paraId="34353115" w14:textId="106F9329" w:rsidR="0004263D" w:rsidRDefault="0004263D" w:rsidP="0004263D">
      <w:pPr>
        <w:ind w:firstLineChars="0"/>
        <w:rPr>
          <w:rFonts w:eastAsiaTheme="minorHAnsi"/>
        </w:rPr>
      </w:pPr>
    </w:p>
    <w:p w14:paraId="236D5600" w14:textId="046886F9" w:rsidR="0004263D" w:rsidRDefault="0004263D" w:rsidP="0004263D">
      <w:pPr>
        <w:ind w:firstLineChars="0"/>
        <w:rPr>
          <w:rFonts w:eastAsiaTheme="minorHAnsi"/>
        </w:rPr>
      </w:pPr>
    </w:p>
    <w:p w14:paraId="390EB442" w14:textId="77777777" w:rsidR="0004263D" w:rsidRPr="0004263D" w:rsidRDefault="0004263D" w:rsidP="0004263D">
      <w:pPr>
        <w:ind w:firstLineChars="0"/>
        <w:rPr>
          <w:rFonts w:eastAsiaTheme="minorHAnsi"/>
        </w:rPr>
      </w:pPr>
    </w:p>
    <w:p w14:paraId="5DF72191" w14:textId="77777777" w:rsidR="003D21B3" w:rsidRPr="00E84D0A" w:rsidRDefault="003D21B3" w:rsidP="003D21B3">
      <w:pPr>
        <w:ind w:firstLineChars="0" w:firstLine="0"/>
        <w:jc w:val="center"/>
        <w:rPr>
          <w:rFonts w:eastAsiaTheme="minorHAnsi"/>
        </w:rPr>
      </w:pPr>
      <w:r w:rsidRPr="00E84D0A">
        <w:rPr>
          <w:rFonts w:eastAsiaTheme="minorHAnsi" w:hint="eastAsia"/>
        </w:rPr>
        <w:lastRenderedPageBreak/>
        <w:t>リスト</w:t>
      </w:r>
      <w:r>
        <w:rPr>
          <w:rFonts w:eastAsiaTheme="minorHAnsi"/>
        </w:rPr>
        <w:t>3.3</w:t>
      </w:r>
      <w:r w:rsidRPr="00E84D0A">
        <w:rPr>
          <w:rFonts w:eastAsiaTheme="minorHAnsi"/>
        </w:rPr>
        <w:t xml:space="preserve">-2 </w:t>
      </w:r>
      <w:proofErr w:type="spellStart"/>
      <w:r w:rsidRPr="00E84D0A">
        <w:rPr>
          <w:rStyle w:val="HTML"/>
          <w:rFonts w:eastAsiaTheme="minorHAnsi"/>
          <w:bCs/>
          <w:color w:val="0D0D0D"/>
          <w:bdr w:val="single" w:sz="2" w:space="0" w:color="E3E3E3" w:frame="1"/>
          <w:shd w:val="clear" w:color="auto" w:fill="FFFFFF"/>
        </w:rPr>
        <w:t>toggleAttendance</w:t>
      </w:r>
      <w:proofErr w:type="spellEnd"/>
    </w:p>
    <w:p w14:paraId="6CCFB2C8" w14:textId="77777777" w:rsidR="003D21B3" w:rsidRDefault="003D21B3" w:rsidP="003D21B3">
      <w:pPr>
        <w:ind w:firstLine="188"/>
      </w:pPr>
      <w:r>
        <w:rPr>
          <w:noProof/>
        </w:rPr>
        <mc:AlternateContent>
          <mc:Choice Requires="wps">
            <w:drawing>
              <wp:anchor distT="0" distB="0" distL="114300" distR="114300" simplePos="0" relativeHeight="251750400" behindDoc="0" locked="0" layoutInCell="1" allowOverlap="1" wp14:anchorId="262C1D3B" wp14:editId="4E06B4D1">
                <wp:simplePos x="0" y="0"/>
                <wp:positionH relativeFrom="margin">
                  <wp:align>right</wp:align>
                </wp:positionH>
                <wp:positionV relativeFrom="paragraph">
                  <wp:posOffset>206374</wp:posOffset>
                </wp:positionV>
                <wp:extent cx="5391509" cy="5705475"/>
                <wp:effectExtent l="0" t="0" r="19050" b="28575"/>
                <wp:wrapNone/>
                <wp:docPr id="2057" name="テキスト ボックス 2057"/>
                <wp:cNvGraphicFramePr/>
                <a:graphic xmlns:a="http://schemas.openxmlformats.org/drawingml/2006/main">
                  <a:graphicData uri="http://schemas.microsoft.com/office/word/2010/wordprocessingShape">
                    <wps:wsp>
                      <wps:cNvSpPr txBox="1"/>
                      <wps:spPr>
                        <a:xfrm>
                          <a:off x="0" y="0"/>
                          <a:ext cx="5391509" cy="5705475"/>
                        </a:xfrm>
                        <a:prstGeom prst="rect">
                          <a:avLst/>
                        </a:prstGeom>
                        <a:solidFill>
                          <a:schemeClr val="lt1"/>
                        </a:solidFill>
                        <a:ln w="6350">
                          <a:solidFill>
                            <a:prstClr val="black"/>
                          </a:solidFill>
                        </a:ln>
                      </wps:spPr>
                      <wps:txbx>
                        <w:txbxContent>
                          <w:p w14:paraId="3243B5A7" w14:textId="77777777" w:rsidR="001D6546" w:rsidRPr="00117136" w:rsidRDefault="001D6546" w:rsidP="003D21B3">
                            <w:pPr>
                              <w:ind w:firstLine="188"/>
                              <w:rPr>
                                <w:rFonts w:ascii="Consolas" w:hAnsi="Consolas"/>
                              </w:rPr>
                            </w:pPr>
                            <w:r w:rsidRPr="00117136">
                              <w:rPr>
                                <w:rFonts w:ascii="Consolas" w:hAnsi="Consolas"/>
                              </w:rPr>
                              <w:t xml:space="preserve">function </w:t>
                            </w:r>
                            <w:proofErr w:type="spellStart"/>
                            <w:r w:rsidRPr="00117136">
                              <w:rPr>
                                <w:rFonts w:ascii="Consolas" w:hAnsi="Consolas"/>
                              </w:rPr>
                              <w:t>toggleAttendance</w:t>
                            </w:r>
                            <w:proofErr w:type="spellEnd"/>
                            <w:r w:rsidRPr="00117136">
                              <w:rPr>
                                <w:rFonts w:ascii="Consolas" w:hAnsi="Consolas"/>
                              </w:rPr>
                              <w:t>(button) {</w:t>
                            </w:r>
                          </w:p>
                          <w:p w14:paraId="6A9C8F86"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studentId</w:t>
                            </w:r>
                            <w:proofErr w:type="spellEnd"/>
                            <w:r w:rsidRPr="00117136">
                              <w:rPr>
                                <w:rFonts w:ascii="Consolas" w:hAnsi="Consolas"/>
                              </w:rPr>
                              <w:t xml:space="preserve"> = </w:t>
                            </w:r>
                            <w:proofErr w:type="spellStart"/>
                            <w:r w:rsidRPr="00117136">
                              <w:rPr>
                                <w:rFonts w:ascii="Consolas" w:hAnsi="Consolas"/>
                              </w:rPr>
                              <w:t>button.dataset.studentId</w:t>
                            </w:r>
                            <w:proofErr w:type="spellEnd"/>
                            <w:r w:rsidRPr="00117136">
                              <w:rPr>
                                <w:rFonts w:ascii="Consolas" w:hAnsi="Consolas"/>
                              </w:rPr>
                              <w:t>;</w:t>
                            </w:r>
                          </w:p>
                          <w:p w14:paraId="133AE8F1"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classIndex</w:t>
                            </w:r>
                            <w:proofErr w:type="spellEnd"/>
                            <w:r w:rsidRPr="00117136">
                              <w:rPr>
                                <w:rFonts w:ascii="Consolas" w:hAnsi="Consolas"/>
                              </w:rPr>
                              <w:t xml:space="preserve"> = </w:t>
                            </w:r>
                            <w:proofErr w:type="spellStart"/>
                            <w:r w:rsidRPr="00117136">
                              <w:rPr>
                                <w:rFonts w:ascii="Consolas" w:hAnsi="Consolas"/>
                              </w:rPr>
                              <w:t>button.dataset.classIndex</w:t>
                            </w:r>
                            <w:proofErr w:type="spellEnd"/>
                            <w:r w:rsidRPr="00117136">
                              <w:rPr>
                                <w:rFonts w:ascii="Consolas" w:hAnsi="Consolas"/>
                              </w:rPr>
                              <w:t>;</w:t>
                            </w:r>
                          </w:p>
                          <w:p w14:paraId="5607102F"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w:t>
                            </w:r>
                            <w:proofErr w:type="spellStart"/>
                            <w:r w:rsidRPr="00117136">
                              <w:rPr>
                                <w:rFonts w:ascii="Consolas" w:hAnsi="Consolas"/>
                              </w:rPr>
                              <w:t>attendanceStatus</w:t>
                            </w:r>
                            <w:proofErr w:type="spellEnd"/>
                            <w:r w:rsidRPr="00117136">
                              <w:rPr>
                                <w:rFonts w:ascii="Consolas" w:hAnsi="Consolas"/>
                              </w:rPr>
                              <w:t xml:space="preserve"> = </w:t>
                            </w:r>
                            <w:proofErr w:type="spellStart"/>
                            <w:r w:rsidRPr="00117136">
                              <w:rPr>
                                <w:rFonts w:ascii="Consolas" w:hAnsi="Consolas"/>
                              </w:rPr>
                              <w:t>button.textContent</w:t>
                            </w:r>
                            <w:proofErr w:type="spellEnd"/>
                            <w:r w:rsidRPr="00117136">
                              <w:rPr>
                                <w:rFonts w:ascii="Consolas" w:hAnsi="Consolas"/>
                              </w:rPr>
                              <w:t xml:space="preserve"> === "</w:t>
                            </w:r>
                            <w:r w:rsidRPr="00117136">
                              <w:rPr>
                                <w:rFonts w:ascii="Consolas" w:hAnsi="Consolas"/>
                              </w:rPr>
                              <w:t>出席</w:t>
                            </w:r>
                            <w:r w:rsidRPr="00117136">
                              <w:rPr>
                                <w:rFonts w:ascii="Consolas" w:hAnsi="Consolas"/>
                              </w:rPr>
                              <w:t>" ? true : false;</w:t>
                            </w:r>
                          </w:p>
                          <w:p w14:paraId="6804C279" w14:textId="77777777" w:rsidR="001D6546" w:rsidRPr="00117136" w:rsidRDefault="001D6546" w:rsidP="003D21B3">
                            <w:pPr>
                              <w:ind w:firstLine="188"/>
                              <w:rPr>
                                <w:rFonts w:ascii="Consolas" w:hAnsi="Consolas"/>
                              </w:rPr>
                            </w:pPr>
                          </w:p>
                          <w:p w14:paraId="19A58F46" w14:textId="247876F2"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saveAttendanceData</w:t>
                            </w:r>
                            <w:proofErr w:type="spellEnd"/>
                            <w:r w:rsidRPr="00117136">
                              <w:rPr>
                                <w:rFonts w:ascii="Consolas" w:hAnsi="Consolas"/>
                              </w:rPr>
                              <w:t>(</w:t>
                            </w:r>
                            <w:proofErr w:type="spellStart"/>
                            <w:r w:rsidRPr="00117136">
                              <w:rPr>
                                <w:rFonts w:ascii="Consolas" w:hAnsi="Consolas"/>
                              </w:rPr>
                              <w:t>studentId</w:t>
                            </w:r>
                            <w:proofErr w:type="spellEnd"/>
                            <w:r>
                              <w:rPr>
                                <w:rFonts w:ascii="Consolas" w:hAnsi="Consolas"/>
                              </w:rPr>
                              <w:t>，</w:t>
                            </w:r>
                            <w:r w:rsidRPr="00117136">
                              <w:rPr>
                                <w:rFonts w:ascii="Consolas" w:hAnsi="Consolas"/>
                              </w:rPr>
                              <w:t xml:space="preserve"> </w:t>
                            </w:r>
                            <w:proofErr w:type="spellStart"/>
                            <w:r w:rsidRPr="00117136">
                              <w:rPr>
                                <w:rFonts w:ascii="Consolas" w:hAnsi="Consolas"/>
                              </w:rPr>
                              <w:t>classIndex</w:t>
                            </w:r>
                            <w:proofErr w:type="spellEnd"/>
                            <w:r>
                              <w:rPr>
                                <w:rFonts w:ascii="Consolas" w:hAnsi="Consolas"/>
                              </w:rPr>
                              <w:t>，</w:t>
                            </w:r>
                            <w:r w:rsidRPr="00117136">
                              <w:rPr>
                                <w:rFonts w:ascii="Consolas" w:hAnsi="Consolas"/>
                              </w:rPr>
                              <w:t xml:space="preserve"> </w:t>
                            </w:r>
                            <w:proofErr w:type="spellStart"/>
                            <w:r w:rsidRPr="00117136">
                              <w:rPr>
                                <w:rFonts w:ascii="Consolas" w:hAnsi="Consolas"/>
                              </w:rPr>
                              <w:t>attendanceStatus</w:t>
                            </w:r>
                            <w:proofErr w:type="spellEnd"/>
                            <w:r w:rsidRPr="00117136">
                              <w:rPr>
                                <w:rFonts w:ascii="Consolas" w:hAnsi="Consolas"/>
                              </w:rPr>
                              <w:t>);</w:t>
                            </w:r>
                          </w:p>
                          <w:p w14:paraId="7F7638CF" w14:textId="77777777" w:rsidR="001D6546" w:rsidRPr="00117136" w:rsidRDefault="001D6546" w:rsidP="003D21B3">
                            <w:pPr>
                              <w:ind w:firstLine="188"/>
                              <w:rPr>
                                <w:rFonts w:ascii="Consolas" w:hAnsi="Consolas"/>
                              </w:rPr>
                            </w:pPr>
                          </w:p>
                          <w:p w14:paraId="756E48DE" w14:textId="77777777" w:rsidR="001D6546" w:rsidRPr="00117136" w:rsidRDefault="001D6546" w:rsidP="003D21B3">
                            <w:pPr>
                              <w:ind w:firstLine="188"/>
                              <w:rPr>
                                <w:rFonts w:ascii="Consolas" w:hAnsi="Consolas"/>
                              </w:rPr>
                            </w:pPr>
                            <w:r w:rsidRPr="00117136">
                              <w:rPr>
                                <w:rFonts w:ascii="Consolas" w:hAnsi="Consolas"/>
                              </w:rPr>
                              <w:t xml:space="preserve">            if (</w:t>
                            </w:r>
                            <w:proofErr w:type="spellStart"/>
                            <w:r w:rsidRPr="00117136">
                              <w:rPr>
                                <w:rFonts w:ascii="Consolas" w:hAnsi="Consolas"/>
                              </w:rPr>
                              <w:t>attendanceStatus</w:t>
                            </w:r>
                            <w:proofErr w:type="spellEnd"/>
                            <w:r w:rsidRPr="00117136">
                              <w:rPr>
                                <w:rFonts w:ascii="Consolas" w:hAnsi="Consolas"/>
                              </w:rPr>
                              <w:t>) {</w:t>
                            </w:r>
                          </w:p>
                          <w:p w14:paraId="22EE6D9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button.textContent</w:t>
                            </w:r>
                            <w:proofErr w:type="spellEnd"/>
                            <w:r w:rsidRPr="00117136">
                              <w:rPr>
                                <w:rFonts w:ascii="Consolas" w:hAnsi="Consolas"/>
                              </w:rPr>
                              <w:t xml:space="preserve"> = "</w:t>
                            </w:r>
                            <w:r w:rsidRPr="00117136">
                              <w:rPr>
                                <w:rFonts w:ascii="Consolas" w:hAnsi="Consolas"/>
                              </w:rPr>
                              <w:t>欠席</w:t>
                            </w:r>
                            <w:r w:rsidRPr="00117136">
                              <w:rPr>
                                <w:rFonts w:ascii="Consolas" w:hAnsi="Consolas"/>
                              </w:rPr>
                              <w:t>";</w:t>
                            </w:r>
                          </w:p>
                          <w:p w14:paraId="2FEF77A6" w14:textId="77777777" w:rsidR="001D6546" w:rsidRDefault="001D6546" w:rsidP="003D21B3">
                            <w:pPr>
                              <w:ind w:firstLine="188"/>
                            </w:pPr>
                            <w:r>
                              <w:t xml:space="preserve">                </w:t>
                            </w:r>
                            <w:proofErr w:type="spellStart"/>
                            <w:r>
                              <w:t>button.classList.add</w:t>
                            </w:r>
                            <w:proofErr w:type="spellEnd"/>
                            <w:r>
                              <w:t>("absent");</w:t>
                            </w:r>
                          </w:p>
                          <w:p w14:paraId="10CDF8D2" w14:textId="77777777" w:rsidR="001D6546" w:rsidRDefault="001D6546" w:rsidP="003D21B3">
                            <w:pPr>
                              <w:ind w:firstLine="188"/>
                            </w:pPr>
                            <w:r>
                              <w:t xml:space="preserve">            } else {</w:t>
                            </w:r>
                          </w:p>
                          <w:p w14:paraId="48CF37C7" w14:textId="77777777" w:rsidR="001D6546" w:rsidRDefault="001D6546" w:rsidP="003D21B3">
                            <w:pPr>
                              <w:ind w:firstLine="188"/>
                            </w:pPr>
                            <w:r>
                              <w:t xml:space="preserve">                </w:t>
                            </w:r>
                            <w:proofErr w:type="spellStart"/>
                            <w:r>
                              <w:t>button.textContent</w:t>
                            </w:r>
                            <w:proofErr w:type="spellEnd"/>
                            <w:r>
                              <w:t xml:space="preserve"> = "出席";</w:t>
                            </w:r>
                          </w:p>
                          <w:p w14:paraId="509B9C91" w14:textId="77777777" w:rsidR="001D6546" w:rsidRDefault="001D6546" w:rsidP="003D21B3">
                            <w:pPr>
                              <w:ind w:firstLine="188"/>
                            </w:pPr>
                            <w:r>
                              <w:t xml:space="preserve">                </w:t>
                            </w:r>
                            <w:proofErr w:type="spellStart"/>
                            <w:r>
                              <w:t>button.classList.remove</w:t>
                            </w:r>
                            <w:proofErr w:type="spellEnd"/>
                            <w:r>
                              <w:t>("absent");</w:t>
                            </w:r>
                          </w:p>
                          <w:p w14:paraId="7CD24741" w14:textId="77777777" w:rsidR="001D6546" w:rsidRDefault="001D6546" w:rsidP="003D21B3">
                            <w:pPr>
                              <w:ind w:firstLine="188"/>
                            </w:pPr>
                            <w:r>
                              <w:t xml:space="preserve">            }</w:t>
                            </w:r>
                          </w:p>
                          <w:p w14:paraId="2A048DFD"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C1D3B" id="テキスト ボックス 2057" o:spid="_x0000_s1093" type="#_x0000_t202" style="position:absolute;left:0;text-align:left;margin-left:373.35pt;margin-top:16.25pt;width:424.55pt;height:449.25pt;z-index:25175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" fillcolor="white [3201]" strokeweight=".5pt">
                <v:textbox>
                  <w:txbxContent>
                    <w:p w14:paraId="3243B5A7" w14:textId="77777777" w:rsidR="001D6546" w:rsidRPr="00117136" w:rsidRDefault="001D6546" w:rsidP="003D21B3">
                      <w:pPr>
                        <w:ind w:firstLine="188"/>
                        <w:rPr>
                          <w:rFonts w:ascii="Consolas" w:hAnsi="Consolas"/>
                        </w:rPr>
                      </w:pPr>
                      <w:r w:rsidRPr="00117136">
                        <w:rPr>
                          <w:rFonts w:ascii="Consolas" w:hAnsi="Consolas"/>
                        </w:rPr>
                        <w:t>function toggleAttendance(button) {</w:t>
                      </w:r>
                    </w:p>
                    <w:p w14:paraId="6A9C8F86" w14:textId="77777777" w:rsidR="001D6546" w:rsidRPr="00117136" w:rsidRDefault="001D6546" w:rsidP="003D21B3">
                      <w:pPr>
                        <w:ind w:firstLine="188"/>
                        <w:rPr>
                          <w:rFonts w:ascii="Consolas" w:hAnsi="Consolas"/>
                        </w:rPr>
                      </w:pPr>
                      <w:r w:rsidRPr="00117136">
                        <w:rPr>
                          <w:rFonts w:ascii="Consolas" w:hAnsi="Consolas"/>
                        </w:rPr>
                        <w:t xml:space="preserve">            const studentId = button.dataset.studentId;</w:t>
                      </w:r>
                    </w:p>
                    <w:p w14:paraId="133AE8F1" w14:textId="77777777" w:rsidR="001D6546" w:rsidRPr="00117136" w:rsidRDefault="001D6546" w:rsidP="003D21B3">
                      <w:pPr>
                        <w:ind w:firstLine="188"/>
                        <w:rPr>
                          <w:rFonts w:ascii="Consolas" w:hAnsi="Consolas"/>
                        </w:rPr>
                      </w:pPr>
                      <w:r w:rsidRPr="00117136">
                        <w:rPr>
                          <w:rFonts w:ascii="Consolas" w:hAnsi="Consolas"/>
                        </w:rPr>
                        <w:t xml:space="preserve">            const classIndex = button.dataset.classIndex;</w:t>
                      </w:r>
                    </w:p>
                    <w:p w14:paraId="5607102F" w14:textId="77777777" w:rsidR="001D6546" w:rsidRPr="00117136" w:rsidRDefault="001D6546" w:rsidP="003D21B3">
                      <w:pPr>
                        <w:ind w:firstLine="188"/>
                        <w:rPr>
                          <w:rFonts w:ascii="Consolas" w:hAnsi="Consolas"/>
                        </w:rPr>
                      </w:pPr>
                      <w:r w:rsidRPr="00117136">
                        <w:rPr>
                          <w:rFonts w:ascii="Consolas" w:hAnsi="Consolas"/>
                        </w:rPr>
                        <w:t xml:space="preserve">            const attendanceStatus = button.textContent === "</w:t>
                      </w:r>
                      <w:r w:rsidRPr="00117136">
                        <w:rPr>
                          <w:rFonts w:ascii="Consolas" w:hAnsi="Consolas"/>
                        </w:rPr>
                        <w:t>出席</w:t>
                      </w:r>
                      <w:r w:rsidRPr="00117136">
                        <w:rPr>
                          <w:rFonts w:ascii="Consolas" w:hAnsi="Consolas"/>
                        </w:rPr>
                        <w:t>" ? true : false;</w:t>
                      </w:r>
                    </w:p>
                    <w:p w14:paraId="6804C279" w14:textId="77777777" w:rsidR="001D6546" w:rsidRPr="00117136" w:rsidRDefault="001D6546" w:rsidP="003D21B3">
                      <w:pPr>
                        <w:ind w:firstLine="188"/>
                        <w:rPr>
                          <w:rFonts w:ascii="Consolas" w:hAnsi="Consolas"/>
                        </w:rPr>
                      </w:pPr>
                    </w:p>
                    <w:p w14:paraId="19A58F46" w14:textId="247876F2" w:rsidR="001D6546" w:rsidRPr="00117136" w:rsidRDefault="001D6546" w:rsidP="003D21B3">
                      <w:pPr>
                        <w:ind w:firstLine="188"/>
                        <w:rPr>
                          <w:rFonts w:ascii="Consolas" w:hAnsi="Consolas"/>
                        </w:rPr>
                      </w:pPr>
                      <w:r w:rsidRPr="00117136">
                        <w:rPr>
                          <w:rFonts w:ascii="Consolas" w:hAnsi="Consolas"/>
                        </w:rPr>
                        <w:t xml:space="preserve">            saveAttendanceData(studentId</w:t>
                      </w:r>
                      <w:r>
                        <w:rPr>
                          <w:rFonts w:ascii="Consolas" w:hAnsi="Consolas"/>
                        </w:rPr>
                        <w:t>，</w:t>
                      </w:r>
                      <w:r w:rsidRPr="00117136">
                        <w:rPr>
                          <w:rFonts w:ascii="Consolas" w:hAnsi="Consolas"/>
                        </w:rPr>
                        <w:t xml:space="preserve"> classIndex</w:t>
                      </w:r>
                      <w:r>
                        <w:rPr>
                          <w:rFonts w:ascii="Consolas" w:hAnsi="Consolas"/>
                        </w:rPr>
                        <w:t>，</w:t>
                      </w:r>
                      <w:r w:rsidRPr="00117136">
                        <w:rPr>
                          <w:rFonts w:ascii="Consolas" w:hAnsi="Consolas"/>
                        </w:rPr>
                        <w:t xml:space="preserve"> attendanceStatus);</w:t>
                      </w:r>
                    </w:p>
                    <w:p w14:paraId="7F7638CF" w14:textId="77777777" w:rsidR="001D6546" w:rsidRPr="00117136" w:rsidRDefault="001D6546" w:rsidP="003D21B3">
                      <w:pPr>
                        <w:ind w:firstLine="188"/>
                        <w:rPr>
                          <w:rFonts w:ascii="Consolas" w:hAnsi="Consolas"/>
                        </w:rPr>
                      </w:pPr>
                    </w:p>
                    <w:p w14:paraId="756E48DE" w14:textId="77777777" w:rsidR="001D6546" w:rsidRPr="00117136" w:rsidRDefault="001D6546" w:rsidP="003D21B3">
                      <w:pPr>
                        <w:ind w:firstLine="188"/>
                        <w:rPr>
                          <w:rFonts w:ascii="Consolas" w:hAnsi="Consolas"/>
                        </w:rPr>
                      </w:pPr>
                      <w:r w:rsidRPr="00117136">
                        <w:rPr>
                          <w:rFonts w:ascii="Consolas" w:hAnsi="Consolas"/>
                        </w:rPr>
                        <w:t xml:space="preserve">            if (attendanceStatus) {</w:t>
                      </w:r>
                    </w:p>
                    <w:p w14:paraId="22EE6D9A" w14:textId="77777777" w:rsidR="001D6546" w:rsidRPr="00117136" w:rsidRDefault="001D6546" w:rsidP="003D21B3">
                      <w:pPr>
                        <w:ind w:firstLine="188"/>
                        <w:rPr>
                          <w:rFonts w:ascii="Consolas" w:hAnsi="Consolas"/>
                        </w:rPr>
                      </w:pPr>
                      <w:r w:rsidRPr="00117136">
                        <w:rPr>
                          <w:rFonts w:ascii="Consolas" w:hAnsi="Consolas"/>
                        </w:rPr>
                        <w:t xml:space="preserve">                button.textContent = "</w:t>
                      </w:r>
                      <w:r w:rsidRPr="00117136">
                        <w:rPr>
                          <w:rFonts w:ascii="Consolas" w:hAnsi="Consolas"/>
                        </w:rPr>
                        <w:t>欠席</w:t>
                      </w:r>
                      <w:r w:rsidRPr="00117136">
                        <w:rPr>
                          <w:rFonts w:ascii="Consolas" w:hAnsi="Consolas"/>
                        </w:rPr>
                        <w:t>";</w:t>
                      </w:r>
                    </w:p>
                    <w:p w14:paraId="2FEF77A6" w14:textId="77777777" w:rsidR="001D6546" w:rsidRDefault="001D6546" w:rsidP="003D21B3">
                      <w:pPr>
                        <w:ind w:firstLine="188"/>
                      </w:pPr>
                      <w:r>
                        <w:t xml:space="preserve">                button.classList.add("absent");</w:t>
                      </w:r>
                    </w:p>
                    <w:p w14:paraId="10CDF8D2" w14:textId="77777777" w:rsidR="001D6546" w:rsidRDefault="001D6546" w:rsidP="003D21B3">
                      <w:pPr>
                        <w:ind w:firstLine="188"/>
                      </w:pPr>
                      <w:r>
                        <w:t xml:space="preserve">            } else {</w:t>
                      </w:r>
                    </w:p>
                    <w:p w14:paraId="48CF37C7" w14:textId="77777777" w:rsidR="001D6546" w:rsidRDefault="001D6546" w:rsidP="003D21B3">
                      <w:pPr>
                        <w:ind w:firstLine="188"/>
                      </w:pPr>
                      <w:r>
                        <w:t xml:space="preserve">                button.textContent = "出席";</w:t>
                      </w:r>
                    </w:p>
                    <w:p w14:paraId="509B9C91" w14:textId="77777777" w:rsidR="001D6546" w:rsidRDefault="001D6546" w:rsidP="003D21B3">
                      <w:pPr>
                        <w:ind w:firstLine="188"/>
                      </w:pPr>
                      <w:r>
                        <w:t xml:space="preserve">                button.classList.remove("absent");</w:t>
                      </w:r>
                    </w:p>
                    <w:p w14:paraId="7CD24741" w14:textId="77777777" w:rsidR="001D6546" w:rsidRDefault="001D6546" w:rsidP="003D21B3">
                      <w:pPr>
                        <w:ind w:firstLine="188"/>
                      </w:pPr>
                      <w:r>
                        <w:t xml:space="preserve">            }</w:t>
                      </w:r>
                    </w:p>
                    <w:p w14:paraId="2A048DFD" w14:textId="77777777" w:rsidR="001D6546" w:rsidRDefault="001D6546" w:rsidP="003D21B3">
                      <w:pPr>
                        <w:ind w:firstLine="188"/>
                      </w:pPr>
                      <w:r>
                        <w:t xml:space="preserve">        }</w:t>
                      </w:r>
                    </w:p>
                  </w:txbxContent>
                </v:textbox>
                <w10:wrap anchorx="margin"/>
              </v:shape>
            </w:pict>
          </mc:Fallback>
        </mc:AlternateContent>
      </w:r>
    </w:p>
    <w:p w14:paraId="770A8D34" w14:textId="77777777" w:rsidR="003D21B3" w:rsidRDefault="003D21B3" w:rsidP="003D21B3">
      <w:pPr>
        <w:ind w:firstLine="188"/>
      </w:pPr>
    </w:p>
    <w:p w14:paraId="6AD7E91E" w14:textId="77777777" w:rsidR="003D21B3" w:rsidRDefault="003D21B3" w:rsidP="003D21B3">
      <w:pPr>
        <w:ind w:firstLine="188"/>
      </w:pPr>
    </w:p>
    <w:p w14:paraId="78170D05" w14:textId="77777777" w:rsidR="003D21B3" w:rsidRDefault="003D21B3" w:rsidP="003D21B3">
      <w:pPr>
        <w:ind w:firstLine="188"/>
      </w:pPr>
    </w:p>
    <w:p w14:paraId="275B7307" w14:textId="77777777" w:rsidR="003D21B3" w:rsidRDefault="003D21B3" w:rsidP="003D21B3">
      <w:pPr>
        <w:ind w:firstLine="188"/>
      </w:pPr>
    </w:p>
    <w:p w14:paraId="7A5890E8" w14:textId="77777777" w:rsidR="003D21B3" w:rsidRDefault="003D21B3" w:rsidP="003D21B3">
      <w:pPr>
        <w:ind w:firstLine="188"/>
      </w:pPr>
    </w:p>
    <w:p w14:paraId="32BC0B6B" w14:textId="77777777" w:rsidR="003D21B3" w:rsidRDefault="003D21B3" w:rsidP="003D21B3">
      <w:pPr>
        <w:ind w:firstLine="188"/>
      </w:pPr>
    </w:p>
    <w:p w14:paraId="1BE1E135" w14:textId="29149850" w:rsidR="003D21B3" w:rsidRDefault="003D21B3" w:rsidP="003D21B3">
      <w:pPr>
        <w:ind w:firstLine="188"/>
      </w:pPr>
    </w:p>
    <w:p w14:paraId="1623F414" w14:textId="6FA8108F" w:rsidR="0004263D" w:rsidRDefault="0004263D" w:rsidP="003D21B3">
      <w:pPr>
        <w:ind w:firstLine="188"/>
      </w:pPr>
    </w:p>
    <w:p w14:paraId="1D903576" w14:textId="6FFEE482" w:rsidR="0004263D" w:rsidRDefault="0004263D" w:rsidP="003D21B3">
      <w:pPr>
        <w:ind w:firstLine="188"/>
      </w:pPr>
    </w:p>
    <w:p w14:paraId="20913F65" w14:textId="1DD07F5D" w:rsidR="0004263D" w:rsidRDefault="0004263D" w:rsidP="003D21B3">
      <w:pPr>
        <w:ind w:firstLine="188"/>
      </w:pPr>
    </w:p>
    <w:p w14:paraId="62B2E32E" w14:textId="22A4D6C3" w:rsidR="0004263D" w:rsidRDefault="0004263D" w:rsidP="003D21B3">
      <w:pPr>
        <w:ind w:firstLine="188"/>
      </w:pPr>
    </w:p>
    <w:p w14:paraId="28CFB675" w14:textId="23F82F76" w:rsidR="0004263D" w:rsidRDefault="0004263D" w:rsidP="003D21B3">
      <w:pPr>
        <w:ind w:firstLine="188"/>
      </w:pPr>
    </w:p>
    <w:p w14:paraId="0341932B" w14:textId="76FF4F7B" w:rsidR="0004263D" w:rsidRDefault="0004263D" w:rsidP="003D21B3">
      <w:pPr>
        <w:ind w:firstLine="188"/>
      </w:pPr>
    </w:p>
    <w:p w14:paraId="3B99251C" w14:textId="001D2749" w:rsidR="0004263D" w:rsidRDefault="0004263D" w:rsidP="003D21B3">
      <w:pPr>
        <w:ind w:firstLine="188"/>
      </w:pPr>
    </w:p>
    <w:p w14:paraId="7978C208" w14:textId="64A86D07" w:rsidR="0004263D" w:rsidRDefault="0004263D" w:rsidP="003D21B3">
      <w:pPr>
        <w:ind w:firstLine="188"/>
      </w:pPr>
    </w:p>
    <w:p w14:paraId="2C6B86CD" w14:textId="5A0B6DC9" w:rsidR="0004263D" w:rsidRDefault="0004263D" w:rsidP="003D21B3">
      <w:pPr>
        <w:ind w:firstLine="188"/>
      </w:pPr>
    </w:p>
    <w:p w14:paraId="576B46C0" w14:textId="1F175228" w:rsidR="003D21B3" w:rsidRDefault="003D21B3" w:rsidP="00093462">
      <w:pPr>
        <w:widowControl/>
        <w:ind w:firstLineChars="0" w:firstLine="0"/>
        <w:jc w:val="left"/>
      </w:pPr>
      <w:r>
        <w:rPr>
          <w:rFonts w:hint="eastAsia"/>
        </w:rPr>
        <w:t>出欠ボタンをトグル(同一の操作を行うことで２つの状態を切り替えること</w:t>
      </w:r>
      <w:r>
        <w:t>)</w:t>
      </w:r>
      <w:r>
        <w:rPr>
          <w:rFonts w:hint="eastAsia"/>
        </w:rPr>
        <w:t>する関数</w:t>
      </w:r>
      <w:r w:rsidR="007513F6">
        <w:t>．</w:t>
      </w:r>
      <w:r>
        <w:t xml:space="preserve"> 出欠ボタンがクリックされたときに呼び出され</w:t>
      </w:r>
      <w:r w:rsidR="007513F6">
        <w:t>，</w:t>
      </w:r>
      <w:r>
        <w:t xml:space="preserve"> 出席と欠席を切り替える</w:t>
      </w:r>
      <w:r w:rsidR="007513F6">
        <w:t>．</w:t>
      </w:r>
    </w:p>
    <w:p w14:paraId="49860B7E" w14:textId="77777777" w:rsidR="003D21B3" w:rsidRPr="00E84D0A" w:rsidRDefault="003D21B3" w:rsidP="003D21B3">
      <w:pPr>
        <w:ind w:firstLine="188"/>
      </w:pPr>
    </w:p>
    <w:p w14:paraId="736B79F7" w14:textId="77777777" w:rsidR="0004263D" w:rsidRDefault="0004263D" w:rsidP="003D21B3">
      <w:pPr>
        <w:ind w:firstLineChars="0" w:firstLine="0"/>
        <w:jc w:val="center"/>
        <w:rPr>
          <w:rFonts w:eastAsiaTheme="minorHAnsi"/>
        </w:rPr>
      </w:pPr>
    </w:p>
    <w:p w14:paraId="467A2E86" w14:textId="77777777" w:rsidR="0004263D" w:rsidRDefault="0004263D" w:rsidP="003D21B3">
      <w:pPr>
        <w:ind w:firstLineChars="0" w:firstLine="0"/>
        <w:jc w:val="center"/>
        <w:rPr>
          <w:rFonts w:eastAsiaTheme="minorHAnsi"/>
        </w:rPr>
      </w:pPr>
    </w:p>
    <w:p w14:paraId="63FC37AC" w14:textId="77777777" w:rsidR="0004263D" w:rsidRDefault="0004263D" w:rsidP="003D21B3">
      <w:pPr>
        <w:ind w:firstLineChars="0" w:firstLine="0"/>
        <w:jc w:val="center"/>
        <w:rPr>
          <w:rFonts w:eastAsiaTheme="minorHAnsi"/>
        </w:rPr>
      </w:pPr>
    </w:p>
    <w:p w14:paraId="71FD1862" w14:textId="7FD2CC0D" w:rsidR="00CB1996" w:rsidRPr="0004263D" w:rsidRDefault="003D21B3" w:rsidP="0004263D">
      <w:pPr>
        <w:ind w:firstLineChars="0" w:firstLine="0"/>
        <w:jc w:val="center"/>
        <w:rPr>
          <w:rFonts w:eastAsiaTheme="minorHAnsi"/>
        </w:rPr>
      </w:pPr>
      <w:r w:rsidRPr="00E84D0A">
        <w:rPr>
          <w:rFonts w:eastAsiaTheme="minorHAnsi" w:hint="eastAsia"/>
        </w:rPr>
        <w:lastRenderedPageBreak/>
        <w:t>リスト</w:t>
      </w:r>
      <w:r>
        <w:rPr>
          <w:rFonts w:eastAsiaTheme="minorHAnsi"/>
        </w:rPr>
        <w:t>3.3-3</w:t>
      </w:r>
      <w:r w:rsidRPr="00E854D4">
        <w:rPr>
          <w:rFonts w:eastAsiaTheme="minorHAnsi"/>
        </w:rPr>
        <w:t>saveAttendanceData</w:t>
      </w:r>
    </w:p>
    <w:p w14:paraId="596FE0E1" w14:textId="308860EA" w:rsidR="00CB1996" w:rsidRDefault="0004263D" w:rsidP="003D21B3">
      <w:pPr>
        <w:ind w:firstLine="188"/>
      </w:pPr>
      <w:r>
        <w:rPr>
          <w:noProof/>
        </w:rPr>
        <mc:AlternateContent>
          <mc:Choice Requires="wps">
            <w:drawing>
              <wp:anchor distT="0" distB="0" distL="114300" distR="114300" simplePos="0" relativeHeight="251906048" behindDoc="0" locked="0" layoutInCell="1" allowOverlap="1" wp14:anchorId="3DB56E3E" wp14:editId="4E71A148">
                <wp:simplePos x="0" y="0"/>
                <wp:positionH relativeFrom="margin">
                  <wp:align>left</wp:align>
                </wp:positionH>
                <wp:positionV relativeFrom="paragraph">
                  <wp:posOffset>27940</wp:posOffset>
                </wp:positionV>
                <wp:extent cx="5391509" cy="2182483"/>
                <wp:effectExtent l="0" t="0" r="19050" b="27940"/>
                <wp:wrapNone/>
                <wp:docPr id="2059" name="テキスト ボックス 2059"/>
                <wp:cNvGraphicFramePr/>
                <a:graphic xmlns:a="http://schemas.openxmlformats.org/drawingml/2006/main">
                  <a:graphicData uri="http://schemas.microsoft.com/office/word/2010/wordprocessingShape">
                    <wps:wsp>
                      <wps:cNvSpPr txBox="1"/>
                      <wps:spPr>
                        <a:xfrm>
                          <a:off x="0" y="0"/>
                          <a:ext cx="5391509" cy="2182483"/>
                        </a:xfrm>
                        <a:prstGeom prst="rect">
                          <a:avLst/>
                        </a:prstGeom>
                        <a:solidFill>
                          <a:schemeClr val="lt1"/>
                        </a:solidFill>
                        <a:ln w="6350">
                          <a:solidFill>
                            <a:prstClr val="black"/>
                          </a:solidFill>
                        </a:ln>
                      </wps:spPr>
                      <wps:txbx>
                        <w:txbxContent>
                          <w:p w14:paraId="50DBE39E" w14:textId="7A8952B7" w:rsidR="001D6546" w:rsidRPr="00117136" w:rsidRDefault="001D6546" w:rsidP="00CB1996">
                            <w:pPr>
                              <w:ind w:firstLine="188"/>
                              <w:rPr>
                                <w:rFonts w:ascii="Consolas" w:hAnsi="Consolas"/>
                              </w:rPr>
                            </w:pPr>
                            <w:r w:rsidRPr="00117136">
                              <w:rPr>
                                <w:rFonts w:ascii="Consolas" w:hAnsi="Consolas"/>
                              </w:rPr>
                              <w:t xml:space="preserve">function </w:t>
                            </w:r>
                            <w:proofErr w:type="spellStart"/>
                            <w:r w:rsidRPr="00117136">
                              <w:rPr>
                                <w:rFonts w:ascii="Consolas" w:hAnsi="Consolas"/>
                              </w:rPr>
                              <w:t>saveAttendanceData</w:t>
                            </w:r>
                            <w:proofErr w:type="spellEnd"/>
                            <w:r w:rsidRPr="00117136">
                              <w:rPr>
                                <w:rFonts w:ascii="Consolas" w:hAnsi="Consolas"/>
                              </w:rPr>
                              <w:t>(</w:t>
                            </w:r>
                            <w:proofErr w:type="spellStart"/>
                            <w:r w:rsidRPr="00117136">
                              <w:rPr>
                                <w:rFonts w:ascii="Consolas" w:hAnsi="Consolas"/>
                              </w:rPr>
                              <w:t>studentId</w:t>
                            </w:r>
                            <w:proofErr w:type="spellEnd"/>
                            <w:r>
                              <w:rPr>
                                <w:rFonts w:ascii="Consolas" w:hAnsi="Consolas"/>
                              </w:rPr>
                              <w:t>，</w:t>
                            </w:r>
                            <w:r w:rsidRPr="00117136">
                              <w:rPr>
                                <w:rFonts w:ascii="Consolas" w:hAnsi="Consolas"/>
                              </w:rPr>
                              <w:t xml:space="preserve"> </w:t>
                            </w:r>
                            <w:proofErr w:type="spellStart"/>
                            <w:r w:rsidRPr="00117136">
                              <w:rPr>
                                <w:rFonts w:ascii="Consolas" w:hAnsi="Consolas"/>
                              </w:rPr>
                              <w:t>classIndex</w:t>
                            </w:r>
                            <w:proofErr w:type="spellEnd"/>
                            <w:r>
                              <w:rPr>
                                <w:rFonts w:ascii="Consolas" w:hAnsi="Consolas"/>
                              </w:rPr>
                              <w:t>，</w:t>
                            </w:r>
                            <w:r w:rsidRPr="00117136">
                              <w:rPr>
                                <w:rFonts w:ascii="Consolas" w:hAnsi="Consolas"/>
                              </w:rPr>
                              <w:t xml:space="preserve"> </w:t>
                            </w:r>
                            <w:proofErr w:type="spellStart"/>
                            <w:r w:rsidRPr="00117136">
                              <w:rPr>
                                <w:rFonts w:ascii="Consolas" w:hAnsi="Consolas"/>
                              </w:rPr>
                              <w:t>attendanceStatus</w:t>
                            </w:r>
                            <w:proofErr w:type="spellEnd"/>
                            <w:r w:rsidRPr="00117136">
                              <w:rPr>
                                <w:rFonts w:ascii="Consolas" w:hAnsi="Consolas"/>
                              </w:rPr>
                              <w:t>) {</w:t>
                            </w:r>
                          </w:p>
                          <w:p w14:paraId="1EB7F805" w14:textId="77777777" w:rsidR="001D6546" w:rsidRPr="00117136" w:rsidRDefault="001D6546" w:rsidP="00CB1996">
                            <w:pPr>
                              <w:ind w:firstLine="188"/>
                              <w:rPr>
                                <w:rFonts w:ascii="Consolas" w:hAnsi="Consolas"/>
                              </w:rPr>
                            </w:pPr>
                            <w:r w:rsidRPr="00117136">
                              <w:rPr>
                                <w:rFonts w:ascii="Consolas" w:hAnsi="Consolas"/>
                              </w:rPr>
                              <w:t xml:space="preserve">            // </w:t>
                            </w:r>
                            <w:r w:rsidRPr="00117136">
                              <w:rPr>
                                <w:rFonts w:ascii="Consolas" w:hAnsi="Consolas"/>
                              </w:rPr>
                              <w:t>ここにデータベースへの保存処理を追加</w:t>
                            </w:r>
                          </w:p>
                          <w:p w14:paraId="12B2A692" w14:textId="77777777" w:rsidR="001D6546" w:rsidRPr="00117136" w:rsidRDefault="001D6546" w:rsidP="00CB1996">
                            <w:pPr>
                              <w:ind w:firstLineChars="0" w:firstLine="0"/>
                              <w:rPr>
                                <w:rFonts w:ascii="Consolas" w:hAnsi="Consolas"/>
                              </w:rPr>
                            </w:pPr>
                          </w:p>
                          <w:p w14:paraId="6AACDED7" w14:textId="0691875B" w:rsidR="001D6546" w:rsidRPr="00117136" w:rsidRDefault="001D6546" w:rsidP="00CB1996">
                            <w:pPr>
                              <w:ind w:firstLine="188"/>
                              <w:rPr>
                                <w:rFonts w:ascii="Consolas" w:hAnsi="Consolas"/>
                              </w:rPr>
                            </w:pPr>
                            <w:r w:rsidRPr="00117136">
                              <w:rPr>
                                <w:rFonts w:ascii="Consolas" w:hAnsi="Consolas"/>
                              </w:rPr>
                              <w:t xml:space="preserve">            console.log(`</w:t>
                            </w:r>
                            <w:r w:rsidRPr="00117136">
                              <w:rPr>
                                <w:rFonts w:ascii="Consolas" w:hAnsi="Consolas"/>
                              </w:rPr>
                              <w:t>生徒</w:t>
                            </w:r>
                            <w:r w:rsidRPr="00117136">
                              <w:rPr>
                                <w:rFonts w:ascii="Consolas" w:hAnsi="Consolas"/>
                              </w:rPr>
                              <w:t>ID: ${</w:t>
                            </w:r>
                            <w:proofErr w:type="spellStart"/>
                            <w:r w:rsidRPr="00117136">
                              <w:rPr>
                                <w:rFonts w:ascii="Consolas" w:hAnsi="Consolas"/>
                              </w:rPr>
                              <w:t>studentId</w:t>
                            </w:r>
                            <w:proofErr w:type="spellEnd"/>
                            <w:r w:rsidRPr="00117136">
                              <w:rPr>
                                <w:rFonts w:ascii="Consolas" w:hAnsi="Consolas"/>
                              </w:rPr>
                              <w:t>}</w:t>
                            </w:r>
                            <w:r>
                              <w:rPr>
                                <w:rFonts w:ascii="Consolas" w:hAnsi="Consolas"/>
                              </w:rPr>
                              <w:t>，</w:t>
                            </w:r>
                            <w:r w:rsidRPr="00117136">
                              <w:rPr>
                                <w:rFonts w:ascii="Consolas" w:hAnsi="Consolas"/>
                              </w:rPr>
                              <w:t xml:space="preserve"> </w:t>
                            </w:r>
                            <w:r w:rsidRPr="00117136">
                              <w:rPr>
                                <w:rFonts w:ascii="Consolas" w:hAnsi="Consolas"/>
                              </w:rPr>
                              <w:t>コマ</w:t>
                            </w:r>
                            <w:r w:rsidRPr="00117136">
                              <w:rPr>
                                <w:rFonts w:ascii="Consolas" w:hAnsi="Consolas"/>
                              </w:rPr>
                              <w:t>: ${</w:t>
                            </w:r>
                            <w:proofErr w:type="spellStart"/>
                            <w:r w:rsidRPr="00117136">
                              <w:rPr>
                                <w:rFonts w:ascii="Consolas" w:hAnsi="Consolas"/>
                              </w:rPr>
                              <w:t>classIndex</w:t>
                            </w:r>
                            <w:proofErr w:type="spellEnd"/>
                            <w:r w:rsidRPr="00117136">
                              <w:rPr>
                                <w:rFonts w:ascii="Consolas" w:hAnsi="Consolas"/>
                              </w:rPr>
                              <w:t>}</w:t>
                            </w:r>
                            <w:r>
                              <w:rPr>
                                <w:rFonts w:ascii="Consolas" w:hAnsi="Consolas"/>
                              </w:rPr>
                              <w:t>，</w:t>
                            </w:r>
                            <w:r w:rsidRPr="00117136">
                              <w:rPr>
                                <w:rFonts w:ascii="Consolas" w:hAnsi="Consolas"/>
                              </w:rPr>
                              <w:t xml:space="preserve"> </w:t>
                            </w:r>
                            <w:r w:rsidRPr="00117136">
                              <w:rPr>
                                <w:rFonts w:ascii="Consolas" w:hAnsi="Consolas"/>
                              </w:rPr>
                              <w:t>出席</w:t>
                            </w:r>
                            <w:r w:rsidRPr="00117136">
                              <w:rPr>
                                <w:rFonts w:ascii="Consolas" w:hAnsi="Consolas"/>
                              </w:rPr>
                              <w:t>: ${</w:t>
                            </w:r>
                            <w:proofErr w:type="spellStart"/>
                            <w:r w:rsidRPr="00117136">
                              <w:rPr>
                                <w:rFonts w:ascii="Consolas" w:hAnsi="Consolas"/>
                              </w:rPr>
                              <w:t>attendanceStatus</w:t>
                            </w:r>
                            <w:proofErr w:type="spellEnd"/>
                            <w:r w:rsidRPr="00117136">
                              <w:rPr>
                                <w:rFonts w:ascii="Consolas" w:hAnsi="Consolas"/>
                              </w:rPr>
                              <w:t xml:space="preserve"> ? 'true' : 'false'} </w:t>
                            </w:r>
                            <w:r w:rsidRPr="00117136">
                              <w:rPr>
                                <w:rFonts w:ascii="Consolas" w:hAnsi="Consolas"/>
                              </w:rPr>
                              <w:t>のデータを保存しました</w:t>
                            </w:r>
                            <w:r>
                              <w:rPr>
                                <w:rFonts w:ascii="Consolas" w:hAnsi="Consolas" w:hint="eastAsia"/>
                              </w:rPr>
                              <w:t>.</w:t>
                            </w:r>
                            <w:r w:rsidRPr="00117136">
                              <w:rPr>
                                <w:rFonts w:ascii="Consolas" w:hAnsi="Consolas"/>
                              </w:rPr>
                              <w:t>`);</w:t>
                            </w:r>
                          </w:p>
                          <w:p w14:paraId="04EDD9F7" w14:textId="77777777" w:rsidR="001D6546" w:rsidRPr="00117136" w:rsidRDefault="001D6546" w:rsidP="00CB1996">
                            <w:pPr>
                              <w:ind w:firstLine="188"/>
                              <w:rPr>
                                <w:rFonts w:ascii="Consolas" w:hAnsi="Consolas"/>
                              </w:rPr>
                            </w:pPr>
                            <w:r w:rsidRPr="0011713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56E3E" id="テキスト ボックス 2059" o:spid="_x0000_s1094" type="#_x0000_t202" style="position:absolute;left:0;text-align:left;margin-left:0;margin-top:2.2pt;width:424.55pt;height:171.85pt;z-index:251906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" fillcolor="white [3201]" strokeweight=".5pt">
                <v:textbox>
                  <w:txbxContent>
                    <w:p w14:paraId="50DBE39E" w14:textId="7A8952B7" w:rsidR="001D6546" w:rsidRPr="00117136" w:rsidRDefault="001D6546" w:rsidP="00CB1996">
                      <w:pPr>
                        <w:ind w:firstLine="188"/>
                        <w:rPr>
                          <w:rFonts w:ascii="Consolas" w:hAnsi="Consolas"/>
                        </w:rPr>
                      </w:pPr>
                      <w:r w:rsidRPr="00117136">
                        <w:rPr>
                          <w:rFonts w:ascii="Consolas" w:hAnsi="Consolas"/>
                        </w:rPr>
                        <w:t>function saveAttendanceData(studentId</w:t>
                      </w:r>
                      <w:r>
                        <w:rPr>
                          <w:rFonts w:ascii="Consolas" w:hAnsi="Consolas"/>
                        </w:rPr>
                        <w:t>，</w:t>
                      </w:r>
                      <w:r w:rsidRPr="00117136">
                        <w:rPr>
                          <w:rFonts w:ascii="Consolas" w:hAnsi="Consolas"/>
                        </w:rPr>
                        <w:t xml:space="preserve"> classIndex</w:t>
                      </w:r>
                      <w:r>
                        <w:rPr>
                          <w:rFonts w:ascii="Consolas" w:hAnsi="Consolas"/>
                        </w:rPr>
                        <w:t>，</w:t>
                      </w:r>
                      <w:r w:rsidRPr="00117136">
                        <w:rPr>
                          <w:rFonts w:ascii="Consolas" w:hAnsi="Consolas"/>
                        </w:rPr>
                        <w:t xml:space="preserve"> attendanceStatus) {</w:t>
                      </w:r>
                    </w:p>
                    <w:p w14:paraId="1EB7F805" w14:textId="77777777" w:rsidR="001D6546" w:rsidRPr="00117136" w:rsidRDefault="001D6546" w:rsidP="00CB1996">
                      <w:pPr>
                        <w:ind w:firstLine="188"/>
                        <w:rPr>
                          <w:rFonts w:ascii="Consolas" w:hAnsi="Consolas"/>
                        </w:rPr>
                      </w:pPr>
                      <w:r w:rsidRPr="00117136">
                        <w:rPr>
                          <w:rFonts w:ascii="Consolas" w:hAnsi="Consolas"/>
                        </w:rPr>
                        <w:t xml:space="preserve">            // </w:t>
                      </w:r>
                      <w:r w:rsidRPr="00117136">
                        <w:rPr>
                          <w:rFonts w:ascii="Consolas" w:hAnsi="Consolas"/>
                        </w:rPr>
                        <w:t>ここにデータベースへの保存処理を追加</w:t>
                      </w:r>
                    </w:p>
                    <w:p w14:paraId="12B2A692" w14:textId="77777777" w:rsidR="001D6546" w:rsidRPr="00117136" w:rsidRDefault="001D6546" w:rsidP="00CB1996">
                      <w:pPr>
                        <w:ind w:firstLineChars="0" w:firstLine="0"/>
                        <w:rPr>
                          <w:rFonts w:ascii="Consolas" w:hAnsi="Consolas"/>
                        </w:rPr>
                      </w:pPr>
                    </w:p>
                    <w:p w14:paraId="6AACDED7" w14:textId="0691875B" w:rsidR="001D6546" w:rsidRPr="00117136" w:rsidRDefault="001D6546" w:rsidP="00CB1996">
                      <w:pPr>
                        <w:ind w:firstLine="188"/>
                        <w:rPr>
                          <w:rFonts w:ascii="Consolas" w:hAnsi="Consolas"/>
                        </w:rPr>
                      </w:pPr>
                      <w:r w:rsidRPr="00117136">
                        <w:rPr>
                          <w:rFonts w:ascii="Consolas" w:hAnsi="Consolas"/>
                        </w:rPr>
                        <w:t xml:space="preserve">            console.log(`</w:t>
                      </w:r>
                      <w:r w:rsidRPr="00117136">
                        <w:rPr>
                          <w:rFonts w:ascii="Consolas" w:hAnsi="Consolas"/>
                        </w:rPr>
                        <w:t>生徒</w:t>
                      </w:r>
                      <w:r w:rsidRPr="00117136">
                        <w:rPr>
                          <w:rFonts w:ascii="Consolas" w:hAnsi="Consolas"/>
                        </w:rPr>
                        <w:t>ID: ${studentId}</w:t>
                      </w:r>
                      <w:r>
                        <w:rPr>
                          <w:rFonts w:ascii="Consolas" w:hAnsi="Consolas"/>
                        </w:rPr>
                        <w:t>，</w:t>
                      </w:r>
                      <w:r w:rsidRPr="00117136">
                        <w:rPr>
                          <w:rFonts w:ascii="Consolas" w:hAnsi="Consolas"/>
                        </w:rPr>
                        <w:t xml:space="preserve"> </w:t>
                      </w:r>
                      <w:r w:rsidRPr="00117136">
                        <w:rPr>
                          <w:rFonts w:ascii="Consolas" w:hAnsi="Consolas"/>
                        </w:rPr>
                        <w:t>コマ</w:t>
                      </w:r>
                      <w:r w:rsidRPr="00117136">
                        <w:rPr>
                          <w:rFonts w:ascii="Consolas" w:hAnsi="Consolas"/>
                        </w:rPr>
                        <w:t>: ${classIndex}</w:t>
                      </w:r>
                      <w:r>
                        <w:rPr>
                          <w:rFonts w:ascii="Consolas" w:hAnsi="Consolas"/>
                        </w:rPr>
                        <w:t>，</w:t>
                      </w:r>
                      <w:r w:rsidRPr="00117136">
                        <w:rPr>
                          <w:rFonts w:ascii="Consolas" w:hAnsi="Consolas"/>
                        </w:rPr>
                        <w:t xml:space="preserve"> </w:t>
                      </w:r>
                      <w:r w:rsidRPr="00117136">
                        <w:rPr>
                          <w:rFonts w:ascii="Consolas" w:hAnsi="Consolas"/>
                        </w:rPr>
                        <w:t>出席</w:t>
                      </w:r>
                      <w:r w:rsidRPr="00117136">
                        <w:rPr>
                          <w:rFonts w:ascii="Consolas" w:hAnsi="Consolas"/>
                        </w:rPr>
                        <w:t xml:space="preserve">: ${attendanceStatus ? 'true' : 'false'} </w:t>
                      </w:r>
                      <w:r w:rsidRPr="00117136">
                        <w:rPr>
                          <w:rFonts w:ascii="Consolas" w:hAnsi="Consolas"/>
                        </w:rPr>
                        <w:t>のデータを保存しました</w:t>
                      </w:r>
                      <w:r>
                        <w:rPr>
                          <w:rFonts w:ascii="Consolas" w:hAnsi="Consolas" w:hint="eastAsia"/>
                        </w:rPr>
                        <w:t>.</w:t>
                      </w:r>
                      <w:r w:rsidRPr="00117136">
                        <w:rPr>
                          <w:rFonts w:ascii="Consolas" w:hAnsi="Consolas"/>
                        </w:rPr>
                        <w:t>`);</w:t>
                      </w:r>
                    </w:p>
                    <w:p w14:paraId="04EDD9F7" w14:textId="77777777" w:rsidR="001D6546" w:rsidRPr="00117136" w:rsidRDefault="001D6546" w:rsidP="00CB1996">
                      <w:pPr>
                        <w:ind w:firstLine="188"/>
                        <w:rPr>
                          <w:rFonts w:ascii="Consolas" w:hAnsi="Consolas"/>
                        </w:rPr>
                      </w:pPr>
                      <w:r w:rsidRPr="00117136">
                        <w:rPr>
                          <w:rFonts w:ascii="Consolas" w:hAnsi="Consolas"/>
                        </w:rPr>
                        <w:t xml:space="preserve">        }</w:t>
                      </w:r>
                    </w:p>
                  </w:txbxContent>
                </v:textbox>
                <w10:wrap anchorx="margin"/>
              </v:shape>
            </w:pict>
          </mc:Fallback>
        </mc:AlternateContent>
      </w:r>
    </w:p>
    <w:p w14:paraId="441CCF9D" w14:textId="1890A61B" w:rsidR="0004263D" w:rsidRDefault="0004263D" w:rsidP="003D21B3">
      <w:pPr>
        <w:ind w:firstLine="188"/>
      </w:pPr>
    </w:p>
    <w:p w14:paraId="004111DC" w14:textId="77777777" w:rsidR="0004263D" w:rsidRDefault="0004263D" w:rsidP="003D21B3">
      <w:pPr>
        <w:ind w:firstLine="188"/>
      </w:pPr>
    </w:p>
    <w:p w14:paraId="2477A53E" w14:textId="2BFBCF0D" w:rsidR="00CB1996" w:rsidRDefault="00CB1996" w:rsidP="003D21B3">
      <w:pPr>
        <w:ind w:firstLine="188"/>
      </w:pPr>
    </w:p>
    <w:p w14:paraId="7642E63C" w14:textId="664D0B38" w:rsidR="00CB1996" w:rsidRDefault="00CB1996" w:rsidP="003D21B3">
      <w:pPr>
        <w:ind w:firstLine="188"/>
      </w:pPr>
    </w:p>
    <w:p w14:paraId="34B460DA" w14:textId="77777777" w:rsidR="00CB1996" w:rsidRDefault="00CB1996" w:rsidP="003D21B3">
      <w:pPr>
        <w:ind w:firstLine="188"/>
      </w:pPr>
    </w:p>
    <w:p w14:paraId="25E50294" w14:textId="63580926" w:rsidR="003D21B3" w:rsidRDefault="003D21B3" w:rsidP="00093462">
      <w:pPr>
        <w:ind w:firstLineChars="0" w:firstLine="0"/>
      </w:pPr>
    </w:p>
    <w:p w14:paraId="4C29A77C" w14:textId="72BA1608" w:rsidR="00CB1996" w:rsidRPr="00093462" w:rsidRDefault="003D21B3" w:rsidP="00093462">
      <w:pPr>
        <w:widowControl/>
        <w:ind w:firstLineChars="0" w:firstLine="0"/>
        <w:jc w:val="left"/>
      </w:pPr>
      <w:r>
        <w:rPr>
          <w:rFonts w:hint="eastAsia"/>
        </w:rPr>
        <w:t>出欠データを保存する関数</w:t>
      </w:r>
      <w:r w:rsidR="007513F6">
        <w:t>．</w:t>
      </w:r>
      <w:r>
        <w:t xml:space="preserve"> 出欠が変更されたときに呼び出され</w:t>
      </w:r>
      <w:r w:rsidR="007513F6">
        <w:t>，</w:t>
      </w:r>
      <w:r>
        <w:t xml:space="preserve"> データベースに出欠情報を保存する（実際のデータベースへの保存は未実装）</w:t>
      </w:r>
      <w:r w:rsidR="007513F6">
        <w:t>．</w:t>
      </w:r>
      <w:r w:rsidR="00093462">
        <w:t xml:space="preserve"> </w:t>
      </w:r>
    </w:p>
    <w:p w14:paraId="4FCC8D81" w14:textId="77777777" w:rsidR="003D21B3" w:rsidRPr="00E84D0A" w:rsidRDefault="003D21B3" w:rsidP="003D21B3">
      <w:pPr>
        <w:ind w:firstLineChars="0" w:firstLine="0"/>
        <w:jc w:val="center"/>
        <w:rPr>
          <w:rFonts w:eastAsiaTheme="minorHAnsi"/>
        </w:rPr>
      </w:pPr>
      <w:r>
        <w:rPr>
          <w:noProof/>
        </w:rPr>
        <mc:AlternateContent>
          <mc:Choice Requires="wps">
            <w:drawing>
              <wp:anchor distT="0" distB="0" distL="114300" distR="114300" simplePos="0" relativeHeight="251753472" behindDoc="0" locked="0" layoutInCell="1" allowOverlap="1" wp14:anchorId="1EBA444B" wp14:editId="6ADAAF6F">
                <wp:simplePos x="0" y="0"/>
                <wp:positionH relativeFrom="margin">
                  <wp:align>right</wp:align>
                </wp:positionH>
                <wp:positionV relativeFrom="paragraph">
                  <wp:posOffset>372038</wp:posOffset>
                </wp:positionV>
                <wp:extent cx="5374256" cy="4175185"/>
                <wp:effectExtent l="0" t="0" r="17145" b="15875"/>
                <wp:wrapNone/>
                <wp:docPr id="2060" name="テキスト ボックス 2060"/>
                <wp:cNvGraphicFramePr/>
                <a:graphic xmlns:a="http://schemas.openxmlformats.org/drawingml/2006/main">
                  <a:graphicData uri="http://schemas.microsoft.com/office/word/2010/wordprocessingShape">
                    <wps:wsp>
                      <wps:cNvSpPr txBox="1"/>
                      <wps:spPr>
                        <a:xfrm>
                          <a:off x="0" y="0"/>
                          <a:ext cx="5374256" cy="4175185"/>
                        </a:xfrm>
                        <a:prstGeom prst="rect">
                          <a:avLst/>
                        </a:prstGeom>
                        <a:solidFill>
                          <a:schemeClr val="lt1"/>
                        </a:solidFill>
                        <a:ln w="6350">
                          <a:solidFill>
                            <a:prstClr val="black"/>
                          </a:solidFill>
                        </a:ln>
                      </wps:spPr>
                      <wps:txbx>
                        <w:txbxContent>
                          <w:p w14:paraId="32F24EE4" w14:textId="77777777" w:rsidR="001D6546" w:rsidRPr="00117136" w:rsidRDefault="001D6546" w:rsidP="003D21B3">
                            <w:pPr>
                              <w:ind w:firstLine="188"/>
                              <w:rPr>
                                <w:rFonts w:ascii="Consolas" w:hAnsi="Consolas"/>
                              </w:rPr>
                            </w:pPr>
                            <w:r w:rsidRPr="00117136">
                              <w:rPr>
                                <w:rFonts w:ascii="Consolas" w:hAnsi="Consolas"/>
                              </w:rPr>
                              <w:t xml:space="preserve">function </w:t>
                            </w:r>
                            <w:proofErr w:type="spellStart"/>
                            <w:r w:rsidRPr="00117136">
                              <w:rPr>
                                <w:rFonts w:ascii="Consolas" w:hAnsi="Consolas"/>
                              </w:rPr>
                              <w:t>fetchReasonDataFromDatabase</w:t>
                            </w:r>
                            <w:proofErr w:type="spellEnd"/>
                            <w:r w:rsidRPr="00117136">
                              <w:rPr>
                                <w:rFonts w:ascii="Consolas" w:hAnsi="Consolas"/>
                              </w:rPr>
                              <w:t>(</w:t>
                            </w:r>
                            <w:proofErr w:type="spellStart"/>
                            <w:r w:rsidRPr="00117136">
                              <w:rPr>
                                <w:rFonts w:ascii="Consolas" w:hAnsi="Consolas"/>
                              </w:rPr>
                              <w:t>studentId</w:t>
                            </w:r>
                            <w:proofErr w:type="spellEnd"/>
                            <w:r w:rsidRPr="00117136">
                              <w:rPr>
                                <w:rFonts w:ascii="Consolas" w:hAnsi="Consolas"/>
                              </w:rPr>
                              <w:t>) {</w:t>
                            </w:r>
                          </w:p>
                          <w:p w14:paraId="14C94910"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const</w:t>
                            </w:r>
                            <w:proofErr w:type="spellEnd"/>
                            <w:r w:rsidRPr="00117136">
                              <w:rPr>
                                <w:rFonts w:ascii="Consolas" w:hAnsi="Consolas"/>
                              </w:rPr>
                              <w:t xml:space="preserve"> reasons = [</w:t>
                            </w:r>
                          </w:p>
                          <w:p w14:paraId="0904A230" w14:textId="2BDAF3AC" w:rsidR="001D6546" w:rsidRPr="00117136" w:rsidRDefault="001D6546" w:rsidP="003D21B3">
                            <w:pPr>
                              <w:ind w:firstLine="188"/>
                              <w:rPr>
                                <w:rFonts w:ascii="Consolas" w:hAnsi="Consolas"/>
                              </w:rPr>
                            </w:pPr>
                            <w:r w:rsidRPr="00117136">
                              <w:rPr>
                                <w:rFonts w:ascii="Consolas" w:hAnsi="Consolas"/>
                              </w:rPr>
                              <w:t xml:space="preserve">                "</w:t>
                            </w:r>
                            <w:r w:rsidRPr="00117136">
                              <w:rPr>
                                <w:rFonts w:ascii="Consolas" w:hAnsi="Consolas"/>
                              </w:rPr>
                              <w:t>体調不良</w:t>
                            </w:r>
                            <w:r w:rsidRPr="00117136">
                              <w:rPr>
                                <w:rFonts w:ascii="Consolas" w:hAnsi="Consolas"/>
                              </w:rPr>
                              <w:t>"</w:t>
                            </w:r>
                            <w:r>
                              <w:rPr>
                                <w:rFonts w:ascii="Consolas" w:hAnsi="Consolas"/>
                              </w:rPr>
                              <w:t>，</w:t>
                            </w:r>
                          </w:p>
                          <w:p w14:paraId="11CEC7D5" w14:textId="10F85D74" w:rsidR="001D6546" w:rsidRPr="00117136" w:rsidRDefault="001D6546" w:rsidP="003D21B3">
                            <w:pPr>
                              <w:ind w:firstLine="188"/>
                              <w:rPr>
                                <w:rFonts w:ascii="Consolas" w:hAnsi="Consolas"/>
                              </w:rPr>
                            </w:pPr>
                            <w:r w:rsidRPr="00117136">
                              <w:rPr>
                                <w:rFonts w:ascii="Consolas" w:hAnsi="Consolas"/>
                              </w:rPr>
                              <w:t xml:space="preserve">                "</w:t>
                            </w:r>
                            <w:r w:rsidRPr="00117136">
                              <w:rPr>
                                <w:rFonts w:ascii="Consolas" w:hAnsi="Consolas"/>
                              </w:rPr>
                              <w:t>就活</w:t>
                            </w:r>
                            <w:r w:rsidRPr="00117136">
                              <w:rPr>
                                <w:rFonts w:ascii="Consolas" w:hAnsi="Consolas"/>
                              </w:rPr>
                              <w:t>"</w:t>
                            </w:r>
                            <w:r>
                              <w:rPr>
                                <w:rFonts w:ascii="Consolas" w:hAnsi="Consolas"/>
                              </w:rPr>
                              <w:t>，</w:t>
                            </w:r>
                          </w:p>
                          <w:p w14:paraId="44D4F94A" w14:textId="77777777" w:rsidR="001D6546" w:rsidRPr="00117136" w:rsidRDefault="001D6546" w:rsidP="003D21B3">
                            <w:pPr>
                              <w:ind w:firstLine="188"/>
                              <w:rPr>
                                <w:rFonts w:ascii="Consolas" w:hAnsi="Consolas"/>
                              </w:rPr>
                            </w:pPr>
                            <w:r w:rsidRPr="00117136">
                              <w:rPr>
                                <w:rFonts w:ascii="Consolas" w:hAnsi="Consolas"/>
                              </w:rPr>
                              <w:t xml:space="preserve">            ];</w:t>
                            </w:r>
                          </w:p>
                          <w:p w14:paraId="396C6D97" w14:textId="77777777" w:rsidR="001D6546" w:rsidRPr="00117136" w:rsidRDefault="001D6546" w:rsidP="003D21B3">
                            <w:pPr>
                              <w:ind w:firstLine="188"/>
                              <w:rPr>
                                <w:rFonts w:ascii="Consolas" w:hAnsi="Consolas"/>
                              </w:rPr>
                            </w:pPr>
                          </w:p>
                          <w:p w14:paraId="0FB50E4E" w14:textId="77777777" w:rsidR="001D6546" w:rsidRPr="00117136" w:rsidRDefault="001D6546" w:rsidP="003D21B3">
                            <w:pPr>
                              <w:ind w:firstLine="188"/>
                              <w:rPr>
                                <w:rFonts w:ascii="Consolas" w:hAnsi="Consolas"/>
                              </w:rPr>
                            </w:pPr>
                            <w:r w:rsidRPr="00117136">
                              <w:rPr>
                                <w:rFonts w:ascii="Consolas" w:hAnsi="Consolas"/>
                              </w:rPr>
                              <w:t xml:space="preserve">            if (</w:t>
                            </w:r>
                            <w:proofErr w:type="spellStart"/>
                            <w:r w:rsidRPr="00117136">
                              <w:rPr>
                                <w:rFonts w:ascii="Consolas" w:hAnsi="Consolas"/>
                              </w:rPr>
                              <w:t>studentId</w:t>
                            </w:r>
                            <w:proofErr w:type="spellEnd"/>
                            <w:r w:rsidRPr="00117136">
                              <w:rPr>
                                <w:rFonts w:ascii="Consolas" w:hAnsi="Consolas"/>
                              </w:rPr>
                              <w:t xml:space="preserve"> &lt;= </w:t>
                            </w:r>
                            <w:proofErr w:type="spellStart"/>
                            <w:r w:rsidRPr="00117136">
                              <w:rPr>
                                <w:rFonts w:ascii="Consolas" w:hAnsi="Consolas"/>
                              </w:rPr>
                              <w:t>reasons.length</w:t>
                            </w:r>
                            <w:proofErr w:type="spellEnd"/>
                            <w:r w:rsidRPr="00117136">
                              <w:rPr>
                                <w:rFonts w:ascii="Consolas" w:hAnsi="Consolas"/>
                              </w:rPr>
                              <w:t>) {</w:t>
                            </w:r>
                          </w:p>
                          <w:p w14:paraId="2FF26EA6" w14:textId="77777777" w:rsidR="001D6546" w:rsidRPr="00117136" w:rsidRDefault="001D6546" w:rsidP="003D21B3">
                            <w:pPr>
                              <w:ind w:firstLine="188"/>
                              <w:rPr>
                                <w:rFonts w:ascii="Consolas" w:hAnsi="Consolas"/>
                              </w:rPr>
                            </w:pPr>
                            <w:r w:rsidRPr="00117136">
                              <w:rPr>
                                <w:rFonts w:ascii="Consolas" w:hAnsi="Consolas"/>
                              </w:rPr>
                              <w:t xml:space="preserve">                return reasons[</w:t>
                            </w:r>
                            <w:proofErr w:type="spellStart"/>
                            <w:r w:rsidRPr="00117136">
                              <w:rPr>
                                <w:rFonts w:ascii="Consolas" w:hAnsi="Consolas"/>
                              </w:rPr>
                              <w:t>studentId</w:t>
                            </w:r>
                            <w:proofErr w:type="spellEnd"/>
                            <w:r w:rsidRPr="00117136">
                              <w:rPr>
                                <w:rFonts w:ascii="Consolas" w:hAnsi="Consolas"/>
                              </w:rPr>
                              <w:t xml:space="preserve"> - 1];</w:t>
                            </w:r>
                          </w:p>
                          <w:p w14:paraId="028BA582" w14:textId="77777777" w:rsidR="001D6546" w:rsidRPr="00117136" w:rsidRDefault="001D6546" w:rsidP="003D21B3">
                            <w:pPr>
                              <w:ind w:firstLine="188"/>
                              <w:rPr>
                                <w:rFonts w:ascii="Consolas" w:hAnsi="Consolas"/>
                              </w:rPr>
                            </w:pPr>
                            <w:r w:rsidRPr="00117136">
                              <w:rPr>
                                <w:rFonts w:ascii="Consolas" w:hAnsi="Consolas"/>
                              </w:rPr>
                              <w:t xml:space="preserve">            }</w:t>
                            </w:r>
                          </w:p>
                          <w:p w14:paraId="42591F7A" w14:textId="77777777" w:rsidR="001D6546" w:rsidRPr="00117136" w:rsidRDefault="001D6546" w:rsidP="003D21B3">
                            <w:pPr>
                              <w:ind w:firstLine="188"/>
                              <w:rPr>
                                <w:rFonts w:ascii="Consolas" w:hAnsi="Consolas"/>
                              </w:rPr>
                            </w:pPr>
                          </w:p>
                          <w:p w14:paraId="70196E73" w14:textId="77777777" w:rsidR="001D6546" w:rsidRPr="00117136" w:rsidRDefault="001D6546" w:rsidP="003D21B3">
                            <w:pPr>
                              <w:ind w:firstLine="188"/>
                              <w:rPr>
                                <w:rFonts w:ascii="Consolas" w:hAnsi="Consolas"/>
                              </w:rPr>
                            </w:pPr>
                            <w:r w:rsidRPr="00117136">
                              <w:rPr>
                                <w:rFonts w:ascii="Consolas" w:hAnsi="Consolas"/>
                              </w:rPr>
                              <w:t xml:space="preserve">            return "</w:t>
                            </w:r>
                            <w:r w:rsidRPr="00117136">
                              <w:rPr>
                                <w:rFonts w:ascii="Consolas" w:hAnsi="Consolas"/>
                              </w:rPr>
                              <w:t>欠席理由なし</w:t>
                            </w:r>
                            <w:r w:rsidRPr="00117136">
                              <w:rPr>
                                <w:rFonts w:ascii="Consolas" w:hAnsi="Consolas"/>
                              </w:rPr>
                              <w:t>";</w:t>
                            </w:r>
                          </w:p>
                          <w:p w14:paraId="1AAF2E89" w14:textId="77777777" w:rsidR="001D6546" w:rsidRPr="00117136" w:rsidRDefault="001D6546" w:rsidP="003D21B3">
                            <w:pPr>
                              <w:ind w:firstLine="188"/>
                              <w:rPr>
                                <w:rFonts w:ascii="Consolas" w:hAnsi="Consolas"/>
                              </w:rPr>
                            </w:pPr>
                            <w:r w:rsidRPr="0011713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A444B" id="テキスト ボックス 2060" o:spid="_x0000_s1095" type="#_x0000_t202" style="position:absolute;left:0;text-align:left;margin-left:371.95pt;margin-top:29.3pt;width:423.15pt;height:328.75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" fillcolor="white [3201]" strokeweight=".5pt">
                <v:textbox>
                  <w:txbxContent>
                    <w:p w14:paraId="32F24EE4" w14:textId="77777777" w:rsidR="001D6546" w:rsidRPr="00117136" w:rsidRDefault="001D6546" w:rsidP="003D21B3">
                      <w:pPr>
                        <w:ind w:firstLine="188"/>
                        <w:rPr>
                          <w:rFonts w:ascii="Consolas" w:hAnsi="Consolas"/>
                        </w:rPr>
                      </w:pPr>
                      <w:r w:rsidRPr="00117136">
                        <w:rPr>
                          <w:rFonts w:ascii="Consolas" w:hAnsi="Consolas"/>
                        </w:rPr>
                        <w:t>function fetchReasonDataFromDatabase(studentId) {</w:t>
                      </w:r>
                    </w:p>
                    <w:p w14:paraId="14C94910" w14:textId="77777777" w:rsidR="001D6546" w:rsidRPr="00117136" w:rsidRDefault="001D6546" w:rsidP="003D21B3">
                      <w:pPr>
                        <w:ind w:firstLine="188"/>
                        <w:rPr>
                          <w:rFonts w:ascii="Consolas" w:hAnsi="Consolas"/>
                        </w:rPr>
                      </w:pPr>
                      <w:r w:rsidRPr="00117136">
                        <w:rPr>
                          <w:rFonts w:ascii="Consolas" w:hAnsi="Consolas"/>
                        </w:rPr>
                        <w:t xml:space="preserve">            const reasons = [</w:t>
                      </w:r>
                    </w:p>
                    <w:p w14:paraId="0904A230" w14:textId="2BDAF3AC" w:rsidR="001D6546" w:rsidRPr="00117136" w:rsidRDefault="001D6546" w:rsidP="003D21B3">
                      <w:pPr>
                        <w:ind w:firstLine="188"/>
                        <w:rPr>
                          <w:rFonts w:ascii="Consolas" w:hAnsi="Consolas"/>
                        </w:rPr>
                      </w:pPr>
                      <w:r w:rsidRPr="00117136">
                        <w:rPr>
                          <w:rFonts w:ascii="Consolas" w:hAnsi="Consolas"/>
                        </w:rPr>
                        <w:t xml:space="preserve">                "</w:t>
                      </w:r>
                      <w:r w:rsidRPr="00117136">
                        <w:rPr>
                          <w:rFonts w:ascii="Consolas" w:hAnsi="Consolas"/>
                        </w:rPr>
                        <w:t>体調不良</w:t>
                      </w:r>
                      <w:r w:rsidRPr="00117136">
                        <w:rPr>
                          <w:rFonts w:ascii="Consolas" w:hAnsi="Consolas"/>
                        </w:rPr>
                        <w:t>"</w:t>
                      </w:r>
                      <w:r>
                        <w:rPr>
                          <w:rFonts w:ascii="Consolas" w:hAnsi="Consolas"/>
                        </w:rPr>
                        <w:t>，</w:t>
                      </w:r>
                    </w:p>
                    <w:p w14:paraId="11CEC7D5" w14:textId="10F85D74" w:rsidR="001D6546" w:rsidRPr="00117136" w:rsidRDefault="001D6546" w:rsidP="003D21B3">
                      <w:pPr>
                        <w:ind w:firstLine="188"/>
                        <w:rPr>
                          <w:rFonts w:ascii="Consolas" w:hAnsi="Consolas"/>
                        </w:rPr>
                      </w:pPr>
                      <w:r w:rsidRPr="00117136">
                        <w:rPr>
                          <w:rFonts w:ascii="Consolas" w:hAnsi="Consolas"/>
                        </w:rPr>
                        <w:t xml:space="preserve">                "</w:t>
                      </w:r>
                      <w:r w:rsidRPr="00117136">
                        <w:rPr>
                          <w:rFonts w:ascii="Consolas" w:hAnsi="Consolas"/>
                        </w:rPr>
                        <w:t>就活</w:t>
                      </w:r>
                      <w:r w:rsidRPr="00117136">
                        <w:rPr>
                          <w:rFonts w:ascii="Consolas" w:hAnsi="Consolas"/>
                        </w:rPr>
                        <w:t>"</w:t>
                      </w:r>
                      <w:r>
                        <w:rPr>
                          <w:rFonts w:ascii="Consolas" w:hAnsi="Consolas"/>
                        </w:rPr>
                        <w:t>，</w:t>
                      </w:r>
                    </w:p>
                    <w:p w14:paraId="44D4F94A" w14:textId="77777777" w:rsidR="001D6546" w:rsidRPr="00117136" w:rsidRDefault="001D6546" w:rsidP="003D21B3">
                      <w:pPr>
                        <w:ind w:firstLine="188"/>
                        <w:rPr>
                          <w:rFonts w:ascii="Consolas" w:hAnsi="Consolas"/>
                        </w:rPr>
                      </w:pPr>
                      <w:r w:rsidRPr="00117136">
                        <w:rPr>
                          <w:rFonts w:ascii="Consolas" w:hAnsi="Consolas"/>
                        </w:rPr>
                        <w:t xml:space="preserve">            ];</w:t>
                      </w:r>
                    </w:p>
                    <w:p w14:paraId="396C6D97" w14:textId="77777777" w:rsidR="001D6546" w:rsidRPr="00117136" w:rsidRDefault="001D6546" w:rsidP="003D21B3">
                      <w:pPr>
                        <w:ind w:firstLine="188"/>
                        <w:rPr>
                          <w:rFonts w:ascii="Consolas" w:hAnsi="Consolas"/>
                        </w:rPr>
                      </w:pPr>
                    </w:p>
                    <w:p w14:paraId="0FB50E4E" w14:textId="77777777" w:rsidR="001D6546" w:rsidRPr="00117136" w:rsidRDefault="001D6546" w:rsidP="003D21B3">
                      <w:pPr>
                        <w:ind w:firstLine="188"/>
                        <w:rPr>
                          <w:rFonts w:ascii="Consolas" w:hAnsi="Consolas"/>
                        </w:rPr>
                      </w:pPr>
                      <w:r w:rsidRPr="00117136">
                        <w:rPr>
                          <w:rFonts w:ascii="Consolas" w:hAnsi="Consolas"/>
                        </w:rPr>
                        <w:t xml:space="preserve">            if (studentId &lt;= reasons.length) {</w:t>
                      </w:r>
                    </w:p>
                    <w:p w14:paraId="2FF26EA6" w14:textId="77777777" w:rsidR="001D6546" w:rsidRPr="00117136" w:rsidRDefault="001D6546" w:rsidP="003D21B3">
                      <w:pPr>
                        <w:ind w:firstLine="188"/>
                        <w:rPr>
                          <w:rFonts w:ascii="Consolas" w:hAnsi="Consolas"/>
                        </w:rPr>
                      </w:pPr>
                      <w:r w:rsidRPr="00117136">
                        <w:rPr>
                          <w:rFonts w:ascii="Consolas" w:hAnsi="Consolas"/>
                        </w:rPr>
                        <w:t xml:space="preserve">                return reasons[studentId - 1];</w:t>
                      </w:r>
                    </w:p>
                    <w:p w14:paraId="028BA582" w14:textId="77777777" w:rsidR="001D6546" w:rsidRPr="00117136" w:rsidRDefault="001D6546" w:rsidP="003D21B3">
                      <w:pPr>
                        <w:ind w:firstLine="188"/>
                        <w:rPr>
                          <w:rFonts w:ascii="Consolas" w:hAnsi="Consolas"/>
                        </w:rPr>
                      </w:pPr>
                      <w:r w:rsidRPr="00117136">
                        <w:rPr>
                          <w:rFonts w:ascii="Consolas" w:hAnsi="Consolas"/>
                        </w:rPr>
                        <w:t xml:space="preserve">            }</w:t>
                      </w:r>
                    </w:p>
                    <w:p w14:paraId="42591F7A" w14:textId="77777777" w:rsidR="001D6546" w:rsidRPr="00117136" w:rsidRDefault="001D6546" w:rsidP="003D21B3">
                      <w:pPr>
                        <w:ind w:firstLine="188"/>
                        <w:rPr>
                          <w:rFonts w:ascii="Consolas" w:hAnsi="Consolas"/>
                        </w:rPr>
                      </w:pPr>
                    </w:p>
                    <w:p w14:paraId="70196E73" w14:textId="77777777" w:rsidR="001D6546" w:rsidRPr="00117136" w:rsidRDefault="001D6546" w:rsidP="003D21B3">
                      <w:pPr>
                        <w:ind w:firstLine="188"/>
                        <w:rPr>
                          <w:rFonts w:ascii="Consolas" w:hAnsi="Consolas"/>
                        </w:rPr>
                      </w:pPr>
                      <w:r w:rsidRPr="00117136">
                        <w:rPr>
                          <w:rFonts w:ascii="Consolas" w:hAnsi="Consolas"/>
                        </w:rPr>
                        <w:t xml:space="preserve">            return "</w:t>
                      </w:r>
                      <w:r w:rsidRPr="00117136">
                        <w:rPr>
                          <w:rFonts w:ascii="Consolas" w:hAnsi="Consolas"/>
                        </w:rPr>
                        <w:t>欠席理由なし</w:t>
                      </w:r>
                      <w:r w:rsidRPr="00117136">
                        <w:rPr>
                          <w:rFonts w:ascii="Consolas" w:hAnsi="Consolas"/>
                        </w:rPr>
                        <w:t>";</w:t>
                      </w:r>
                    </w:p>
                    <w:p w14:paraId="1AAF2E89" w14:textId="77777777" w:rsidR="001D6546" w:rsidRPr="00117136" w:rsidRDefault="001D6546" w:rsidP="003D21B3">
                      <w:pPr>
                        <w:ind w:firstLine="188"/>
                        <w:rPr>
                          <w:rFonts w:ascii="Consolas" w:hAnsi="Consolas"/>
                        </w:rPr>
                      </w:pPr>
                      <w:r w:rsidRPr="00117136">
                        <w:rPr>
                          <w:rFonts w:ascii="Consolas" w:hAnsi="Consolas"/>
                        </w:rPr>
                        <w:t xml:space="preserve">        }</w:t>
                      </w:r>
                    </w:p>
                  </w:txbxContent>
                </v:textbox>
                <w10:wrap anchorx="margin"/>
              </v:shape>
            </w:pict>
          </mc:Fallback>
        </mc:AlternateContent>
      </w:r>
      <w:r w:rsidRPr="00E84D0A">
        <w:rPr>
          <w:rFonts w:eastAsiaTheme="minorHAnsi" w:hint="eastAsia"/>
        </w:rPr>
        <w:t>リスト</w:t>
      </w:r>
      <w:r>
        <w:rPr>
          <w:rFonts w:eastAsiaTheme="minorHAnsi"/>
        </w:rPr>
        <w:t>3.3-4</w:t>
      </w:r>
      <w:r w:rsidRPr="00801C20">
        <w:rPr>
          <w:rStyle w:val="HTML"/>
          <w:rFonts w:eastAsiaTheme="minorHAnsi"/>
          <w:bCs/>
          <w:color w:val="0D0D0D"/>
          <w:bdr w:val="single" w:sz="2" w:space="0" w:color="E3E3E3" w:frame="1"/>
          <w:shd w:val="clear" w:color="auto" w:fill="FFFFFF"/>
        </w:rPr>
        <w:t>fetchReasonDataFromDatabase(</w:t>
      </w:r>
      <w:proofErr w:type="spellStart"/>
      <w:r w:rsidRPr="00801C20">
        <w:rPr>
          <w:rStyle w:val="HTML"/>
          <w:rFonts w:eastAsiaTheme="minorHAnsi"/>
          <w:bCs/>
          <w:color w:val="0D0D0D"/>
          <w:bdr w:val="single" w:sz="2" w:space="0" w:color="E3E3E3" w:frame="1"/>
          <w:shd w:val="clear" w:color="auto" w:fill="FFFFFF"/>
        </w:rPr>
        <w:t>studentId</w:t>
      </w:r>
      <w:proofErr w:type="spellEnd"/>
      <w:r w:rsidRPr="00801C20">
        <w:rPr>
          <w:rStyle w:val="HTML"/>
          <w:rFonts w:eastAsiaTheme="minorHAnsi"/>
          <w:bCs/>
          <w:color w:val="0D0D0D"/>
          <w:bdr w:val="single" w:sz="2" w:space="0" w:color="E3E3E3" w:frame="1"/>
          <w:shd w:val="clear" w:color="auto" w:fill="FFFFFF"/>
        </w:rPr>
        <w:t>)</w:t>
      </w:r>
    </w:p>
    <w:p w14:paraId="755D74F6" w14:textId="77777777" w:rsidR="003D21B3" w:rsidRDefault="003D21B3" w:rsidP="003D21B3">
      <w:pPr>
        <w:ind w:firstLine="188"/>
      </w:pPr>
    </w:p>
    <w:p w14:paraId="1D5CFF2D" w14:textId="77777777" w:rsidR="003D21B3" w:rsidRDefault="003D21B3" w:rsidP="003D21B3">
      <w:pPr>
        <w:ind w:firstLine="188"/>
      </w:pPr>
    </w:p>
    <w:p w14:paraId="13B613ED" w14:textId="77777777" w:rsidR="003D21B3" w:rsidRDefault="003D21B3" w:rsidP="003D21B3">
      <w:pPr>
        <w:ind w:firstLine="188"/>
      </w:pPr>
    </w:p>
    <w:p w14:paraId="4B2735E0" w14:textId="77777777" w:rsidR="003D21B3" w:rsidRDefault="003D21B3" w:rsidP="003D21B3">
      <w:pPr>
        <w:ind w:firstLine="188"/>
      </w:pPr>
    </w:p>
    <w:p w14:paraId="3A4AB6DB" w14:textId="77777777" w:rsidR="003D21B3" w:rsidRDefault="003D21B3" w:rsidP="003D21B3">
      <w:pPr>
        <w:ind w:firstLine="188"/>
      </w:pPr>
    </w:p>
    <w:p w14:paraId="5F55B949" w14:textId="77777777" w:rsidR="003D21B3" w:rsidRDefault="003D21B3" w:rsidP="003D21B3">
      <w:pPr>
        <w:ind w:firstLine="188"/>
      </w:pPr>
    </w:p>
    <w:p w14:paraId="76B21B87" w14:textId="77777777" w:rsidR="003D21B3" w:rsidRDefault="003D21B3" w:rsidP="003D21B3">
      <w:pPr>
        <w:ind w:firstLine="188"/>
      </w:pPr>
    </w:p>
    <w:p w14:paraId="29D70D78" w14:textId="77777777" w:rsidR="003D21B3" w:rsidRDefault="003D21B3" w:rsidP="003D21B3">
      <w:pPr>
        <w:ind w:firstLine="188"/>
      </w:pPr>
    </w:p>
    <w:p w14:paraId="3A2C7F26" w14:textId="77777777" w:rsidR="003D21B3" w:rsidRDefault="003D21B3" w:rsidP="003D21B3">
      <w:pPr>
        <w:ind w:firstLine="188"/>
      </w:pPr>
    </w:p>
    <w:p w14:paraId="5816A461" w14:textId="77777777" w:rsidR="003D21B3" w:rsidRPr="00C80135" w:rsidRDefault="003D21B3" w:rsidP="003D21B3">
      <w:pPr>
        <w:ind w:firstLine="188"/>
      </w:pPr>
    </w:p>
    <w:p w14:paraId="40FFD267" w14:textId="7720A558" w:rsidR="003D21B3" w:rsidRDefault="003D21B3" w:rsidP="003D21B3">
      <w:pPr>
        <w:ind w:firstLine="188"/>
      </w:pPr>
    </w:p>
    <w:p w14:paraId="3A740F30" w14:textId="77777777" w:rsidR="0004263D" w:rsidRDefault="0004263D" w:rsidP="003D21B3">
      <w:pPr>
        <w:ind w:firstLine="188"/>
      </w:pPr>
    </w:p>
    <w:p w14:paraId="2F13F0DB" w14:textId="4EDBF00C" w:rsidR="00CB1996" w:rsidRDefault="003D21B3" w:rsidP="0004263D">
      <w:pPr>
        <w:ind w:firstLine="188"/>
      </w:pPr>
      <w:r w:rsidRPr="00DA779C">
        <w:rPr>
          <w:rFonts w:hint="eastAsia"/>
        </w:rPr>
        <w:t>学生の欠席理由をデータベースから取得する関数</w:t>
      </w:r>
      <w:r w:rsidR="007513F6">
        <w:t>．</w:t>
      </w:r>
      <w:r w:rsidRPr="00DA779C">
        <w:t xml:space="preserve"> 各学生の欠席理由を表示する</w:t>
      </w:r>
      <w:r w:rsidR="007513F6">
        <w:t>．</w:t>
      </w:r>
    </w:p>
    <w:p w14:paraId="3E2A04DA" w14:textId="47EC55A3" w:rsidR="003D21B3" w:rsidRPr="00093462" w:rsidRDefault="00093462" w:rsidP="00093462">
      <w:pPr>
        <w:ind w:firstLineChars="0" w:firstLine="0"/>
        <w:jc w:val="center"/>
        <w:rPr>
          <w:rFonts w:eastAsiaTheme="minorHAnsi"/>
        </w:rPr>
      </w:pPr>
      <w:r w:rsidRPr="00E84D0A">
        <w:rPr>
          <w:rFonts w:eastAsiaTheme="minorHAnsi" w:hint="eastAsia"/>
        </w:rPr>
        <w:lastRenderedPageBreak/>
        <w:t>リスト</w:t>
      </w:r>
      <w:r>
        <w:rPr>
          <w:rFonts w:eastAsiaTheme="minorHAnsi"/>
        </w:rPr>
        <w:t>3.3-</w:t>
      </w:r>
      <w:r w:rsidRPr="00DA779C">
        <w:rPr>
          <w:rFonts w:eastAsiaTheme="minorHAnsi"/>
        </w:rPr>
        <w:t>5</w:t>
      </w:r>
      <w:r w:rsidRPr="00DA779C">
        <w:rPr>
          <w:rStyle w:val="HTML"/>
          <w:rFonts w:eastAsiaTheme="minorHAnsi"/>
          <w:bCs/>
          <w:color w:val="0D0D0D"/>
          <w:bdr w:val="single" w:sz="2" w:space="0" w:color="E3E3E3" w:frame="1"/>
          <w:shd w:val="clear" w:color="auto" w:fill="FFFFFF"/>
        </w:rPr>
        <w:t>generateAttendanceTableForDate(date)</w:t>
      </w:r>
    </w:p>
    <w:p w14:paraId="78F53BBB" w14:textId="41F2110D" w:rsidR="003D21B3" w:rsidRDefault="003D21B3" w:rsidP="003D21B3">
      <w:pPr>
        <w:ind w:firstLine="188"/>
      </w:pPr>
      <w:r>
        <w:rPr>
          <w:noProof/>
        </w:rPr>
        <mc:AlternateContent>
          <mc:Choice Requires="wps">
            <w:drawing>
              <wp:inline distT="0" distB="0" distL="0" distR="0" wp14:anchorId="62892C62" wp14:editId="1D9BD489">
                <wp:extent cx="5382631" cy="1785668"/>
                <wp:effectExtent l="0" t="0" r="27940" b="24130"/>
                <wp:docPr id="2061" name="テキスト ボックス 2061"/>
                <wp:cNvGraphicFramePr/>
                <a:graphic xmlns:a="http://schemas.openxmlformats.org/drawingml/2006/main">
                  <a:graphicData uri="http://schemas.microsoft.com/office/word/2010/wordprocessingShape">
                    <wps:wsp>
                      <wps:cNvSpPr txBox="1"/>
                      <wps:spPr>
                        <a:xfrm>
                          <a:off x="0" y="0"/>
                          <a:ext cx="5382631" cy="1785668"/>
                        </a:xfrm>
                        <a:prstGeom prst="rect">
                          <a:avLst/>
                        </a:prstGeom>
                        <a:solidFill>
                          <a:schemeClr val="lt1"/>
                        </a:solidFill>
                        <a:ln w="6350">
                          <a:solidFill>
                            <a:prstClr val="black"/>
                          </a:solidFill>
                        </a:ln>
                      </wps:spPr>
                      <wps:txbx>
                        <w:txbxContent>
                          <w:p w14:paraId="01E9F2DA" w14:textId="77777777" w:rsidR="001D6546" w:rsidRPr="00117136" w:rsidRDefault="001D6546" w:rsidP="003D21B3">
                            <w:pPr>
                              <w:ind w:firstLine="188"/>
                              <w:rPr>
                                <w:rFonts w:ascii="Consolas" w:hAnsi="Consolas"/>
                              </w:rPr>
                            </w:pPr>
                            <w:r w:rsidRPr="00117136">
                              <w:rPr>
                                <w:rFonts w:ascii="Consolas" w:hAnsi="Consolas"/>
                              </w:rPr>
                              <w:t xml:space="preserve">function </w:t>
                            </w:r>
                            <w:proofErr w:type="spellStart"/>
                            <w:r w:rsidRPr="00117136">
                              <w:rPr>
                                <w:rFonts w:ascii="Consolas" w:hAnsi="Consolas"/>
                              </w:rPr>
                              <w:t>generateAttendanceTableForDate</w:t>
                            </w:r>
                            <w:proofErr w:type="spellEnd"/>
                            <w:r w:rsidRPr="00117136">
                              <w:rPr>
                                <w:rFonts w:ascii="Consolas" w:hAnsi="Consolas"/>
                              </w:rPr>
                              <w:t>(date) {</w:t>
                            </w:r>
                          </w:p>
                          <w:p w14:paraId="07164E12" w14:textId="0107CBFC" w:rsidR="001D6546" w:rsidRPr="00117136" w:rsidRDefault="001D6546" w:rsidP="003D21B3">
                            <w:pPr>
                              <w:ind w:firstLine="188"/>
                              <w:rPr>
                                <w:rFonts w:ascii="Consolas" w:hAnsi="Consolas"/>
                              </w:rPr>
                            </w:pPr>
                            <w:r w:rsidRPr="00117136">
                              <w:rPr>
                                <w:rFonts w:ascii="Consolas" w:hAnsi="Consolas"/>
                              </w:rPr>
                              <w:t xml:space="preserve">            console.log("Generating table for date:"</w:t>
                            </w:r>
                            <w:r>
                              <w:rPr>
                                <w:rFonts w:ascii="Consolas" w:hAnsi="Consolas"/>
                              </w:rPr>
                              <w:t>，</w:t>
                            </w:r>
                            <w:r w:rsidRPr="00117136">
                              <w:rPr>
                                <w:rFonts w:ascii="Consolas" w:hAnsi="Consolas"/>
                              </w:rPr>
                              <w:t xml:space="preserve"> date);</w:t>
                            </w:r>
                          </w:p>
                          <w:p w14:paraId="7DBDB6D8"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generateAttendanceTable</w:t>
                            </w:r>
                            <w:proofErr w:type="spellEnd"/>
                            <w:r w:rsidRPr="00117136">
                              <w:rPr>
                                <w:rFonts w:ascii="Consolas" w:hAnsi="Consolas"/>
                              </w:rPr>
                              <w:t>();</w:t>
                            </w:r>
                          </w:p>
                          <w:p w14:paraId="721C770A" w14:textId="77777777" w:rsidR="001D6546" w:rsidRPr="00117136" w:rsidRDefault="001D6546" w:rsidP="003D21B3">
                            <w:pPr>
                              <w:ind w:firstLine="188"/>
                              <w:rPr>
                                <w:rFonts w:ascii="Consolas" w:hAnsi="Consolas"/>
                              </w:rPr>
                            </w:pPr>
                            <w:r w:rsidRPr="00117136">
                              <w:rPr>
                                <w:rFonts w:ascii="Consolas" w:hAnsi="Consolas"/>
                              </w:rPr>
                              <w:t xml:space="preserve">            </w:t>
                            </w:r>
                            <w:proofErr w:type="spellStart"/>
                            <w:r w:rsidRPr="00117136">
                              <w:rPr>
                                <w:rFonts w:ascii="Consolas" w:hAnsi="Consolas"/>
                              </w:rPr>
                              <w:t>updateCurrentDate</w:t>
                            </w:r>
                            <w:proofErr w:type="spellEnd"/>
                            <w:r w:rsidRPr="00117136">
                              <w:rPr>
                                <w:rFonts w:ascii="Consolas" w:hAnsi="Consolas"/>
                              </w:rPr>
                              <w:t>(date);</w:t>
                            </w:r>
                          </w:p>
                          <w:p w14:paraId="490FB1FE" w14:textId="77777777" w:rsidR="001D6546" w:rsidRPr="00117136" w:rsidRDefault="001D6546" w:rsidP="003D21B3">
                            <w:pPr>
                              <w:ind w:firstLine="188"/>
                              <w:rPr>
                                <w:rFonts w:ascii="Consolas" w:hAnsi="Consolas"/>
                              </w:rPr>
                            </w:pPr>
                            <w:r w:rsidRPr="0011713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892C62" id="テキスト ボックス 2061" o:spid="_x0000_s1096" type="#_x0000_t202" style="width:423.85pt;height:1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" fillcolor="white [3201]" strokeweight=".5pt">
                <v:textbox>
                  <w:txbxContent>
                    <w:p w14:paraId="01E9F2DA" w14:textId="77777777" w:rsidR="001D6546" w:rsidRPr="00117136" w:rsidRDefault="001D6546" w:rsidP="003D21B3">
                      <w:pPr>
                        <w:ind w:firstLine="188"/>
                        <w:rPr>
                          <w:rFonts w:ascii="Consolas" w:hAnsi="Consolas"/>
                        </w:rPr>
                      </w:pPr>
                      <w:r w:rsidRPr="00117136">
                        <w:rPr>
                          <w:rFonts w:ascii="Consolas" w:hAnsi="Consolas"/>
                        </w:rPr>
                        <w:t>function generateAttendanceTableForDate(date) {</w:t>
                      </w:r>
                    </w:p>
                    <w:p w14:paraId="07164E12" w14:textId="0107CBFC" w:rsidR="001D6546" w:rsidRPr="00117136" w:rsidRDefault="001D6546" w:rsidP="003D21B3">
                      <w:pPr>
                        <w:ind w:firstLine="188"/>
                        <w:rPr>
                          <w:rFonts w:ascii="Consolas" w:hAnsi="Consolas"/>
                        </w:rPr>
                      </w:pPr>
                      <w:r w:rsidRPr="00117136">
                        <w:rPr>
                          <w:rFonts w:ascii="Consolas" w:hAnsi="Consolas"/>
                        </w:rPr>
                        <w:t xml:space="preserve">            console.log("Generating table for date:"</w:t>
                      </w:r>
                      <w:r>
                        <w:rPr>
                          <w:rFonts w:ascii="Consolas" w:hAnsi="Consolas"/>
                        </w:rPr>
                        <w:t>，</w:t>
                      </w:r>
                      <w:r w:rsidRPr="00117136">
                        <w:rPr>
                          <w:rFonts w:ascii="Consolas" w:hAnsi="Consolas"/>
                        </w:rPr>
                        <w:t xml:space="preserve"> date);</w:t>
                      </w:r>
                    </w:p>
                    <w:p w14:paraId="7DBDB6D8" w14:textId="77777777" w:rsidR="001D6546" w:rsidRPr="00117136" w:rsidRDefault="001D6546" w:rsidP="003D21B3">
                      <w:pPr>
                        <w:ind w:firstLine="188"/>
                        <w:rPr>
                          <w:rFonts w:ascii="Consolas" w:hAnsi="Consolas"/>
                        </w:rPr>
                      </w:pPr>
                      <w:r w:rsidRPr="00117136">
                        <w:rPr>
                          <w:rFonts w:ascii="Consolas" w:hAnsi="Consolas"/>
                        </w:rPr>
                        <w:t xml:space="preserve">            generateAttendanceTable();</w:t>
                      </w:r>
                    </w:p>
                    <w:p w14:paraId="721C770A" w14:textId="77777777" w:rsidR="001D6546" w:rsidRPr="00117136" w:rsidRDefault="001D6546" w:rsidP="003D21B3">
                      <w:pPr>
                        <w:ind w:firstLine="188"/>
                        <w:rPr>
                          <w:rFonts w:ascii="Consolas" w:hAnsi="Consolas"/>
                        </w:rPr>
                      </w:pPr>
                      <w:r w:rsidRPr="00117136">
                        <w:rPr>
                          <w:rFonts w:ascii="Consolas" w:hAnsi="Consolas"/>
                        </w:rPr>
                        <w:t xml:space="preserve">            updateCurrentDate(date);</w:t>
                      </w:r>
                    </w:p>
                    <w:p w14:paraId="490FB1FE" w14:textId="77777777" w:rsidR="001D6546" w:rsidRPr="00117136" w:rsidRDefault="001D6546" w:rsidP="003D21B3">
                      <w:pPr>
                        <w:ind w:firstLine="188"/>
                        <w:rPr>
                          <w:rFonts w:ascii="Consolas" w:hAnsi="Consolas"/>
                        </w:rPr>
                      </w:pPr>
                      <w:r w:rsidRPr="00117136">
                        <w:rPr>
                          <w:rFonts w:ascii="Consolas" w:hAnsi="Consolas"/>
                        </w:rPr>
                        <w:t xml:space="preserve">        }</w:t>
                      </w:r>
                    </w:p>
                  </w:txbxContent>
                </v:textbox>
                <w10:anchorlock/>
              </v:shape>
            </w:pict>
          </mc:Fallback>
        </mc:AlternateContent>
      </w:r>
      <w:r w:rsidRPr="00DA779C">
        <w:rPr>
          <w:rFonts w:hint="eastAsia"/>
        </w:rPr>
        <w:t>特定の日付の出欠テーブルを生成する関数（未実装）</w:t>
      </w:r>
      <w:r w:rsidR="007513F6">
        <w:rPr>
          <w:rFonts w:hint="eastAsia"/>
        </w:rPr>
        <w:t>．</w:t>
      </w:r>
      <w:r w:rsidRPr="00DA779C">
        <w:t xml:space="preserve"> 日付が切り替わったときに呼び出され</w:t>
      </w:r>
      <w:r w:rsidR="007513F6">
        <w:t>，</w:t>
      </w:r>
      <w:r w:rsidRPr="00DA779C">
        <w:t>指定された日付の出欠テーブルを生成する（実際の日付切り替えは未実装）</w:t>
      </w:r>
      <w:r w:rsidR="007513F6">
        <w:t>．</w:t>
      </w:r>
    </w:p>
    <w:p w14:paraId="2DF1F312" w14:textId="5F8A3BB8" w:rsidR="0004263D" w:rsidRDefault="0004263D" w:rsidP="003D21B3">
      <w:pPr>
        <w:ind w:firstLine="188"/>
      </w:pPr>
    </w:p>
    <w:p w14:paraId="5521F8D4" w14:textId="77777777" w:rsidR="0004263D" w:rsidRDefault="0004263D" w:rsidP="003D21B3">
      <w:pPr>
        <w:ind w:firstLine="188"/>
      </w:pPr>
    </w:p>
    <w:p w14:paraId="73016360" w14:textId="77777777" w:rsidR="003D21B3" w:rsidRDefault="003D21B3" w:rsidP="003D21B3">
      <w:pPr>
        <w:ind w:firstLine="188"/>
        <w:jc w:val="center"/>
      </w:pPr>
      <w:r>
        <w:rPr>
          <w:noProof/>
        </w:rPr>
        <mc:AlternateContent>
          <mc:Choice Requires="wps">
            <w:drawing>
              <wp:anchor distT="0" distB="0" distL="114300" distR="114300" simplePos="0" relativeHeight="251755520" behindDoc="0" locked="0" layoutInCell="1" allowOverlap="1" wp14:anchorId="0541A815" wp14:editId="42D9F064">
                <wp:simplePos x="0" y="0"/>
                <wp:positionH relativeFrom="margin">
                  <wp:align>right</wp:align>
                </wp:positionH>
                <wp:positionV relativeFrom="paragraph">
                  <wp:posOffset>326785</wp:posOffset>
                </wp:positionV>
                <wp:extent cx="5382883" cy="2070340"/>
                <wp:effectExtent l="0" t="0" r="27940" b="25400"/>
                <wp:wrapNone/>
                <wp:docPr id="2062" name="テキスト ボックス 2062"/>
                <wp:cNvGraphicFramePr/>
                <a:graphic xmlns:a="http://schemas.openxmlformats.org/drawingml/2006/main">
                  <a:graphicData uri="http://schemas.microsoft.com/office/word/2010/wordprocessingShape">
                    <wps:wsp>
                      <wps:cNvSpPr txBox="1"/>
                      <wps:spPr>
                        <a:xfrm>
                          <a:off x="0" y="0"/>
                          <a:ext cx="5382883" cy="2070340"/>
                        </a:xfrm>
                        <a:prstGeom prst="rect">
                          <a:avLst/>
                        </a:prstGeom>
                        <a:solidFill>
                          <a:schemeClr val="lt1"/>
                        </a:solidFill>
                        <a:ln w="6350">
                          <a:solidFill>
                            <a:prstClr val="black"/>
                          </a:solidFill>
                        </a:ln>
                      </wps:spPr>
                      <wps:txbx>
                        <w:txbxContent>
                          <w:p w14:paraId="0F564DAC" w14:textId="77777777" w:rsidR="001D6546" w:rsidRPr="00CB1996" w:rsidRDefault="001D6546" w:rsidP="003D21B3">
                            <w:pPr>
                              <w:ind w:firstLine="188"/>
                              <w:rPr>
                                <w:rFonts w:ascii="Consolas" w:hAnsi="Consolas"/>
                              </w:rPr>
                            </w:pPr>
                            <w:r w:rsidRPr="00CB1996">
                              <w:rPr>
                                <w:rFonts w:ascii="Consolas" w:hAnsi="Consolas"/>
                              </w:rPr>
                              <w:t xml:space="preserve">function </w:t>
                            </w:r>
                            <w:proofErr w:type="spellStart"/>
                            <w:r w:rsidRPr="00CB1996">
                              <w:rPr>
                                <w:rFonts w:ascii="Consolas" w:hAnsi="Consolas"/>
                              </w:rPr>
                              <w:t>updateCurrentDate</w:t>
                            </w:r>
                            <w:proofErr w:type="spellEnd"/>
                            <w:r w:rsidRPr="00CB1996">
                              <w:rPr>
                                <w:rFonts w:ascii="Consolas" w:hAnsi="Consolas"/>
                              </w:rPr>
                              <w:t>(date) {</w:t>
                            </w:r>
                          </w:p>
                          <w:p w14:paraId="7CEE83BE" w14:textId="4A4AF369"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options = { year: "numeric"</w:t>
                            </w:r>
                            <w:r>
                              <w:rPr>
                                <w:rFonts w:ascii="Consolas" w:hAnsi="Consolas"/>
                              </w:rPr>
                              <w:t>，</w:t>
                            </w:r>
                            <w:r w:rsidRPr="00CB1996">
                              <w:rPr>
                                <w:rFonts w:ascii="Consolas" w:hAnsi="Consolas"/>
                              </w:rPr>
                              <w:t xml:space="preserve"> month: "numeric"</w:t>
                            </w:r>
                            <w:r>
                              <w:rPr>
                                <w:rFonts w:ascii="Consolas" w:hAnsi="Consolas"/>
                              </w:rPr>
                              <w:t>，</w:t>
                            </w:r>
                            <w:r w:rsidRPr="00CB1996">
                              <w:rPr>
                                <w:rFonts w:ascii="Consolas" w:hAnsi="Consolas"/>
                              </w:rPr>
                              <w:t xml:space="preserve"> day: "numeric"</w:t>
                            </w:r>
                            <w:r>
                              <w:rPr>
                                <w:rFonts w:ascii="Consolas" w:hAnsi="Consolas"/>
                              </w:rPr>
                              <w:t>，</w:t>
                            </w:r>
                            <w:r w:rsidRPr="00CB1996">
                              <w:rPr>
                                <w:rFonts w:ascii="Consolas" w:hAnsi="Consolas"/>
                              </w:rPr>
                              <w:t xml:space="preserve"> weekday: "long" };</w:t>
                            </w:r>
                          </w:p>
                          <w:p w14:paraId="6540FC11" w14:textId="28E72D3F"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formattedDate</w:t>
                            </w:r>
                            <w:proofErr w:type="spellEnd"/>
                            <w:r w:rsidRPr="00CB1996">
                              <w:rPr>
                                <w:rFonts w:ascii="Consolas" w:hAnsi="Consolas"/>
                              </w:rPr>
                              <w:t xml:space="preserve"> = </w:t>
                            </w:r>
                            <w:proofErr w:type="spellStart"/>
                            <w:r w:rsidRPr="00CB1996">
                              <w:rPr>
                                <w:rFonts w:ascii="Consolas" w:hAnsi="Consolas"/>
                              </w:rPr>
                              <w:t>date.toLocaleDateString</w:t>
                            </w:r>
                            <w:proofErr w:type="spellEnd"/>
                            <w:r w:rsidRPr="00CB1996">
                              <w:rPr>
                                <w:rFonts w:ascii="Consolas" w:hAnsi="Consolas"/>
                              </w:rPr>
                              <w:t>("ja-JP"</w:t>
                            </w:r>
                            <w:r>
                              <w:rPr>
                                <w:rFonts w:ascii="Consolas" w:hAnsi="Consolas"/>
                              </w:rPr>
                              <w:t>，</w:t>
                            </w:r>
                            <w:r w:rsidRPr="00CB1996">
                              <w:rPr>
                                <w:rFonts w:ascii="Consolas" w:hAnsi="Consolas"/>
                              </w:rPr>
                              <w:t xml:space="preserve"> options);</w:t>
                            </w:r>
                          </w:p>
                          <w:p w14:paraId="091315AF"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currentDateElement.textContent</w:t>
                            </w:r>
                            <w:proofErr w:type="spellEnd"/>
                            <w:r w:rsidRPr="00CB1996">
                              <w:rPr>
                                <w:rFonts w:ascii="Consolas" w:hAnsi="Consolas"/>
                              </w:rPr>
                              <w:t xml:space="preserve"> = </w:t>
                            </w:r>
                            <w:proofErr w:type="spellStart"/>
                            <w:r w:rsidRPr="00CB1996">
                              <w:rPr>
                                <w:rFonts w:ascii="Consolas" w:hAnsi="Consolas"/>
                              </w:rPr>
                              <w:t>formattedDate</w:t>
                            </w:r>
                            <w:proofErr w:type="spellEnd"/>
                            <w:r w:rsidRPr="00CB1996">
                              <w:rPr>
                                <w:rFonts w:ascii="Consolas" w:hAnsi="Consolas"/>
                              </w:rPr>
                              <w:t>;</w:t>
                            </w:r>
                          </w:p>
                          <w:p w14:paraId="3C339791" w14:textId="77777777" w:rsidR="001D6546" w:rsidRPr="00CB1996" w:rsidRDefault="001D6546" w:rsidP="003D21B3">
                            <w:pPr>
                              <w:ind w:firstLine="188"/>
                              <w:rPr>
                                <w:rFonts w:ascii="Consolas" w:hAnsi="Consolas"/>
                              </w:rPr>
                            </w:pPr>
                            <w:r w:rsidRPr="00CB199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1A815" id="テキスト ボックス 2062" o:spid="_x0000_s1097" type="#_x0000_t202" style="position:absolute;left:0;text-align:left;margin-left:372.65pt;margin-top:25.75pt;width:423.85pt;height:163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" fillcolor="white [3201]" strokeweight=".5pt">
                <v:textbox>
                  <w:txbxContent>
                    <w:p w14:paraId="0F564DAC" w14:textId="77777777" w:rsidR="001D6546" w:rsidRPr="00CB1996" w:rsidRDefault="001D6546" w:rsidP="003D21B3">
                      <w:pPr>
                        <w:ind w:firstLine="188"/>
                        <w:rPr>
                          <w:rFonts w:ascii="Consolas" w:hAnsi="Consolas"/>
                        </w:rPr>
                      </w:pPr>
                      <w:r w:rsidRPr="00CB1996">
                        <w:rPr>
                          <w:rFonts w:ascii="Consolas" w:hAnsi="Consolas"/>
                        </w:rPr>
                        <w:t>function updateCurrentDate(date) {</w:t>
                      </w:r>
                    </w:p>
                    <w:p w14:paraId="7CEE83BE" w14:textId="4A4AF369" w:rsidR="001D6546" w:rsidRPr="00CB1996" w:rsidRDefault="001D6546" w:rsidP="003D21B3">
                      <w:pPr>
                        <w:ind w:firstLine="188"/>
                        <w:rPr>
                          <w:rFonts w:ascii="Consolas" w:hAnsi="Consolas"/>
                        </w:rPr>
                      </w:pPr>
                      <w:r w:rsidRPr="00CB1996">
                        <w:rPr>
                          <w:rFonts w:ascii="Consolas" w:hAnsi="Consolas"/>
                        </w:rPr>
                        <w:t xml:space="preserve">            const options = { year: "numeric"</w:t>
                      </w:r>
                      <w:r>
                        <w:rPr>
                          <w:rFonts w:ascii="Consolas" w:hAnsi="Consolas"/>
                        </w:rPr>
                        <w:t>，</w:t>
                      </w:r>
                      <w:r w:rsidRPr="00CB1996">
                        <w:rPr>
                          <w:rFonts w:ascii="Consolas" w:hAnsi="Consolas"/>
                        </w:rPr>
                        <w:t xml:space="preserve"> month: "numeric"</w:t>
                      </w:r>
                      <w:r>
                        <w:rPr>
                          <w:rFonts w:ascii="Consolas" w:hAnsi="Consolas"/>
                        </w:rPr>
                        <w:t>，</w:t>
                      </w:r>
                      <w:r w:rsidRPr="00CB1996">
                        <w:rPr>
                          <w:rFonts w:ascii="Consolas" w:hAnsi="Consolas"/>
                        </w:rPr>
                        <w:t xml:space="preserve"> day: "numeric"</w:t>
                      </w:r>
                      <w:r>
                        <w:rPr>
                          <w:rFonts w:ascii="Consolas" w:hAnsi="Consolas"/>
                        </w:rPr>
                        <w:t>，</w:t>
                      </w:r>
                      <w:r w:rsidRPr="00CB1996">
                        <w:rPr>
                          <w:rFonts w:ascii="Consolas" w:hAnsi="Consolas"/>
                        </w:rPr>
                        <w:t xml:space="preserve"> weekday: "long" };</w:t>
                      </w:r>
                    </w:p>
                    <w:p w14:paraId="6540FC11" w14:textId="28E72D3F" w:rsidR="001D6546" w:rsidRPr="00CB1996" w:rsidRDefault="001D6546" w:rsidP="003D21B3">
                      <w:pPr>
                        <w:ind w:firstLine="188"/>
                        <w:rPr>
                          <w:rFonts w:ascii="Consolas" w:hAnsi="Consolas"/>
                        </w:rPr>
                      </w:pPr>
                      <w:r w:rsidRPr="00CB1996">
                        <w:rPr>
                          <w:rFonts w:ascii="Consolas" w:hAnsi="Consolas"/>
                        </w:rPr>
                        <w:t xml:space="preserve">            const formattedDate = date.toLocaleDateString("ja-JP"</w:t>
                      </w:r>
                      <w:r>
                        <w:rPr>
                          <w:rFonts w:ascii="Consolas" w:hAnsi="Consolas"/>
                        </w:rPr>
                        <w:t>，</w:t>
                      </w:r>
                      <w:r w:rsidRPr="00CB1996">
                        <w:rPr>
                          <w:rFonts w:ascii="Consolas" w:hAnsi="Consolas"/>
                        </w:rPr>
                        <w:t xml:space="preserve"> options);</w:t>
                      </w:r>
                    </w:p>
                    <w:p w14:paraId="091315AF" w14:textId="77777777" w:rsidR="001D6546" w:rsidRPr="00CB1996" w:rsidRDefault="001D6546" w:rsidP="003D21B3">
                      <w:pPr>
                        <w:ind w:firstLine="188"/>
                        <w:rPr>
                          <w:rFonts w:ascii="Consolas" w:hAnsi="Consolas"/>
                        </w:rPr>
                      </w:pPr>
                      <w:r w:rsidRPr="00CB1996">
                        <w:rPr>
                          <w:rFonts w:ascii="Consolas" w:hAnsi="Consolas"/>
                        </w:rPr>
                        <w:t xml:space="preserve">            currentDateElement.textContent = formattedDate;</w:t>
                      </w:r>
                    </w:p>
                    <w:p w14:paraId="3C339791" w14:textId="77777777" w:rsidR="001D6546" w:rsidRPr="00CB1996" w:rsidRDefault="001D6546" w:rsidP="003D21B3">
                      <w:pPr>
                        <w:ind w:firstLine="188"/>
                        <w:rPr>
                          <w:rFonts w:ascii="Consolas" w:hAnsi="Consolas"/>
                        </w:rPr>
                      </w:pPr>
                      <w:r w:rsidRPr="00CB1996">
                        <w:rPr>
                          <w:rFonts w:ascii="Consolas" w:hAnsi="Consolas"/>
                        </w:rPr>
                        <w:t xml:space="preserve">        }</w:t>
                      </w:r>
                    </w:p>
                  </w:txbxContent>
                </v:textbox>
                <w10:wrap anchorx="margin"/>
              </v:shape>
            </w:pict>
          </mc:Fallback>
        </mc:AlternateContent>
      </w:r>
      <w:r w:rsidRPr="00E84D0A">
        <w:rPr>
          <w:rFonts w:eastAsiaTheme="minorHAnsi" w:hint="eastAsia"/>
        </w:rPr>
        <w:t>リスト</w:t>
      </w:r>
      <w:r>
        <w:rPr>
          <w:rFonts w:eastAsiaTheme="minorHAnsi"/>
        </w:rPr>
        <w:t>3.3-6</w:t>
      </w:r>
      <w:r w:rsidRPr="00DA779C">
        <w:rPr>
          <w:rFonts w:eastAsiaTheme="minorHAnsi"/>
        </w:rPr>
        <w:t>updateCurrentDate(date)</w:t>
      </w:r>
    </w:p>
    <w:p w14:paraId="174E5031" w14:textId="77777777" w:rsidR="003D21B3" w:rsidRDefault="003D21B3" w:rsidP="003D21B3">
      <w:pPr>
        <w:ind w:firstLine="188"/>
      </w:pPr>
    </w:p>
    <w:p w14:paraId="32671416" w14:textId="77777777" w:rsidR="003D21B3" w:rsidRDefault="003D21B3" w:rsidP="003D21B3">
      <w:pPr>
        <w:ind w:firstLine="188"/>
      </w:pPr>
    </w:p>
    <w:p w14:paraId="377A50E2" w14:textId="77777777" w:rsidR="003D21B3" w:rsidRDefault="003D21B3" w:rsidP="003D21B3">
      <w:pPr>
        <w:ind w:firstLine="188"/>
      </w:pPr>
    </w:p>
    <w:p w14:paraId="6A7DAD1D" w14:textId="77777777" w:rsidR="003D21B3" w:rsidRDefault="003D21B3" w:rsidP="003D21B3">
      <w:pPr>
        <w:ind w:firstLine="188"/>
      </w:pPr>
    </w:p>
    <w:p w14:paraId="72672885" w14:textId="77777777" w:rsidR="003D21B3" w:rsidRDefault="003D21B3" w:rsidP="003D21B3">
      <w:pPr>
        <w:ind w:firstLine="188"/>
      </w:pPr>
    </w:p>
    <w:p w14:paraId="7A8A613C" w14:textId="77777777" w:rsidR="003D21B3" w:rsidRDefault="003D21B3" w:rsidP="003D21B3">
      <w:pPr>
        <w:ind w:firstLine="188"/>
      </w:pPr>
    </w:p>
    <w:p w14:paraId="29C142CB" w14:textId="454E2DDB" w:rsidR="003D21B3" w:rsidRDefault="003D21B3" w:rsidP="003D21B3">
      <w:pPr>
        <w:ind w:firstLine="188"/>
      </w:pPr>
      <w:r w:rsidRPr="00DA779C">
        <w:rPr>
          <w:rFonts w:hint="eastAsia"/>
        </w:rPr>
        <w:t>表示されている日付を更新する関数</w:t>
      </w:r>
      <w:r w:rsidR="007513F6">
        <w:t>．</w:t>
      </w:r>
      <w:r w:rsidRPr="00DA779C">
        <w:t xml:space="preserve"> 日付が切り替わったときに呼び出され</w:t>
      </w:r>
      <w:r w:rsidR="007513F6">
        <w:t>，</w:t>
      </w:r>
      <w:r w:rsidRPr="00DA779C">
        <w:t xml:space="preserve"> 画面上に表示されている日付を指定された日付に更新する</w:t>
      </w:r>
      <w:r w:rsidR="007513F6">
        <w:t>．</w:t>
      </w:r>
    </w:p>
    <w:p w14:paraId="762C334B" w14:textId="77777777" w:rsidR="003D21B3" w:rsidRDefault="003D21B3" w:rsidP="003D21B3">
      <w:pPr>
        <w:ind w:firstLine="188"/>
      </w:pPr>
    </w:p>
    <w:p w14:paraId="0A7C0805" w14:textId="4F8E7EF6" w:rsidR="003D21B3" w:rsidRDefault="003D21B3" w:rsidP="003D21B3">
      <w:pPr>
        <w:ind w:firstLine="188"/>
      </w:pPr>
    </w:p>
    <w:p w14:paraId="534C6D6D" w14:textId="5836B89A" w:rsidR="003D21B3" w:rsidRDefault="003D21B3" w:rsidP="003D21B3">
      <w:pPr>
        <w:ind w:firstLine="188"/>
      </w:pPr>
    </w:p>
    <w:p w14:paraId="7225CF95" w14:textId="5B5554E2" w:rsidR="003D21B3" w:rsidRDefault="003D21B3" w:rsidP="0004263D">
      <w:pPr>
        <w:ind w:firstLineChars="0" w:firstLine="0"/>
      </w:pPr>
    </w:p>
    <w:p w14:paraId="407CCCD1" w14:textId="77777777" w:rsidR="0004263D" w:rsidRDefault="0004263D" w:rsidP="0004263D">
      <w:pPr>
        <w:ind w:firstLine="188"/>
        <w:jc w:val="center"/>
      </w:pPr>
      <w:r w:rsidRPr="00E84D0A">
        <w:rPr>
          <w:rFonts w:eastAsiaTheme="minorHAnsi" w:hint="eastAsia"/>
        </w:rPr>
        <w:lastRenderedPageBreak/>
        <w:t>リスト</w:t>
      </w:r>
      <w:r>
        <w:rPr>
          <w:rFonts w:eastAsiaTheme="minorHAnsi"/>
        </w:rPr>
        <w:t>3.3-7</w:t>
      </w:r>
      <w:r w:rsidRPr="00DA779C">
        <w:rPr>
          <w:rFonts w:eastAsiaTheme="minorHAnsi"/>
        </w:rPr>
        <w:t>goToToday()</w:t>
      </w:r>
    </w:p>
    <w:p w14:paraId="0ECA3509" w14:textId="77777777" w:rsidR="0004263D" w:rsidRDefault="0004263D" w:rsidP="0004263D">
      <w:pPr>
        <w:ind w:firstLine="188"/>
      </w:pPr>
      <w:r>
        <w:rPr>
          <w:noProof/>
        </w:rPr>
        <mc:AlternateContent>
          <mc:Choice Requires="wps">
            <w:drawing>
              <wp:anchor distT="0" distB="0" distL="114300" distR="114300" simplePos="0" relativeHeight="251908096" behindDoc="0" locked="0" layoutInCell="1" allowOverlap="1" wp14:anchorId="7E615C34" wp14:editId="768C8CFE">
                <wp:simplePos x="0" y="0"/>
                <wp:positionH relativeFrom="margin">
                  <wp:align>right</wp:align>
                </wp:positionH>
                <wp:positionV relativeFrom="paragraph">
                  <wp:posOffset>6350</wp:posOffset>
                </wp:positionV>
                <wp:extent cx="5373370" cy="7553325"/>
                <wp:effectExtent l="0" t="0" r="17780" b="28575"/>
                <wp:wrapNone/>
                <wp:docPr id="2063" name="テキスト ボックス 2063"/>
                <wp:cNvGraphicFramePr/>
                <a:graphic xmlns:a="http://schemas.openxmlformats.org/drawingml/2006/main">
                  <a:graphicData uri="http://schemas.microsoft.com/office/word/2010/wordprocessingShape">
                    <wps:wsp>
                      <wps:cNvSpPr txBox="1"/>
                      <wps:spPr>
                        <a:xfrm>
                          <a:off x="0" y="0"/>
                          <a:ext cx="5373370" cy="7553325"/>
                        </a:xfrm>
                        <a:prstGeom prst="rect">
                          <a:avLst/>
                        </a:prstGeom>
                        <a:solidFill>
                          <a:schemeClr val="lt1"/>
                        </a:solidFill>
                        <a:ln w="6350">
                          <a:solidFill>
                            <a:prstClr val="black"/>
                          </a:solidFill>
                        </a:ln>
                      </wps:spPr>
                      <wps:txbx>
                        <w:txbxContent>
                          <w:p w14:paraId="0C7C20CE" w14:textId="77777777" w:rsidR="001D6546" w:rsidRPr="00CB1996" w:rsidRDefault="001D6546" w:rsidP="0004263D">
                            <w:pPr>
                              <w:ind w:firstLine="188"/>
                              <w:rPr>
                                <w:rFonts w:ascii="Consolas" w:hAnsi="Consolas"/>
                              </w:rPr>
                            </w:pPr>
                            <w:r w:rsidRPr="00CB1996">
                              <w:rPr>
                                <w:rFonts w:ascii="Consolas" w:hAnsi="Consolas"/>
                              </w:rPr>
                              <w:t xml:space="preserve">function </w:t>
                            </w:r>
                            <w:proofErr w:type="spellStart"/>
                            <w:r w:rsidRPr="00CB1996">
                              <w:rPr>
                                <w:rFonts w:ascii="Consolas" w:hAnsi="Consolas"/>
                              </w:rPr>
                              <w:t>goToToday</w:t>
                            </w:r>
                            <w:proofErr w:type="spellEnd"/>
                            <w:r w:rsidRPr="00CB1996">
                              <w:rPr>
                                <w:rFonts w:ascii="Consolas" w:hAnsi="Consolas"/>
                              </w:rPr>
                              <w:t>() {</w:t>
                            </w:r>
                          </w:p>
                          <w:p w14:paraId="1103298C" w14:textId="77777777"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currentDate</w:t>
                            </w:r>
                            <w:proofErr w:type="spellEnd"/>
                            <w:r w:rsidRPr="00CB1996">
                              <w:rPr>
                                <w:rFonts w:ascii="Consolas" w:hAnsi="Consolas"/>
                              </w:rPr>
                              <w:t xml:space="preserve"> = new Date();</w:t>
                            </w:r>
                          </w:p>
                          <w:p w14:paraId="415DA7DE" w14:textId="1DD949AB" w:rsidR="001D6546" w:rsidRPr="00CB1996" w:rsidRDefault="001D6546" w:rsidP="0004263D">
                            <w:pPr>
                              <w:ind w:firstLine="188"/>
                              <w:rPr>
                                <w:rFonts w:ascii="Consolas" w:hAnsi="Consolas"/>
                              </w:rPr>
                            </w:pPr>
                            <w:r w:rsidRPr="00CB1996">
                              <w:rPr>
                                <w:rFonts w:ascii="Consolas" w:hAnsi="Consolas"/>
                              </w:rPr>
                              <w:t xml:space="preserve">            console.log("Current Date:"</w:t>
                            </w:r>
                            <w:r>
                              <w:rPr>
                                <w:rFonts w:ascii="Consolas" w:hAnsi="Consolas"/>
                              </w:rPr>
                              <w:t>，</w:t>
                            </w:r>
                            <w:r w:rsidRPr="00CB1996">
                              <w:rPr>
                                <w:rFonts w:ascii="Consolas" w:hAnsi="Consolas"/>
                              </w:rPr>
                              <w:t xml:space="preserve"> </w:t>
                            </w:r>
                            <w:proofErr w:type="spellStart"/>
                            <w:r w:rsidRPr="00CB1996">
                              <w:rPr>
                                <w:rFonts w:ascii="Consolas" w:hAnsi="Consolas"/>
                              </w:rPr>
                              <w:t>currentDate</w:t>
                            </w:r>
                            <w:proofErr w:type="spellEnd"/>
                            <w:r w:rsidRPr="00CB1996">
                              <w:rPr>
                                <w:rFonts w:ascii="Consolas" w:hAnsi="Consolas"/>
                              </w:rPr>
                              <w:t>);</w:t>
                            </w:r>
                          </w:p>
                          <w:p w14:paraId="40FDB87B" w14:textId="77777777" w:rsidR="001D6546" w:rsidRPr="00CB1996" w:rsidRDefault="001D6546" w:rsidP="0004263D">
                            <w:pPr>
                              <w:ind w:firstLine="188"/>
                              <w:rPr>
                                <w:rFonts w:ascii="Consolas" w:hAnsi="Consolas"/>
                              </w:rPr>
                            </w:pPr>
                          </w:p>
                          <w:p w14:paraId="609B0F70" w14:textId="77777777" w:rsidR="001D6546" w:rsidRPr="00CB1996" w:rsidRDefault="001D6546" w:rsidP="0004263D">
                            <w:pPr>
                              <w:ind w:firstLine="188"/>
                              <w:rPr>
                                <w:rFonts w:ascii="Consolas" w:hAnsi="Consolas"/>
                              </w:rPr>
                            </w:pPr>
                            <w:r w:rsidRPr="00CB1996">
                              <w:rPr>
                                <w:rFonts w:ascii="Consolas" w:hAnsi="Consolas"/>
                              </w:rPr>
                              <w:t xml:space="preserve">            // </w:t>
                            </w:r>
                            <w:proofErr w:type="spellStart"/>
                            <w:r w:rsidRPr="00CB1996">
                              <w:rPr>
                                <w:rFonts w:ascii="Consolas" w:hAnsi="Consolas"/>
                              </w:rPr>
                              <w:t>Flatpickr</w:t>
                            </w:r>
                            <w:proofErr w:type="spellEnd"/>
                            <w:r w:rsidRPr="00CB1996">
                              <w:rPr>
                                <w:rFonts w:ascii="Consolas" w:hAnsi="Consolas"/>
                              </w:rPr>
                              <w:t>の</w:t>
                            </w:r>
                            <w:proofErr w:type="spellStart"/>
                            <w:r w:rsidRPr="00CB1996">
                              <w:rPr>
                                <w:rFonts w:ascii="Consolas" w:hAnsi="Consolas"/>
                              </w:rPr>
                              <w:t>dateFormat</w:t>
                            </w:r>
                            <w:proofErr w:type="spellEnd"/>
                            <w:r w:rsidRPr="00CB1996">
                              <w:rPr>
                                <w:rFonts w:ascii="Consolas" w:hAnsi="Consolas"/>
                              </w:rPr>
                              <w:t>を変更する</w:t>
                            </w:r>
                          </w:p>
                          <w:p w14:paraId="37AC23D7" w14:textId="7ADB4C00"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flatpickrInstance</w:t>
                            </w:r>
                            <w:proofErr w:type="spellEnd"/>
                            <w:r w:rsidRPr="00CB1996">
                              <w:rPr>
                                <w:rFonts w:ascii="Consolas" w:hAnsi="Consolas"/>
                              </w:rPr>
                              <w:t xml:space="preserve"> = </w:t>
                            </w:r>
                            <w:proofErr w:type="spellStart"/>
                            <w:r w:rsidRPr="00CB1996">
                              <w:rPr>
                                <w:rFonts w:ascii="Consolas" w:hAnsi="Consolas"/>
                              </w:rPr>
                              <w:t>flatpickr</w:t>
                            </w:r>
                            <w:proofErr w:type="spellEnd"/>
                            <w:r w:rsidRPr="00CB1996">
                              <w:rPr>
                                <w:rFonts w:ascii="Consolas" w:hAnsi="Consolas"/>
                              </w:rPr>
                              <w:t>(</w:t>
                            </w:r>
                            <w:proofErr w:type="spellStart"/>
                            <w:r w:rsidRPr="00CB1996">
                              <w:rPr>
                                <w:rFonts w:ascii="Consolas" w:hAnsi="Consolas"/>
                              </w:rPr>
                              <w:t>currentDateElement</w:t>
                            </w:r>
                            <w:proofErr w:type="spellEnd"/>
                            <w:r>
                              <w:rPr>
                                <w:rFonts w:ascii="Consolas" w:hAnsi="Consolas"/>
                              </w:rPr>
                              <w:t>，</w:t>
                            </w:r>
                            <w:r w:rsidRPr="00CB1996">
                              <w:rPr>
                                <w:rFonts w:ascii="Consolas" w:hAnsi="Consolas"/>
                              </w:rPr>
                              <w:t xml:space="preserve"> {</w:t>
                            </w:r>
                          </w:p>
                          <w:p w14:paraId="61E7B503" w14:textId="6C0A403A"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dateFormat</w:t>
                            </w:r>
                            <w:proofErr w:type="spellEnd"/>
                            <w:r w:rsidRPr="00CB1996">
                              <w:rPr>
                                <w:rFonts w:ascii="Consolas" w:hAnsi="Consolas"/>
                              </w:rPr>
                              <w:t>: "Y-m-d\\(D)"</w:t>
                            </w:r>
                            <w:r>
                              <w:rPr>
                                <w:rFonts w:ascii="Consolas" w:hAnsi="Consolas"/>
                              </w:rPr>
                              <w:t>，</w:t>
                            </w:r>
                            <w:r w:rsidRPr="00CB1996">
                              <w:rPr>
                                <w:rFonts w:ascii="Consolas" w:hAnsi="Consolas"/>
                              </w:rPr>
                              <w:t xml:space="preserve"> // </w:t>
                            </w:r>
                            <w:r w:rsidRPr="00CB1996">
                              <w:rPr>
                                <w:rFonts w:ascii="Consolas" w:hAnsi="Consolas"/>
                              </w:rPr>
                              <w:t>例</w:t>
                            </w:r>
                            <w:r w:rsidRPr="00CB1996">
                              <w:rPr>
                                <w:rFonts w:ascii="Consolas" w:hAnsi="Consolas"/>
                              </w:rPr>
                              <w:t>: "2024-01-23(Wed)"</w:t>
                            </w:r>
                          </w:p>
                          <w:p w14:paraId="11181FFD" w14:textId="1080C10D"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onClose</w:t>
                            </w:r>
                            <w:proofErr w:type="spellEnd"/>
                            <w:r w:rsidRPr="00CB1996">
                              <w:rPr>
                                <w:rFonts w:ascii="Consolas" w:hAnsi="Consolas"/>
                              </w:rPr>
                              <w:t>: function (</w:t>
                            </w:r>
                            <w:proofErr w:type="spellStart"/>
                            <w:r w:rsidRPr="00CB1996">
                              <w:rPr>
                                <w:rFonts w:ascii="Consolas" w:hAnsi="Consolas"/>
                              </w:rPr>
                              <w:t>selectedDates</w:t>
                            </w:r>
                            <w:proofErr w:type="spellEnd"/>
                            <w:r>
                              <w:rPr>
                                <w:rFonts w:ascii="Consolas" w:hAnsi="Consolas"/>
                              </w:rPr>
                              <w:t>，</w:t>
                            </w:r>
                            <w:r w:rsidRPr="00CB1996">
                              <w:rPr>
                                <w:rFonts w:ascii="Consolas" w:hAnsi="Consolas"/>
                              </w:rPr>
                              <w:t xml:space="preserve"> </w:t>
                            </w:r>
                            <w:proofErr w:type="spellStart"/>
                            <w:r w:rsidRPr="00CB1996">
                              <w:rPr>
                                <w:rFonts w:ascii="Consolas" w:hAnsi="Consolas"/>
                              </w:rPr>
                              <w:t>dateStr</w:t>
                            </w:r>
                            <w:proofErr w:type="spellEnd"/>
                            <w:r>
                              <w:rPr>
                                <w:rFonts w:ascii="Consolas" w:hAnsi="Consolas"/>
                              </w:rPr>
                              <w:t>，</w:t>
                            </w:r>
                            <w:r w:rsidRPr="00CB1996">
                              <w:rPr>
                                <w:rFonts w:ascii="Consolas" w:hAnsi="Consolas"/>
                              </w:rPr>
                              <w:t xml:space="preserve"> instance) {</w:t>
                            </w:r>
                          </w:p>
                          <w:p w14:paraId="658FF5F7" w14:textId="77777777"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selectedDate</w:t>
                            </w:r>
                            <w:proofErr w:type="spellEnd"/>
                            <w:r w:rsidRPr="00CB1996">
                              <w:rPr>
                                <w:rFonts w:ascii="Consolas" w:hAnsi="Consolas"/>
                              </w:rPr>
                              <w:t xml:space="preserve"> = </w:t>
                            </w:r>
                            <w:proofErr w:type="spellStart"/>
                            <w:r w:rsidRPr="00CB1996">
                              <w:rPr>
                                <w:rFonts w:ascii="Consolas" w:hAnsi="Consolas"/>
                              </w:rPr>
                              <w:t>selectedDates</w:t>
                            </w:r>
                            <w:proofErr w:type="spellEnd"/>
                            <w:r w:rsidRPr="00CB1996">
                              <w:rPr>
                                <w:rFonts w:ascii="Consolas" w:hAnsi="Consolas"/>
                              </w:rPr>
                              <w:t>[0];</w:t>
                            </w:r>
                          </w:p>
                          <w:p w14:paraId="5EDBE264" w14:textId="77777777" w:rsidR="001D6546" w:rsidRPr="00CB1996" w:rsidRDefault="001D6546" w:rsidP="0004263D">
                            <w:pPr>
                              <w:ind w:firstLine="188"/>
                              <w:rPr>
                                <w:rFonts w:ascii="Consolas" w:hAnsi="Consolas"/>
                              </w:rPr>
                            </w:pPr>
                            <w:r w:rsidRPr="00CB1996">
                              <w:rPr>
                                <w:rFonts w:ascii="Consolas" w:hAnsi="Consolas"/>
                              </w:rPr>
                              <w:t xml:space="preserve">                    if (</w:t>
                            </w:r>
                            <w:proofErr w:type="spellStart"/>
                            <w:r w:rsidRPr="00CB1996">
                              <w:rPr>
                                <w:rFonts w:ascii="Consolas" w:hAnsi="Consolas"/>
                              </w:rPr>
                              <w:t>selectedDate</w:t>
                            </w:r>
                            <w:proofErr w:type="spellEnd"/>
                            <w:r w:rsidRPr="00CB1996">
                              <w:rPr>
                                <w:rFonts w:ascii="Consolas" w:hAnsi="Consolas"/>
                              </w:rPr>
                              <w:t>) {</w:t>
                            </w:r>
                          </w:p>
                          <w:p w14:paraId="3488F21E" w14:textId="77777777"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generateAttendanceTableForDate</w:t>
                            </w:r>
                            <w:proofErr w:type="spellEnd"/>
                            <w:r w:rsidRPr="00CB1996">
                              <w:rPr>
                                <w:rFonts w:ascii="Consolas" w:hAnsi="Consolas"/>
                              </w:rPr>
                              <w:t>(</w:t>
                            </w:r>
                            <w:proofErr w:type="spellStart"/>
                            <w:r w:rsidRPr="00CB1996">
                              <w:rPr>
                                <w:rFonts w:ascii="Consolas" w:hAnsi="Consolas"/>
                              </w:rPr>
                              <w:t>selectedDate</w:t>
                            </w:r>
                            <w:proofErr w:type="spellEnd"/>
                            <w:r w:rsidRPr="00CB1996">
                              <w:rPr>
                                <w:rFonts w:ascii="Consolas" w:hAnsi="Consolas"/>
                              </w:rPr>
                              <w:t>);</w:t>
                            </w:r>
                          </w:p>
                          <w:p w14:paraId="04BD2FEF" w14:textId="77777777"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currentDateElement.textContent</w:t>
                            </w:r>
                            <w:proofErr w:type="spellEnd"/>
                            <w:r w:rsidRPr="00CB1996">
                              <w:rPr>
                                <w:rFonts w:ascii="Consolas" w:hAnsi="Consolas"/>
                              </w:rPr>
                              <w:t xml:space="preserve"> = </w:t>
                            </w:r>
                            <w:proofErr w:type="spellStart"/>
                            <w:r w:rsidRPr="00CB1996">
                              <w:rPr>
                                <w:rFonts w:ascii="Consolas" w:hAnsi="Consolas"/>
                              </w:rPr>
                              <w:t>formatDate</w:t>
                            </w:r>
                            <w:proofErr w:type="spellEnd"/>
                            <w:r w:rsidRPr="00CB1996">
                              <w:rPr>
                                <w:rFonts w:ascii="Consolas" w:hAnsi="Consolas"/>
                              </w:rPr>
                              <w:t>(</w:t>
                            </w:r>
                            <w:proofErr w:type="spellStart"/>
                            <w:r w:rsidRPr="00CB1996">
                              <w:rPr>
                                <w:rFonts w:ascii="Consolas" w:hAnsi="Consolas"/>
                              </w:rPr>
                              <w:t>selectedDate</w:t>
                            </w:r>
                            <w:proofErr w:type="spellEnd"/>
                            <w:r w:rsidRPr="00CB1996">
                              <w:rPr>
                                <w:rFonts w:ascii="Consolas" w:hAnsi="Consolas"/>
                              </w:rPr>
                              <w:t>);</w:t>
                            </w:r>
                          </w:p>
                          <w:p w14:paraId="68E49ECA" w14:textId="77777777" w:rsidR="001D6546" w:rsidRPr="00CB1996" w:rsidRDefault="001D6546" w:rsidP="0004263D">
                            <w:pPr>
                              <w:ind w:firstLine="188"/>
                              <w:rPr>
                                <w:rFonts w:ascii="Consolas" w:hAnsi="Consolas"/>
                              </w:rPr>
                            </w:pPr>
                            <w:r w:rsidRPr="00CB1996">
                              <w:rPr>
                                <w:rFonts w:ascii="Consolas" w:hAnsi="Consolas"/>
                              </w:rPr>
                              <w:t xml:space="preserve">                    }</w:t>
                            </w:r>
                          </w:p>
                          <w:p w14:paraId="25ACA9B7" w14:textId="20291B7C" w:rsidR="001D6546" w:rsidRPr="00CB1996" w:rsidRDefault="001D6546" w:rsidP="0004263D">
                            <w:pPr>
                              <w:ind w:firstLine="188"/>
                              <w:rPr>
                                <w:rFonts w:ascii="Consolas" w:hAnsi="Consolas"/>
                              </w:rPr>
                            </w:pPr>
                            <w:r w:rsidRPr="00CB1996">
                              <w:rPr>
                                <w:rFonts w:ascii="Consolas" w:hAnsi="Consolas"/>
                              </w:rPr>
                              <w:t xml:space="preserve">                }</w:t>
                            </w:r>
                            <w:r>
                              <w:rPr>
                                <w:rFonts w:ascii="Consolas" w:hAnsi="Consolas"/>
                              </w:rPr>
                              <w:t>，</w:t>
                            </w:r>
                          </w:p>
                          <w:p w14:paraId="6BF78E65" w14:textId="59F2CF60"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clickOpens</w:t>
                            </w:r>
                            <w:proofErr w:type="spellEnd"/>
                            <w:r w:rsidRPr="00CB1996">
                              <w:rPr>
                                <w:rFonts w:ascii="Consolas" w:hAnsi="Consolas"/>
                              </w:rPr>
                              <w:t>: false</w:t>
                            </w:r>
                            <w:r>
                              <w:rPr>
                                <w:rFonts w:ascii="Consolas" w:hAnsi="Consolas"/>
                              </w:rPr>
                              <w:t>，</w:t>
                            </w:r>
                          </w:p>
                          <w:p w14:paraId="131EAC62" w14:textId="52BFED67" w:rsidR="001D6546" w:rsidRPr="00CB1996" w:rsidRDefault="001D6546" w:rsidP="0004263D">
                            <w:pPr>
                              <w:ind w:firstLine="188"/>
                              <w:rPr>
                                <w:rFonts w:ascii="Consolas" w:hAnsi="Consolas"/>
                              </w:rPr>
                            </w:pPr>
                            <w:r w:rsidRPr="00CB1996">
                              <w:rPr>
                                <w:rFonts w:ascii="Consolas" w:hAnsi="Consolas"/>
                              </w:rPr>
                              <w:t xml:space="preserve">                </w:t>
                            </w:r>
                            <w:proofErr w:type="spellStart"/>
                            <w:r w:rsidRPr="00CB1996">
                              <w:rPr>
                                <w:rFonts w:ascii="Consolas" w:hAnsi="Consolas"/>
                              </w:rPr>
                              <w:t>defaultDate</w:t>
                            </w:r>
                            <w:proofErr w:type="spellEnd"/>
                            <w:r w:rsidRPr="00CB1996">
                              <w:rPr>
                                <w:rFonts w:ascii="Consolas" w:hAnsi="Consolas"/>
                              </w:rPr>
                              <w:t>: new Date()</w:t>
                            </w:r>
                            <w:r>
                              <w:rPr>
                                <w:rFonts w:ascii="Consolas" w:hAnsi="Consolas"/>
                              </w:rPr>
                              <w:t>，</w:t>
                            </w:r>
                          </w:p>
                          <w:p w14:paraId="1AC7F077" w14:textId="77777777" w:rsidR="001D6546" w:rsidRPr="00CB1996" w:rsidRDefault="001D6546" w:rsidP="0004263D">
                            <w:pPr>
                              <w:ind w:firstLine="188"/>
                              <w:rPr>
                                <w:rFonts w:ascii="Consolas" w:hAnsi="Consolas"/>
                              </w:rPr>
                            </w:pPr>
                            <w:r w:rsidRPr="00CB1996">
                              <w:rPr>
                                <w:rFonts w:ascii="Consolas" w:hAnsi="Consolas"/>
                              </w:rPr>
                              <w:t xml:space="preserve">            });</w:t>
                            </w:r>
                          </w:p>
                          <w:p w14:paraId="0360B5F0" w14:textId="77777777" w:rsidR="001D6546" w:rsidRDefault="001D6546" w:rsidP="0004263D">
                            <w:pPr>
                              <w:ind w:firstLine="188"/>
                            </w:pPr>
                          </w:p>
                          <w:p w14:paraId="30306E36" w14:textId="77777777" w:rsidR="001D6546" w:rsidRDefault="001D6546" w:rsidP="0004263D">
                            <w:pPr>
                              <w:ind w:firstLine="188"/>
                            </w:pPr>
                            <w:r>
                              <w:t xml:space="preserve">            // </w:t>
                            </w:r>
                            <w:proofErr w:type="spellStart"/>
                            <w:r>
                              <w:t>Flatpickr</w:t>
                            </w:r>
                            <w:proofErr w:type="spellEnd"/>
                            <w:r>
                              <w:t>のtoggleメソッドを使用してカレンダーを開く</w:t>
                            </w:r>
                          </w:p>
                          <w:p w14:paraId="4D00E608" w14:textId="77777777" w:rsidR="001D6546" w:rsidRDefault="001D6546" w:rsidP="0004263D">
                            <w:pPr>
                              <w:ind w:firstLine="188"/>
                            </w:pPr>
                            <w:r>
                              <w:t xml:space="preserve">            </w:t>
                            </w:r>
                            <w:proofErr w:type="spellStart"/>
                            <w:r>
                              <w:t>flatpickrInstance.toggle</w:t>
                            </w:r>
                            <w:proofErr w:type="spellEnd"/>
                            <w:r>
                              <w:t>();</w:t>
                            </w:r>
                          </w:p>
                          <w:p w14:paraId="3685A7A2" w14:textId="77777777" w:rsidR="001D6546" w:rsidRDefault="001D6546" w:rsidP="0004263D">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15C34" id="テキスト ボックス 2063" o:spid="_x0000_s1098" type="#_x0000_t202" style="position:absolute;left:0;text-align:left;margin-left:371.9pt;margin-top:.5pt;width:423.1pt;height:594.75pt;z-index:251908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" fillcolor="white [3201]" strokeweight=".5pt">
                <v:textbox>
                  <w:txbxContent>
                    <w:p w14:paraId="0C7C20CE" w14:textId="77777777" w:rsidR="001D6546" w:rsidRPr="00CB1996" w:rsidRDefault="001D6546" w:rsidP="0004263D">
                      <w:pPr>
                        <w:ind w:firstLine="188"/>
                        <w:rPr>
                          <w:rFonts w:ascii="Consolas" w:hAnsi="Consolas"/>
                        </w:rPr>
                      </w:pPr>
                      <w:r w:rsidRPr="00CB1996">
                        <w:rPr>
                          <w:rFonts w:ascii="Consolas" w:hAnsi="Consolas"/>
                        </w:rPr>
                        <w:t>function goToToday() {</w:t>
                      </w:r>
                    </w:p>
                    <w:p w14:paraId="1103298C" w14:textId="77777777" w:rsidR="001D6546" w:rsidRPr="00CB1996" w:rsidRDefault="001D6546" w:rsidP="0004263D">
                      <w:pPr>
                        <w:ind w:firstLine="188"/>
                        <w:rPr>
                          <w:rFonts w:ascii="Consolas" w:hAnsi="Consolas"/>
                        </w:rPr>
                      </w:pPr>
                      <w:r w:rsidRPr="00CB1996">
                        <w:rPr>
                          <w:rFonts w:ascii="Consolas" w:hAnsi="Consolas"/>
                        </w:rPr>
                        <w:t xml:space="preserve">            const currentDate = new Date();</w:t>
                      </w:r>
                    </w:p>
                    <w:p w14:paraId="415DA7DE" w14:textId="1DD949AB" w:rsidR="001D6546" w:rsidRPr="00CB1996" w:rsidRDefault="001D6546" w:rsidP="0004263D">
                      <w:pPr>
                        <w:ind w:firstLine="188"/>
                        <w:rPr>
                          <w:rFonts w:ascii="Consolas" w:hAnsi="Consolas"/>
                        </w:rPr>
                      </w:pPr>
                      <w:r w:rsidRPr="00CB1996">
                        <w:rPr>
                          <w:rFonts w:ascii="Consolas" w:hAnsi="Consolas"/>
                        </w:rPr>
                        <w:t xml:space="preserve">            console.log("Current Date:"</w:t>
                      </w:r>
                      <w:r>
                        <w:rPr>
                          <w:rFonts w:ascii="Consolas" w:hAnsi="Consolas"/>
                        </w:rPr>
                        <w:t>，</w:t>
                      </w:r>
                      <w:r w:rsidRPr="00CB1996">
                        <w:rPr>
                          <w:rFonts w:ascii="Consolas" w:hAnsi="Consolas"/>
                        </w:rPr>
                        <w:t xml:space="preserve"> currentDate);</w:t>
                      </w:r>
                    </w:p>
                    <w:p w14:paraId="40FDB87B" w14:textId="77777777" w:rsidR="001D6546" w:rsidRPr="00CB1996" w:rsidRDefault="001D6546" w:rsidP="0004263D">
                      <w:pPr>
                        <w:ind w:firstLine="188"/>
                        <w:rPr>
                          <w:rFonts w:ascii="Consolas" w:hAnsi="Consolas"/>
                        </w:rPr>
                      </w:pPr>
                    </w:p>
                    <w:p w14:paraId="609B0F70" w14:textId="77777777" w:rsidR="001D6546" w:rsidRPr="00CB1996" w:rsidRDefault="001D6546" w:rsidP="0004263D">
                      <w:pPr>
                        <w:ind w:firstLine="188"/>
                        <w:rPr>
                          <w:rFonts w:ascii="Consolas" w:hAnsi="Consolas"/>
                        </w:rPr>
                      </w:pPr>
                      <w:r w:rsidRPr="00CB1996">
                        <w:rPr>
                          <w:rFonts w:ascii="Consolas" w:hAnsi="Consolas"/>
                        </w:rPr>
                        <w:t xml:space="preserve">            // Flatpickr</w:t>
                      </w:r>
                      <w:r w:rsidRPr="00CB1996">
                        <w:rPr>
                          <w:rFonts w:ascii="Consolas" w:hAnsi="Consolas"/>
                        </w:rPr>
                        <w:t>の</w:t>
                      </w:r>
                      <w:r w:rsidRPr="00CB1996">
                        <w:rPr>
                          <w:rFonts w:ascii="Consolas" w:hAnsi="Consolas"/>
                        </w:rPr>
                        <w:t>dateFormat</w:t>
                      </w:r>
                      <w:r w:rsidRPr="00CB1996">
                        <w:rPr>
                          <w:rFonts w:ascii="Consolas" w:hAnsi="Consolas"/>
                        </w:rPr>
                        <w:t>を変更する</w:t>
                      </w:r>
                    </w:p>
                    <w:p w14:paraId="37AC23D7" w14:textId="7ADB4C00" w:rsidR="001D6546" w:rsidRPr="00CB1996" w:rsidRDefault="001D6546" w:rsidP="0004263D">
                      <w:pPr>
                        <w:ind w:firstLine="188"/>
                        <w:rPr>
                          <w:rFonts w:ascii="Consolas" w:hAnsi="Consolas"/>
                        </w:rPr>
                      </w:pPr>
                      <w:r w:rsidRPr="00CB1996">
                        <w:rPr>
                          <w:rFonts w:ascii="Consolas" w:hAnsi="Consolas"/>
                        </w:rPr>
                        <w:t xml:space="preserve">            const flatpickrInstance = flatpickr(currentDateElement</w:t>
                      </w:r>
                      <w:r>
                        <w:rPr>
                          <w:rFonts w:ascii="Consolas" w:hAnsi="Consolas"/>
                        </w:rPr>
                        <w:t>，</w:t>
                      </w:r>
                      <w:r w:rsidRPr="00CB1996">
                        <w:rPr>
                          <w:rFonts w:ascii="Consolas" w:hAnsi="Consolas"/>
                        </w:rPr>
                        <w:t xml:space="preserve"> {</w:t>
                      </w:r>
                    </w:p>
                    <w:p w14:paraId="61E7B503" w14:textId="6C0A403A" w:rsidR="001D6546" w:rsidRPr="00CB1996" w:rsidRDefault="001D6546" w:rsidP="0004263D">
                      <w:pPr>
                        <w:ind w:firstLine="188"/>
                        <w:rPr>
                          <w:rFonts w:ascii="Consolas" w:hAnsi="Consolas"/>
                        </w:rPr>
                      </w:pPr>
                      <w:r w:rsidRPr="00CB1996">
                        <w:rPr>
                          <w:rFonts w:ascii="Consolas" w:hAnsi="Consolas"/>
                        </w:rPr>
                        <w:t xml:space="preserve">                dateFormat: "Y-m-d\\(D)"</w:t>
                      </w:r>
                      <w:r>
                        <w:rPr>
                          <w:rFonts w:ascii="Consolas" w:hAnsi="Consolas"/>
                        </w:rPr>
                        <w:t>，</w:t>
                      </w:r>
                      <w:r w:rsidRPr="00CB1996">
                        <w:rPr>
                          <w:rFonts w:ascii="Consolas" w:hAnsi="Consolas"/>
                        </w:rPr>
                        <w:t xml:space="preserve"> // </w:t>
                      </w:r>
                      <w:r w:rsidRPr="00CB1996">
                        <w:rPr>
                          <w:rFonts w:ascii="Consolas" w:hAnsi="Consolas"/>
                        </w:rPr>
                        <w:t>例</w:t>
                      </w:r>
                      <w:r w:rsidRPr="00CB1996">
                        <w:rPr>
                          <w:rFonts w:ascii="Consolas" w:hAnsi="Consolas"/>
                        </w:rPr>
                        <w:t>: "2024-01-23(Wed)"</w:t>
                      </w:r>
                    </w:p>
                    <w:p w14:paraId="11181FFD" w14:textId="1080C10D" w:rsidR="001D6546" w:rsidRPr="00CB1996" w:rsidRDefault="001D6546" w:rsidP="0004263D">
                      <w:pPr>
                        <w:ind w:firstLine="188"/>
                        <w:rPr>
                          <w:rFonts w:ascii="Consolas" w:hAnsi="Consolas"/>
                        </w:rPr>
                      </w:pPr>
                      <w:r w:rsidRPr="00CB1996">
                        <w:rPr>
                          <w:rFonts w:ascii="Consolas" w:hAnsi="Consolas"/>
                        </w:rPr>
                        <w:t xml:space="preserve">                onClose: function (selectedDates</w:t>
                      </w:r>
                      <w:r>
                        <w:rPr>
                          <w:rFonts w:ascii="Consolas" w:hAnsi="Consolas"/>
                        </w:rPr>
                        <w:t>，</w:t>
                      </w:r>
                      <w:r w:rsidRPr="00CB1996">
                        <w:rPr>
                          <w:rFonts w:ascii="Consolas" w:hAnsi="Consolas"/>
                        </w:rPr>
                        <w:t xml:space="preserve"> dateStr</w:t>
                      </w:r>
                      <w:r>
                        <w:rPr>
                          <w:rFonts w:ascii="Consolas" w:hAnsi="Consolas"/>
                        </w:rPr>
                        <w:t>，</w:t>
                      </w:r>
                      <w:r w:rsidRPr="00CB1996">
                        <w:rPr>
                          <w:rFonts w:ascii="Consolas" w:hAnsi="Consolas"/>
                        </w:rPr>
                        <w:t xml:space="preserve"> instance) {</w:t>
                      </w:r>
                    </w:p>
                    <w:p w14:paraId="658FF5F7" w14:textId="77777777" w:rsidR="001D6546" w:rsidRPr="00CB1996" w:rsidRDefault="001D6546" w:rsidP="0004263D">
                      <w:pPr>
                        <w:ind w:firstLine="188"/>
                        <w:rPr>
                          <w:rFonts w:ascii="Consolas" w:hAnsi="Consolas"/>
                        </w:rPr>
                      </w:pPr>
                      <w:r w:rsidRPr="00CB1996">
                        <w:rPr>
                          <w:rFonts w:ascii="Consolas" w:hAnsi="Consolas"/>
                        </w:rPr>
                        <w:t xml:space="preserve">                    const selectedDate = selectedDates[0];</w:t>
                      </w:r>
                    </w:p>
                    <w:p w14:paraId="5EDBE264" w14:textId="77777777" w:rsidR="001D6546" w:rsidRPr="00CB1996" w:rsidRDefault="001D6546" w:rsidP="0004263D">
                      <w:pPr>
                        <w:ind w:firstLine="188"/>
                        <w:rPr>
                          <w:rFonts w:ascii="Consolas" w:hAnsi="Consolas"/>
                        </w:rPr>
                      </w:pPr>
                      <w:r w:rsidRPr="00CB1996">
                        <w:rPr>
                          <w:rFonts w:ascii="Consolas" w:hAnsi="Consolas"/>
                        </w:rPr>
                        <w:t xml:space="preserve">                    if (selectedDate) {</w:t>
                      </w:r>
                    </w:p>
                    <w:p w14:paraId="3488F21E" w14:textId="77777777" w:rsidR="001D6546" w:rsidRPr="00CB1996" w:rsidRDefault="001D6546" w:rsidP="0004263D">
                      <w:pPr>
                        <w:ind w:firstLine="188"/>
                        <w:rPr>
                          <w:rFonts w:ascii="Consolas" w:hAnsi="Consolas"/>
                        </w:rPr>
                      </w:pPr>
                      <w:r w:rsidRPr="00CB1996">
                        <w:rPr>
                          <w:rFonts w:ascii="Consolas" w:hAnsi="Consolas"/>
                        </w:rPr>
                        <w:t xml:space="preserve">                        generateAttendanceTableForDate(selectedDate);</w:t>
                      </w:r>
                    </w:p>
                    <w:p w14:paraId="04BD2FEF" w14:textId="77777777" w:rsidR="001D6546" w:rsidRPr="00CB1996" w:rsidRDefault="001D6546" w:rsidP="0004263D">
                      <w:pPr>
                        <w:ind w:firstLine="188"/>
                        <w:rPr>
                          <w:rFonts w:ascii="Consolas" w:hAnsi="Consolas"/>
                        </w:rPr>
                      </w:pPr>
                      <w:r w:rsidRPr="00CB1996">
                        <w:rPr>
                          <w:rFonts w:ascii="Consolas" w:hAnsi="Consolas"/>
                        </w:rPr>
                        <w:t xml:space="preserve">                        currentDateElement.textContent = formatDate(selectedDate);</w:t>
                      </w:r>
                    </w:p>
                    <w:p w14:paraId="68E49ECA" w14:textId="77777777" w:rsidR="001D6546" w:rsidRPr="00CB1996" w:rsidRDefault="001D6546" w:rsidP="0004263D">
                      <w:pPr>
                        <w:ind w:firstLine="188"/>
                        <w:rPr>
                          <w:rFonts w:ascii="Consolas" w:hAnsi="Consolas"/>
                        </w:rPr>
                      </w:pPr>
                      <w:r w:rsidRPr="00CB1996">
                        <w:rPr>
                          <w:rFonts w:ascii="Consolas" w:hAnsi="Consolas"/>
                        </w:rPr>
                        <w:t xml:space="preserve">                    }</w:t>
                      </w:r>
                    </w:p>
                    <w:p w14:paraId="25ACA9B7" w14:textId="20291B7C" w:rsidR="001D6546" w:rsidRPr="00CB1996" w:rsidRDefault="001D6546" w:rsidP="0004263D">
                      <w:pPr>
                        <w:ind w:firstLine="188"/>
                        <w:rPr>
                          <w:rFonts w:ascii="Consolas" w:hAnsi="Consolas"/>
                        </w:rPr>
                      </w:pPr>
                      <w:r w:rsidRPr="00CB1996">
                        <w:rPr>
                          <w:rFonts w:ascii="Consolas" w:hAnsi="Consolas"/>
                        </w:rPr>
                        <w:t xml:space="preserve">                }</w:t>
                      </w:r>
                      <w:r>
                        <w:rPr>
                          <w:rFonts w:ascii="Consolas" w:hAnsi="Consolas"/>
                        </w:rPr>
                        <w:t>，</w:t>
                      </w:r>
                    </w:p>
                    <w:p w14:paraId="6BF78E65" w14:textId="59F2CF60" w:rsidR="001D6546" w:rsidRPr="00CB1996" w:rsidRDefault="001D6546" w:rsidP="0004263D">
                      <w:pPr>
                        <w:ind w:firstLine="188"/>
                        <w:rPr>
                          <w:rFonts w:ascii="Consolas" w:hAnsi="Consolas"/>
                        </w:rPr>
                      </w:pPr>
                      <w:r w:rsidRPr="00CB1996">
                        <w:rPr>
                          <w:rFonts w:ascii="Consolas" w:hAnsi="Consolas"/>
                        </w:rPr>
                        <w:t xml:space="preserve">                clickOpens: false</w:t>
                      </w:r>
                      <w:r>
                        <w:rPr>
                          <w:rFonts w:ascii="Consolas" w:hAnsi="Consolas"/>
                        </w:rPr>
                        <w:t>，</w:t>
                      </w:r>
                    </w:p>
                    <w:p w14:paraId="131EAC62" w14:textId="52BFED67" w:rsidR="001D6546" w:rsidRPr="00CB1996" w:rsidRDefault="001D6546" w:rsidP="0004263D">
                      <w:pPr>
                        <w:ind w:firstLine="188"/>
                        <w:rPr>
                          <w:rFonts w:ascii="Consolas" w:hAnsi="Consolas"/>
                        </w:rPr>
                      </w:pPr>
                      <w:r w:rsidRPr="00CB1996">
                        <w:rPr>
                          <w:rFonts w:ascii="Consolas" w:hAnsi="Consolas"/>
                        </w:rPr>
                        <w:t xml:space="preserve">                defaultDate: new Date()</w:t>
                      </w:r>
                      <w:r>
                        <w:rPr>
                          <w:rFonts w:ascii="Consolas" w:hAnsi="Consolas"/>
                        </w:rPr>
                        <w:t>，</w:t>
                      </w:r>
                    </w:p>
                    <w:p w14:paraId="1AC7F077" w14:textId="77777777" w:rsidR="001D6546" w:rsidRPr="00CB1996" w:rsidRDefault="001D6546" w:rsidP="0004263D">
                      <w:pPr>
                        <w:ind w:firstLine="188"/>
                        <w:rPr>
                          <w:rFonts w:ascii="Consolas" w:hAnsi="Consolas"/>
                        </w:rPr>
                      </w:pPr>
                      <w:r w:rsidRPr="00CB1996">
                        <w:rPr>
                          <w:rFonts w:ascii="Consolas" w:hAnsi="Consolas"/>
                        </w:rPr>
                        <w:t xml:space="preserve">            });</w:t>
                      </w:r>
                    </w:p>
                    <w:p w14:paraId="0360B5F0" w14:textId="77777777" w:rsidR="001D6546" w:rsidRDefault="001D6546" w:rsidP="0004263D">
                      <w:pPr>
                        <w:ind w:firstLine="188"/>
                      </w:pPr>
                    </w:p>
                    <w:p w14:paraId="30306E36" w14:textId="77777777" w:rsidR="001D6546" w:rsidRDefault="001D6546" w:rsidP="0004263D">
                      <w:pPr>
                        <w:ind w:firstLine="188"/>
                      </w:pPr>
                      <w:r>
                        <w:t xml:space="preserve">            // Flatpickrのtoggleメソッドを使用してカレンダーを開く</w:t>
                      </w:r>
                    </w:p>
                    <w:p w14:paraId="4D00E608" w14:textId="77777777" w:rsidR="001D6546" w:rsidRDefault="001D6546" w:rsidP="0004263D">
                      <w:pPr>
                        <w:ind w:firstLine="188"/>
                      </w:pPr>
                      <w:r>
                        <w:t xml:space="preserve">            flatpickrInstance.toggle();</w:t>
                      </w:r>
                    </w:p>
                    <w:p w14:paraId="3685A7A2" w14:textId="77777777" w:rsidR="001D6546" w:rsidRDefault="001D6546" w:rsidP="0004263D">
                      <w:pPr>
                        <w:ind w:firstLine="188"/>
                      </w:pPr>
                      <w:r>
                        <w:t xml:space="preserve">        }</w:t>
                      </w:r>
                    </w:p>
                  </w:txbxContent>
                </v:textbox>
                <w10:wrap anchorx="margin"/>
              </v:shape>
            </w:pict>
          </mc:Fallback>
        </mc:AlternateContent>
      </w:r>
    </w:p>
    <w:p w14:paraId="2F998862" w14:textId="57484D3D" w:rsidR="003D21B3" w:rsidRDefault="003D21B3" w:rsidP="003D21B3">
      <w:pPr>
        <w:ind w:firstLine="188"/>
      </w:pPr>
    </w:p>
    <w:p w14:paraId="0BC7EF96" w14:textId="6821EE07" w:rsidR="0004263D" w:rsidRDefault="0004263D" w:rsidP="003D21B3">
      <w:pPr>
        <w:ind w:firstLine="188"/>
      </w:pPr>
    </w:p>
    <w:p w14:paraId="78B577CD" w14:textId="32AF5DAC" w:rsidR="0004263D" w:rsidRDefault="0004263D" w:rsidP="003D21B3">
      <w:pPr>
        <w:ind w:firstLine="188"/>
      </w:pPr>
    </w:p>
    <w:p w14:paraId="0CA95432" w14:textId="18781252" w:rsidR="0004263D" w:rsidRDefault="0004263D" w:rsidP="003D21B3">
      <w:pPr>
        <w:ind w:firstLine="188"/>
      </w:pPr>
    </w:p>
    <w:p w14:paraId="51639E6B" w14:textId="5CF527C6" w:rsidR="0004263D" w:rsidRDefault="0004263D" w:rsidP="003D21B3">
      <w:pPr>
        <w:ind w:firstLine="188"/>
      </w:pPr>
    </w:p>
    <w:p w14:paraId="4403C812" w14:textId="5C6620C0" w:rsidR="0004263D" w:rsidRDefault="0004263D" w:rsidP="003D21B3">
      <w:pPr>
        <w:ind w:firstLine="188"/>
      </w:pPr>
    </w:p>
    <w:p w14:paraId="55034E20" w14:textId="18F17C61" w:rsidR="0004263D" w:rsidRDefault="0004263D" w:rsidP="003D21B3">
      <w:pPr>
        <w:ind w:firstLine="188"/>
      </w:pPr>
    </w:p>
    <w:p w14:paraId="033D6604" w14:textId="1D747C07" w:rsidR="0004263D" w:rsidRDefault="0004263D" w:rsidP="003D21B3">
      <w:pPr>
        <w:ind w:firstLine="188"/>
      </w:pPr>
    </w:p>
    <w:p w14:paraId="18C6CBEF" w14:textId="4805960B" w:rsidR="0004263D" w:rsidRDefault="0004263D" w:rsidP="003D21B3">
      <w:pPr>
        <w:ind w:firstLine="188"/>
      </w:pPr>
    </w:p>
    <w:p w14:paraId="195A0136" w14:textId="10F453B3" w:rsidR="0004263D" w:rsidRDefault="0004263D" w:rsidP="003D21B3">
      <w:pPr>
        <w:ind w:firstLine="188"/>
      </w:pPr>
    </w:p>
    <w:p w14:paraId="083BAD82" w14:textId="7360CEF1" w:rsidR="0004263D" w:rsidRDefault="0004263D" w:rsidP="003D21B3">
      <w:pPr>
        <w:ind w:firstLine="188"/>
      </w:pPr>
    </w:p>
    <w:p w14:paraId="63EFD69B" w14:textId="6223FCE8" w:rsidR="0004263D" w:rsidRDefault="0004263D" w:rsidP="003D21B3">
      <w:pPr>
        <w:ind w:firstLine="188"/>
      </w:pPr>
    </w:p>
    <w:p w14:paraId="19AA4BD7" w14:textId="3A572CBC" w:rsidR="0004263D" w:rsidRDefault="0004263D" w:rsidP="003D21B3">
      <w:pPr>
        <w:ind w:firstLine="188"/>
      </w:pPr>
    </w:p>
    <w:p w14:paraId="3D5BEE48" w14:textId="77777777" w:rsidR="0004263D" w:rsidRDefault="0004263D" w:rsidP="003D21B3">
      <w:pPr>
        <w:ind w:firstLine="188"/>
      </w:pPr>
    </w:p>
    <w:p w14:paraId="3011D7D1" w14:textId="77777777" w:rsidR="003D21B3" w:rsidRDefault="003D21B3" w:rsidP="003D21B3">
      <w:pPr>
        <w:ind w:firstLine="188"/>
      </w:pPr>
    </w:p>
    <w:p w14:paraId="379139F4" w14:textId="77777777" w:rsidR="003D21B3" w:rsidRDefault="003D21B3" w:rsidP="003D21B3">
      <w:pPr>
        <w:ind w:firstLine="188"/>
      </w:pPr>
    </w:p>
    <w:p w14:paraId="596914FD" w14:textId="6F99F871" w:rsidR="003D21B3" w:rsidRDefault="003D21B3" w:rsidP="003D21B3">
      <w:pPr>
        <w:ind w:firstLine="188"/>
      </w:pPr>
    </w:p>
    <w:p w14:paraId="2F571576" w14:textId="559CE5C8" w:rsidR="003D21B3" w:rsidRDefault="003D21B3" w:rsidP="003D21B3">
      <w:pPr>
        <w:ind w:firstLine="188"/>
      </w:pPr>
    </w:p>
    <w:p w14:paraId="3ADF2AC1" w14:textId="1074B734" w:rsidR="003D21B3" w:rsidRDefault="003D21B3" w:rsidP="003D21B3">
      <w:pPr>
        <w:ind w:firstLine="188"/>
      </w:pPr>
    </w:p>
    <w:p w14:paraId="1E78149E" w14:textId="77777777" w:rsidR="003D21B3" w:rsidRDefault="003D21B3" w:rsidP="003D21B3">
      <w:pPr>
        <w:ind w:firstLine="188"/>
      </w:pPr>
    </w:p>
    <w:p w14:paraId="18329379" w14:textId="6925D4CE" w:rsidR="003D21B3" w:rsidRDefault="003D21B3" w:rsidP="003D21B3">
      <w:pPr>
        <w:ind w:firstLine="188"/>
      </w:pPr>
    </w:p>
    <w:p w14:paraId="0D928FD5" w14:textId="172F7151" w:rsidR="003D21B3" w:rsidRDefault="003D21B3" w:rsidP="0004263D">
      <w:pPr>
        <w:ind w:firstLine="188"/>
      </w:pPr>
      <w:r w:rsidRPr="00DA779C">
        <w:rPr>
          <w:rFonts w:hint="eastAsia"/>
        </w:rPr>
        <w:t>今日の日付に切り替える関数（未実装）</w:t>
      </w:r>
      <w:r w:rsidR="007513F6">
        <w:t>．</w:t>
      </w:r>
      <w:r w:rsidRPr="00DA779C">
        <w:t xml:space="preserve"> 今日の日付を表示する</w:t>
      </w:r>
      <w:r w:rsidR="007513F6">
        <w:t>．</w:t>
      </w:r>
    </w:p>
    <w:p w14:paraId="4AA4A75C" w14:textId="77777777" w:rsidR="003D21B3" w:rsidRDefault="003D21B3" w:rsidP="003D21B3">
      <w:pPr>
        <w:ind w:firstLine="188"/>
        <w:jc w:val="center"/>
      </w:pPr>
      <w:r w:rsidRPr="00E84D0A">
        <w:rPr>
          <w:rFonts w:eastAsiaTheme="minorHAnsi" w:hint="eastAsia"/>
        </w:rPr>
        <w:lastRenderedPageBreak/>
        <w:t>リスト</w:t>
      </w:r>
      <w:r>
        <w:rPr>
          <w:rFonts w:eastAsiaTheme="minorHAnsi"/>
        </w:rPr>
        <w:t>3.3-8</w:t>
      </w:r>
      <w:r w:rsidRPr="00DA779C">
        <w:rPr>
          <w:rFonts w:eastAsiaTheme="minorHAnsi"/>
        </w:rPr>
        <w:t>toggleCheckmark(cell)</w:t>
      </w:r>
    </w:p>
    <w:p w14:paraId="29B54B1E" w14:textId="77777777" w:rsidR="003D21B3" w:rsidRDefault="003D21B3" w:rsidP="003D21B3">
      <w:pPr>
        <w:ind w:firstLine="188"/>
      </w:pPr>
      <w:r>
        <w:rPr>
          <w:rFonts w:hint="eastAsia"/>
          <w:noProof/>
        </w:rPr>
        <mc:AlternateContent>
          <mc:Choice Requires="wps">
            <w:drawing>
              <wp:anchor distT="0" distB="0" distL="114300" distR="114300" simplePos="0" relativeHeight="251758592" behindDoc="0" locked="0" layoutInCell="1" allowOverlap="1" wp14:anchorId="4F387FEA" wp14:editId="147A29BB">
                <wp:simplePos x="0" y="0"/>
                <wp:positionH relativeFrom="margin">
                  <wp:align>right</wp:align>
                </wp:positionH>
                <wp:positionV relativeFrom="paragraph">
                  <wp:posOffset>101599</wp:posOffset>
                </wp:positionV>
                <wp:extent cx="5391509" cy="6162675"/>
                <wp:effectExtent l="0" t="0" r="19050" b="28575"/>
                <wp:wrapNone/>
                <wp:docPr id="2065" name="テキスト ボックス 2065"/>
                <wp:cNvGraphicFramePr/>
                <a:graphic xmlns:a="http://schemas.openxmlformats.org/drawingml/2006/main">
                  <a:graphicData uri="http://schemas.microsoft.com/office/word/2010/wordprocessingShape">
                    <wps:wsp>
                      <wps:cNvSpPr txBox="1"/>
                      <wps:spPr>
                        <a:xfrm>
                          <a:off x="0" y="0"/>
                          <a:ext cx="5391509" cy="6162675"/>
                        </a:xfrm>
                        <a:prstGeom prst="rect">
                          <a:avLst/>
                        </a:prstGeom>
                        <a:solidFill>
                          <a:schemeClr val="lt1"/>
                        </a:solidFill>
                        <a:ln w="6350">
                          <a:solidFill>
                            <a:prstClr val="black"/>
                          </a:solidFill>
                        </a:ln>
                      </wps:spPr>
                      <wps:txbx>
                        <w:txbxContent>
                          <w:p w14:paraId="081D9152" w14:textId="77777777" w:rsidR="001D6546" w:rsidRPr="00CB1996" w:rsidRDefault="001D6546" w:rsidP="003D21B3">
                            <w:pPr>
                              <w:ind w:firstLineChars="0" w:firstLine="0"/>
                              <w:rPr>
                                <w:rFonts w:ascii="Consolas" w:hAnsi="Consolas"/>
                              </w:rPr>
                            </w:pPr>
                            <w:r w:rsidRPr="00CB1996">
                              <w:rPr>
                                <w:rFonts w:ascii="Consolas" w:hAnsi="Consolas"/>
                              </w:rPr>
                              <w:t xml:space="preserve">function </w:t>
                            </w:r>
                            <w:proofErr w:type="spellStart"/>
                            <w:r w:rsidRPr="00CB1996">
                              <w:rPr>
                                <w:rFonts w:ascii="Consolas" w:hAnsi="Consolas"/>
                              </w:rPr>
                              <w:t>toggleCheckmark</w:t>
                            </w:r>
                            <w:proofErr w:type="spellEnd"/>
                            <w:r w:rsidRPr="00CB1996">
                              <w:rPr>
                                <w:rFonts w:ascii="Consolas" w:hAnsi="Consolas"/>
                              </w:rPr>
                              <w:t>(cell) {</w:t>
                            </w:r>
                          </w:p>
                          <w:p w14:paraId="715CA77D"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icon = </w:t>
                            </w:r>
                            <w:proofErr w:type="spellStart"/>
                            <w:r w:rsidRPr="00CB1996">
                              <w:rPr>
                                <w:rFonts w:ascii="Consolas" w:hAnsi="Consolas"/>
                              </w:rPr>
                              <w:t>cell.querySelector</w:t>
                            </w:r>
                            <w:proofErr w:type="spellEnd"/>
                            <w:r w:rsidRPr="00CB1996">
                              <w:rPr>
                                <w:rFonts w:ascii="Consolas" w:hAnsi="Consolas"/>
                              </w:rPr>
                              <w:t>('</w:t>
                            </w:r>
                            <w:proofErr w:type="spellStart"/>
                            <w:r w:rsidRPr="00CB1996">
                              <w:rPr>
                                <w:rFonts w:ascii="Consolas" w:hAnsi="Consolas"/>
                              </w:rPr>
                              <w:t>i</w:t>
                            </w:r>
                            <w:proofErr w:type="spellEnd"/>
                            <w:r w:rsidRPr="00CB1996">
                              <w:rPr>
                                <w:rFonts w:ascii="Consolas" w:hAnsi="Consolas"/>
                              </w:rPr>
                              <w:t>');</w:t>
                            </w:r>
                          </w:p>
                          <w:p w14:paraId="0A92692A"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attendanceButtons</w:t>
                            </w:r>
                            <w:proofErr w:type="spellEnd"/>
                            <w:r w:rsidRPr="00CB1996">
                              <w:rPr>
                                <w:rFonts w:ascii="Consolas" w:hAnsi="Consolas"/>
                              </w:rPr>
                              <w:t xml:space="preserve"> = </w:t>
                            </w:r>
                            <w:proofErr w:type="spellStart"/>
                            <w:r w:rsidRPr="00CB1996">
                              <w:rPr>
                                <w:rFonts w:ascii="Consolas" w:hAnsi="Consolas"/>
                              </w:rPr>
                              <w:t>cell.parentElement.querySelectorAll</w:t>
                            </w:r>
                            <w:proofErr w:type="spellEnd"/>
                            <w:r w:rsidRPr="00CB1996">
                              <w:rPr>
                                <w:rFonts w:ascii="Consolas" w:hAnsi="Consolas"/>
                              </w:rPr>
                              <w:t>(".attendance-button");</w:t>
                            </w:r>
                          </w:p>
                          <w:p w14:paraId="7E08F74B" w14:textId="77777777" w:rsidR="001D6546" w:rsidRPr="00CB1996" w:rsidRDefault="001D6546" w:rsidP="003D21B3">
                            <w:pPr>
                              <w:ind w:firstLine="188"/>
                              <w:rPr>
                                <w:rFonts w:ascii="Consolas" w:hAnsi="Consolas"/>
                              </w:rPr>
                            </w:pPr>
                            <w:r w:rsidRPr="00CB1996">
                              <w:rPr>
                                <w:rFonts w:ascii="Consolas" w:hAnsi="Consolas"/>
                              </w:rPr>
                              <w:t xml:space="preserve">            if (</w:t>
                            </w:r>
                            <w:proofErr w:type="spellStart"/>
                            <w:r w:rsidRPr="00CB1996">
                              <w:rPr>
                                <w:rFonts w:ascii="Consolas" w:hAnsi="Consolas"/>
                              </w:rPr>
                              <w:t>icon.style.display</w:t>
                            </w:r>
                            <w:proofErr w:type="spellEnd"/>
                            <w:r w:rsidRPr="00CB1996">
                              <w:rPr>
                                <w:rFonts w:ascii="Consolas" w:hAnsi="Consolas"/>
                              </w:rPr>
                              <w:t xml:space="preserve"> === 'inline') {</w:t>
                            </w:r>
                          </w:p>
                          <w:p w14:paraId="3903F574"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attendanceButtons.forEach</w:t>
                            </w:r>
                            <w:proofErr w:type="spellEnd"/>
                            <w:r w:rsidRPr="00CB1996">
                              <w:rPr>
                                <w:rFonts w:ascii="Consolas" w:hAnsi="Consolas"/>
                              </w:rPr>
                              <w:t>(button =&gt; {</w:t>
                            </w:r>
                          </w:p>
                          <w:p w14:paraId="67EC2AB2"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button.textContent</w:t>
                            </w:r>
                            <w:proofErr w:type="spellEnd"/>
                            <w:r w:rsidRPr="00CB1996">
                              <w:rPr>
                                <w:rFonts w:ascii="Consolas" w:hAnsi="Consolas"/>
                              </w:rPr>
                              <w:t xml:space="preserve"> = "</w:t>
                            </w:r>
                            <w:r w:rsidRPr="00CB1996">
                              <w:rPr>
                                <w:rFonts w:ascii="Consolas" w:hAnsi="Consolas"/>
                              </w:rPr>
                              <w:t>出席</w:t>
                            </w:r>
                            <w:r w:rsidRPr="00CB1996">
                              <w:rPr>
                                <w:rFonts w:ascii="Consolas" w:hAnsi="Consolas"/>
                              </w:rPr>
                              <w:t>";</w:t>
                            </w:r>
                          </w:p>
                          <w:p w14:paraId="6A2EDA69"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button.classList.remove</w:t>
                            </w:r>
                            <w:proofErr w:type="spellEnd"/>
                            <w:r w:rsidRPr="00CB1996">
                              <w:rPr>
                                <w:rFonts w:ascii="Consolas" w:hAnsi="Consolas"/>
                              </w:rPr>
                              <w:t>("absent");</w:t>
                            </w:r>
                          </w:p>
                          <w:p w14:paraId="227DCFA1" w14:textId="77777777" w:rsidR="001D6546" w:rsidRPr="00CB1996" w:rsidRDefault="001D6546" w:rsidP="003D21B3">
                            <w:pPr>
                              <w:ind w:firstLine="188"/>
                              <w:rPr>
                                <w:rFonts w:ascii="Consolas" w:hAnsi="Consolas"/>
                              </w:rPr>
                            </w:pPr>
                            <w:r w:rsidRPr="00CB1996">
                              <w:rPr>
                                <w:rFonts w:ascii="Consolas" w:hAnsi="Consolas"/>
                              </w:rPr>
                              <w:t xml:space="preserve">                });</w:t>
                            </w:r>
                          </w:p>
                          <w:p w14:paraId="4F931307"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icon.style.display</w:t>
                            </w:r>
                            <w:proofErr w:type="spellEnd"/>
                            <w:r w:rsidRPr="00CB1996">
                              <w:rPr>
                                <w:rFonts w:ascii="Consolas" w:hAnsi="Consolas"/>
                              </w:rPr>
                              <w:t xml:space="preserve"> = 'none';</w:t>
                            </w:r>
                          </w:p>
                          <w:p w14:paraId="584DCE94" w14:textId="77777777" w:rsidR="001D6546" w:rsidRPr="00CB1996" w:rsidRDefault="001D6546" w:rsidP="003D21B3">
                            <w:pPr>
                              <w:ind w:firstLine="188"/>
                              <w:rPr>
                                <w:rFonts w:ascii="Consolas" w:hAnsi="Consolas"/>
                              </w:rPr>
                            </w:pPr>
                            <w:r w:rsidRPr="00CB1996">
                              <w:rPr>
                                <w:rFonts w:ascii="Consolas" w:hAnsi="Consolas"/>
                              </w:rPr>
                              <w:t xml:space="preserve">            } else {</w:t>
                            </w:r>
                          </w:p>
                          <w:p w14:paraId="3BFAF834"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attendanceButtons.forEach</w:t>
                            </w:r>
                            <w:proofErr w:type="spellEnd"/>
                            <w:r w:rsidRPr="00CB1996">
                              <w:rPr>
                                <w:rFonts w:ascii="Consolas" w:hAnsi="Consolas"/>
                              </w:rPr>
                              <w:t>(button =&gt; {</w:t>
                            </w:r>
                          </w:p>
                          <w:p w14:paraId="2610C712" w14:textId="77777777" w:rsidR="001D6546" w:rsidRPr="00CB1996" w:rsidRDefault="001D6546" w:rsidP="003D21B3">
                            <w:pPr>
                              <w:ind w:firstLine="188"/>
                              <w:rPr>
                                <w:rFonts w:ascii="Consolas" w:hAnsi="Consolas"/>
                              </w:rPr>
                            </w:pPr>
                            <w:r>
                              <w:t xml:space="preserve">               </w:t>
                            </w:r>
                            <w:r w:rsidRPr="00CB1996">
                              <w:rPr>
                                <w:rFonts w:ascii="Consolas" w:hAnsi="Consolas"/>
                              </w:rPr>
                              <w:t xml:space="preserve">     </w:t>
                            </w:r>
                            <w:proofErr w:type="spellStart"/>
                            <w:r w:rsidRPr="00CB1996">
                              <w:rPr>
                                <w:rFonts w:ascii="Consolas" w:hAnsi="Consolas"/>
                              </w:rPr>
                              <w:t>button.textContent</w:t>
                            </w:r>
                            <w:proofErr w:type="spellEnd"/>
                            <w:r w:rsidRPr="00CB1996">
                              <w:rPr>
                                <w:rFonts w:ascii="Consolas" w:hAnsi="Consolas"/>
                              </w:rPr>
                              <w:t xml:space="preserve"> = "</w:t>
                            </w:r>
                            <w:r w:rsidRPr="00CB1996">
                              <w:rPr>
                                <w:rFonts w:ascii="Consolas" w:hAnsi="Consolas"/>
                              </w:rPr>
                              <w:t>欠席</w:t>
                            </w:r>
                            <w:r w:rsidRPr="00CB1996">
                              <w:rPr>
                                <w:rFonts w:ascii="Consolas" w:hAnsi="Consolas"/>
                              </w:rPr>
                              <w:t>";</w:t>
                            </w:r>
                          </w:p>
                          <w:p w14:paraId="6CB1D1C2" w14:textId="77777777" w:rsidR="001D6546" w:rsidRDefault="001D6546" w:rsidP="003D21B3">
                            <w:pPr>
                              <w:ind w:firstLine="188"/>
                            </w:pPr>
                            <w:r>
                              <w:t xml:space="preserve">                    </w:t>
                            </w:r>
                            <w:proofErr w:type="spellStart"/>
                            <w:r>
                              <w:t>button.classList.add</w:t>
                            </w:r>
                            <w:proofErr w:type="spellEnd"/>
                            <w:r>
                              <w:t>("absent");</w:t>
                            </w:r>
                          </w:p>
                          <w:p w14:paraId="7CC8DF9B" w14:textId="77777777" w:rsidR="001D6546" w:rsidRDefault="001D6546" w:rsidP="003D21B3">
                            <w:pPr>
                              <w:ind w:firstLine="188"/>
                            </w:pPr>
                            <w:r>
                              <w:t xml:space="preserve">                });</w:t>
                            </w:r>
                          </w:p>
                          <w:p w14:paraId="41373F4F" w14:textId="77777777" w:rsidR="001D6546" w:rsidRDefault="001D6546" w:rsidP="003D21B3">
                            <w:pPr>
                              <w:ind w:firstLine="188"/>
                            </w:pPr>
                            <w:r>
                              <w:t xml:space="preserve">                </w:t>
                            </w:r>
                            <w:proofErr w:type="spellStart"/>
                            <w:r>
                              <w:t>icon.style.display</w:t>
                            </w:r>
                            <w:proofErr w:type="spellEnd"/>
                            <w:r>
                              <w:t xml:space="preserve"> = 'inline';</w:t>
                            </w:r>
                          </w:p>
                          <w:p w14:paraId="7F84993B" w14:textId="77777777" w:rsidR="001D6546" w:rsidRDefault="001D6546" w:rsidP="003D21B3">
                            <w:pPr>
                              <w:ind w:firstLine="188"/>
                            </w:pPr>
                            <w:r>
                              <w:t xml:space="preserve">            }</w:t>
                            </w:r>
                          </w:p>
                          <w:p w14:paraId="1CF75CFA"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87FEA" id="テキスト ボックス 2065" o:spid="_x0000_s1099" type="#_x0000_t202" style="position:absolute;left:0;text-align:left;margin-left:373.35pt;margin-top:8pt;width:424.55pt;height:485.25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" fillcolor="white [3201]" strokeweight=".5pt">
                <v:textbox>
                  <w:txbxContent>
                    <w:p w14:paraId="081D9152" w14:textId="77777777" w:rsidR="001D6546" w:rsidRPr="00CB1996" w:rsidRDefault="001D6546" w:rsidP="003D21B3">
                      <w:pPr>
                        <w:ind w:firstLineChars="0" w:firstLine="0"/>
                        <w:rPr>
                          <w:rFonts w:ascii="Consolas" w:hAnsi="Consolas"/>
                        </w:rPr>
                      </w:pPr>
                      <w:r w:rsidRPr="00CB1996">
                        <w:rPr>
                          <w:rFonts w:ascii="Consolas" w:hAnsi="Consolas"/>
                        </w:rPr>
                        <w:t>function toggleCheckmark(cell) {</w:t>
                      </w:r>
                    </w:p>
                    <w:p w14:paraId="715CA77D" w14:textId="77777777" w:rsidR="001D6546" w:rsidRPr="00CB1996" w:rsidRDefault="001D6546" w:rsidP="003D21B3">
                      <w:pPr>
                        <w:ind w:firstLine="188"/>
                        <w:rPr>
                          <w:rFonts w:ascii="Consolas" w:hAnsi="Consolas"/>
                        </w:rPr>
                      </w:pPr>
                      <w:r w:rsidRPr="00CB1996">
                        <w:rPr>
                          <w:rFonts w:ascii="Consolas" w:hAnsi="Consolas"/>
                        </w:rPr>
                        <w:t xml:space="preserve">            const icon = cell.querySelector('i');</w:t>
                      </w:r>
                    </w:p>
                    <w:p w14:paraId="0A92692A" w14:textId="77777777" w:rsidR="001D6546" w:rsidRPr="00CB1996" w:rsidRDefault="001D6546" w:rsidP="003D21B3">
                      <w:pPr>
                        <w:ind w:firstLine="188"/>
                        <w:rPr>
                          <w:rFonts w:ascii="Consolas" w:hAnsi="Consolas"/>
                        </w:rPr>
                      </w:pPr>
                      <w:r w:rsidRPr="00CB1996">
                        <w:rPr>
                          <w:rFonts w:ascii="Consolas" w:hAnsi="Consolas"/>
                        </w:rPr>
                        <w:t xml:space="preserve">            const attendanceButtons = cell.parentElement.querySelectorAll(".attendance-button");</w:t>
                      </w:r>
                    </w:p>
                    <w:p w14:paraId="7E08F74B" w14:textId="77777777" w:rsidR="001D6546" w:rsidRPr="00CB1996" w:rsidRDefault="001D6546" w:rsidP="003D21B3">
                      <w:pPr>
                        <w:ind w:firstLine="188"/>
                        <w:rPr>
                          <w:rFonts w:ascii="Consolas" w:hAnsi="Consolas"/>
                        </w:rPr>
                      </w:pPr>
                      <w:r w:rsidRPr="00CB1996">
                        <w:rPr>
                          <w:rFonts w:ascii="Consolas" w:hAnsi="Consolas"/>
                        </w:rPr>
                        <w:t xml:space="preserve">            if (icon.style.display === 'inline') {</w:t>
                      </w:r>
                    </w:p>
                    <w:p w14:paraId="3903F574" w14:textId="77777777" w:rsidR="001D6546" w:rsidRPr="00CB1996" w:rsidRDefault="001D6546" w:rsidP="003D21B3">
                      <w:pPr>
                        <w:ind w:firstLine="188"/>
                        <w:rPr>
                          <w:rFonts w:ascii="Consolas" w:hAnsi="Consolas"/>
                        </w:rPr>
                      </w:pPr>
                      <w:r w:rsidRPr="00CB1996">
                        <w:rPr>
                          <w:rFonts w:ascii="Consolas" w:hAnsi="Consolas"/>
                        </w:rPr>
                        <w:t xml:space="preserve">                attendanceButtons.forEach(button =&gt; {</w:t>
                      </w:r>
                    </w:p>
                    <w:p w14:paraId="67EC2AB2" w14:textId="77777777" w:rsidR="001D6546" w:rsidRPr="00CB1996" w:rsidRDefault="001D6546" w:rsidP="003D21B3">
                      <w:pPr>
                        <w:ind w:firstLine="188"/>
                        <w:rPr>
                          <w:rFonts w:ascii="Consolas" w:hAnsi="Consolas"/>
                        </w:rPr>
                      </w:pPr>
                      <w:r w:rsidRPr="00CB1996">
                        <w:rPr>
                          <w:rFonts w:ascii="Consolas" w:hAnsi="Consolas"/>
                        </w:rPr>
                        <w:t xml:space="preserve">                    button.textContent = "</w:t>
                      </w:r>
                      <w:r w:rsidRPr="00CB1996">
                        <w:rPr>
                          <w:rFonts w:ascii="Consolas" w:hAnsi="Consolas"/>
                        </w:rPr>
                        <w:t>出席</w:t>
                      </w:r>
                      <w:r w:rsidRPr="00CB1996">
                        <w:rPr>
                          <w:rFonts w:ascii="Consolas" w:hAnsi="Consolas"/>
                        </w:rPr>
                        <w:t>";</w:t>
                      </w:r>
                    </w:p>
                    <w:p w14:paraId="6A2EDA69" w14:textId="77777777" w:rsidR="001D6546" w:rsidRPr="00CB1996" w:rsidRDefault="001D6546" w:rsidP="003D21B3">
                      <w:pPr>
                        <w:ind w:firstLine="188"/>
                        <w:rPr>
                          <w:rFonts w:ascii="Consolas" w:hAnsi="Consolas"/>
                        </w:rPr>
                      </w:pPr>
                      <w:r w:rsidRPr="00CB1996">
                        <w:rPr>
                          <w:rFonts w:ascii="Consolas" w:hAnsi="Consolas"/>
                        </w:rPr>
                        <w:t xml:space="preserve">                    button.classList.remove("absent");</w:t>
                      </w:r>
                    </w:p>
                    <w:p w14:paraId="227DCFA1" w14:textId="77777777" w:rsidR="001D6546" w:rsidRPr="00CB1996" w:rsidRDefault="001D6546" w:rsidP="003D21B3">
                      <w:pPr>
                        <w:ind w:firstLine="188"/>
                        <w:rPr>
                          <w:rFonts w:ascii="Consolas" w:hAnsi="Consolas"/>
                        </w:rPr>
                      </w:pPr>
                      <w:r w:rsidRPr="00CB1996">
                        <w:rPr>
                          <w:rFonts w:ascii="Consolas" w:hAnsi="Consolas"/>
                        </w:rPr>
                        <w:t xml:space="preserve">                });</w:t>
                      </w:r>
                    </w:p>
                    <w:p w14:paraId="4F931307" w14:textId="77777777" w:rsidR="001D6546" w:rsidRPr="00CB1996" w:rsidRDefault="001D6546" w:rsidP="003D21B3">
                      <w:pPr>
                        <w:ind w:firstLine="188"/>
                        <w:rPr>
                          <w:rFonts w:ascii="Consolas" w:hAnsi="Consolas"/>
                        </w:rPr>
                      </w:pPr>
                      <w:r w:rsidRPr="00CB1996">
                        <w:rPr>
                          <w:rFonts w:ascii="Consolas" w:hAnsi="Consolas"/>
                        </w:rPr>
                        <w:t xml:space="preserve">                icon.style.display = 'none';</w:t>
                      </w:r>
                    </w:p>
                    <w:p w14:paraId="584DCE94" w14:textId="77777777" w:rsidR="001D6546" w:rsidRPr="00CB1996" w:rsidRDefault="001D6546" w:rsidP="003D21B3">
                      <w:pPr>
                        <w:ind w:firstLine="188"/>
                        <w:rPr>
                          <w:rFonts w:ascii="Consolas" w:hAnsi="Consolas"/>
                        </w:rPr>
                      </w:pPr>
                      <w:r w:rsidRPr="00CB1996">
                        <w:rPr>
                          <w:rFonts w:ascii="Consolas" w:hAnsi="Consolas"/>
                        </w:rPr>
                        <w:t xml:space="preserve">            } else {</w:t>
                      </w:r>
                    </w:p>
                    <w:p w14:paraId="3BFAF834" w14:textId="77777777" w:rsidR="001D6546" w:rsidRPr="00CB1996" w:rsidRDefault="001D6546" w:rsidP="003D21B3">
                      <w:pPr>
                        <w:ind w:firstLine="188"/>
                        <w:rPr>
                          <w:rFonts w:ascii="Consolas" w:hAnsi="Consolas"/>
                        </w:rPr>
                      </w:pPr>
                      <w:r w:rsidRPr="00CB1996">
                        <w:rPr>
                          <w:rFonts w:ascii="Consolas" w:hAnsi="Consolas"/>
                        </w:rPr>
                        <w:t xml:space="preserve">                attendanceButtons.forEach(button =&gt; {</w:t>
                      </w:r>
                    </w:p>
                    <w:p w14:paraId="2610C712" w14:textId="77777777" w:rsidR="001D6546" w:rsidRPr="00CB1996" w:rsidRDefault="001D6546" w:rsidP="003D21B3">
                      <w:pPr>
                        <w:ind w:firstLine="188"/>
                        <w:rPr>
                          <w:rFonts w:ascii="Consolas" w:hAnsi="Consolas"/>
                        </w:rPr>
                      </w:pPr>
                      <w:r>
                        <w:t xml:space="preserve">               </w:t>
                      </w:r>
                      <w:r w:rsidRPr="00CB1996">
                        <w:rPr>
                          <w:rFonts w:ascii="Consolas" w:hAnsi="Consolas"/>
                        </w:rPr>
                        <w:t xml:space="preserve">     button.textContent = "</w:t>
                      </w:r>
                      <w:r w:rsidRPr="00CB1996">
                        <w:rPr>
                          <w:rFonts w:ascii="Consolas" w:hAnsi="Consolas"/>
                        </w:rPr>
                        <w:t>欠席</w:t>
                      </w:r>
                      <w:r w:rsidRPr="00CB1996">
                        <w:rPr>
                          <w:rFonts w:ascii="Consolas" w:hAnsi="Consolas"/>
                        </w:rPr>
                        <w:t>";</w:t>
                      </w:r>
                    </w:p>
                    <w:p w14:paraId="6CB1D1C2" w14:textId="77777777" w:rsidR="001D6546" w:rsidRDefault="001D6546" w:rsidP="003D21B3">
                      <w:pPr>
                        <w:ind w:firstLine="188"/>
                      </w:pPr>
                      <w:r>
                        <w:t xml:space="preserve">                    button.classList.add("absent");</w:t>
                      </w:r>
                    </w:p>
                    <w:p w14:paraId="7CC8DF9B" w14:textId="77777777" w:rsidR="001D6546" w:rsidRDefault="001D6546" w:rsidP="003D21B3">
                      <w:pPr>
                        <w:ind w:firstLine="188"/>
                      </w:pPr>
                      <w:r>
                        <w:t xml:space="preserve">                });</w:t>
                      </w:r>
                    </w:p>
                    <w:p w14:paraId="41373F4F" w14:textId="77777777" w:rsidR="001D6546" w:rsidRDefault="001D6546" w:rsidP="003D21B3">
                      <w:pPr>
                        <w:ind w:firstLine="188"/>
                      </w:pPr>
                      <w:r>
                        <w:t xml:space="preserve">                icon.style.display = 'inline';</w:t>
                      </w:r>
                    </w:p>
                    <w:p w14:paraId="7F84993B" w14:textId="77777777" w:rsidR="001D6546" w:rsidRDefault="001D6546" w:rsidP="003D21B3">
                      <w:pPr>
                        <w:ind w:firstLine="188"/>
                      </w:pPr>
                      <w:r>
                        <w:t xml:space="preserve">            }</w:t>
                      </w:r>
                    </w:p>
                    <w:p w14:paraId="1CF75CFA" w14:textId="77777777" w:rsidR="001D6546" w:rsidRDefault="001D6546" w:rsidP="003D21B3">
                      <w:pPr>
                        <w:ind w:firstLine="188"/>
                      </w:pPr>
                      <w:r>
                        <w:t xml:space="preserve">        }</w:t>
                      </w:r>
                    </w:p>
                  </w:txbxContent>
                </v:textbox>
                <w10:wrap anchorx="margin"/>
              </v:shape>
            </w:pict>
          </mc:Fallback>
        </mc:AlternateContent>
      </w:r>
    </w:p>
    <w:p w14:paraId="2B0F7772" w14:textId="77777777" w:rsidR="003D21B3" w:rsidRDefault="003D21B3" w:rsidP="003D21B3">
      <w:pPr>
        <w:ind w:firstLine="188"/>
      </w:pPr>
    </w:p>
    <w:p w14:paraId="3E37A538" w14:textId="045BCE34" w:rsidR="0004263D" w:rsidRDefault="0004263D" w:rsidP="0004263D">
      <w:pPr>
        <w:ind w:firstLineChars="0" w:firstLine="0"/>
      </w:pPr>
    </w:p>
    <w:p w14:paraId="57B4A19E" w14:textId="77777777" w:rsidR="0004263D" w:rsidRDefault="0004263D" w:rsidP="003D21B3">
      <w:pPr>
        <w:ind w:firstLine="188"/>
      </w:pPr>
    </w:p>
    <w:p w14:paraId="6985964D" w14:textId="77777777" w:rsidR="003D21B3" w:rsidRDefault="003D21B3" w:rsidP="003D21B3">
      <w:pPr>
        <w:ind w:firstLine="188"/>
      </w:pPr>
    </w:p>
    <w:p w14:paraId="44E3E735" w14:textId="77777777" w:rsidR="003D21B3" w:rsidRDefault="003D21B3" w:rsidP="003D21B3">
      <w:pPr>
        <w:ind w:firstLine="188"/>
      </w:pPr>
    </w:p>
    <w:p w14:paraId="7629B0EB" w14:textId="77777777" w:rsidR="003D21B3" w:rsidRDefault="003D21B3" w:rsidP="003D21B3">
      <w:pPr>
        <w:ind w:firstLine="188"/>
      </w:pPr>
    </w:p>
    <w:p w14:paraId="38753151" w14:textId="77777777" w:rsidR="003D21B3" w:rsidRDefault="003D21B3" w:rsidP="003D21B3">
      <w:pPr>
        <w:ind w:firstLine="188"/>
      </w:pPr>
    </w:p>
    <w:p w14:paraId="02F1B357" w14:textId="77777777" w:rsidR="003D21B3" w:rsidRDefault="003D21B3" w:rsidP="003D21B3">
      <w:pPr>
        <w:ind w:firstLine="188"/>
      </w:pPr>
    </w:p>
    <w:p w14:paraId="1491FDBA" w14:textId="6B4C0BA9" w:rsidR="003D21B3" w:rsidRDefault="003D21B3" w:rsidP="003D21B3">
      <w:pPr>
        <w:ind w:firstLine="188"/>
      </w:pPr>
    </w:p>
    <w:p w14:paraId="5F6839DE" w14:textId="746ADD1E" w:rsidR="0004263D" w:rsidRDefault="0004263D" w:rsidP="003D21B3">
      <w:pPr>
        <w:ind w:firstLine="188"/>
      </w:pPr>
    </w:p>
    <w:p w14:paraId="42B1AB7A" w14:textId="797E704A" w:rsidR="0004263D" w:rsidRDefault="0004263D" w:rsidP="003D21B3">
      <w:pPr>
        <w:ind w:firstLine="188"/>
      </w:pPr>
    </w:p>
    <w:p w14:paraId="02A6B76E" w14:textId="0ED7AE2E" w:rsidR="0004263D" w:rsidRDefault="0004263D" w:rsidP="003D21B3">
      <w:pPr>
        <w:ind w:firstLine="188"/>
      </w:pPr>
    </w:p>
    <w:p w14:paraId="0341D862" w14:textId="74B8E17E" w:rsidR="0004263D" w:rsidRDefault="0004263D" w:rsidP="003D21B3">
      <w:pPr>
        <w:ind w:firstLine="188"/>
      </w:pPr>
    </w:p>
    <w:p w14:paraId="73AF97A1" w14:textId="77777777" w:rsidR="0004263D" w:rsidRDefault="0004263D" w:rsidP="003D21B3">
      <w:pPr>
        <w:ind w:firstLine="188"/>
      </w:pPr>
    </w:p>
    <w:p w14:paraId="3FBF87E3" w14:textId="2F42EA58" w:rsidR="003D21B3" w:rsidRDefault="003D21B3" w:rsidP="003D21B3">
      <w:pPr>
        <w:ind w:firstLine="188"/>
      </w:pPr>
    </w:p>
    <w:p w14:paraId="31CCD599" w14:textId="77777777" w:rsidR="003D21B3" w:rsidRDefault="003D21B3" w:rsidP="003D21B3">
      <w:pPr>
        <w:ind w:firstLine="188"/>
      </w:pPr>
    </w:p>
    <w:p w14:paraId="1A2B2906" w14:textId="77777777" w:rsidR="003D21B3" w:rsidRDefault="003D21B3" w:rsidP="003D21B3">
      <w:pPr>
        <w:ind w:firstLine="188"/>
      </w:pPr>
    </w:p>
    <w:p w14:paraId="0BFFE756" w14:textId="76A25FCD" w:rsidR="003D21B3" w:rsidRDefault="003D21B3" w:rsidP="0004263D">
      <w:pPr>
        <w:ind w:firstLineChars="0" w:firstLine="0"/>
      </w:pPr>
    </w:p>
    <w:p w14:paraId="735A7DD2" w14:textId="3F6025CF" w:rsidR="003D21B3" w:rsidRDefault="003D21B3" w:rsidP="003D21B3">
      <w:pPr>
        <w:ind w:firstLine="188"/>
      </w:pPr>
      <w:r w:rsidRPr="00191D46">
        <w:rPr>
          <w:rFonts w:hint="eastAsia"/>
        </w:rPr>
        <w:t>オールチェックボックスをトグルする関数</w:t>
      </w:r>
      <w:r w:rsidR="007513F6">
        <w:t>．</w:t>
      </w:r>
      <w:r w:rsidRPr="00191D46">
        <w:t xml:space="preserve"> オールチェックボックスがクリックされたときに呼び出され</w:t>
      </w:r>
      <w:r w:rsidR="007513F6">
        <w:t>，</w:t>
      </w:r>
      <w:r w:rsidRPr="00191D46">
        <w:t xml:space="preserve"> 全ての出欠ボタンを一括で切り替える</w:t>
      </w:r>
      <w:r w:rsidR="007513F6">
        <w:t>．</w:t>
      </w:r>
    </w:p>
    <w:p w14:paraId="18939DB2" w14:textId="77777777" w:rsidR="0004263D" w:rsidRDefault="0004263D" w:rsidP="003D21B3">
      <w:pPr>
        <w:ind w:firstLine="188"/>
      </w:pPr>
    </w:p>
    <w:p w14:paraId="7199C83D" w14:textId="77777777" w:rsidR="003D21B3" w:rsidRDefault="003D21B3" w:rsidP="003D21B3">
      <w:pPr>
        <w:ind w:firstLine="188"/>
      </w:pPr>
    </w:p>
    <w:p w14:paraId="33A3BC2E" w14:textId="77777777" w:rsidR="003D21B3" w:rsidRDefault="003D21B3" w:rsidP="003D21B3">
      <w:pPr>
        <w:ind w:firstLine="188"/>
        <w:jc w:val="center"/>
      </w:pPr>
      <w:r w:rsidRPr="00E84D0A">
        <w:rPr>
          <w:rFonts w:eastAsiaTheme="minorHAnsi" w:hint="eastAsia"/>
        </w:rPr>
        <w:lastRenderedPageBreak/>
        <w:t>リスト</w:t>
      </w:r>
      <w:r>
        <w:rPr>
          <w:rFonts w:eastAsiaTheme="minorHAnsi"/>
        </w:rPr>
        <w:t>3.3-9</w:t>
      </w:r>
      <w:r w:rsidRPr="00191D46">
        <w:rPr>
          <w:rFonts w:eastAsiaTheme="minorHAnsi"/>
        </w:rPr>
        <w:t>initFlatpickr()</w:t>
      </w:r>
    </w:p>
    <w:p w14:paraId="2B76F978" w14:textId="77777777" w:rsidR="003D21B3" w:rsidRDefault="003D21B3" w:rsidP="003D21B3">
      <w:pPr>
        <w:ind w:firstLine="188"/>
      </w:pPr>
      <w:r>
        <w:rPr>
          <w:rFonts w:hint="eastAsia"/>
          <w:noProof/>
        </w:rPr>
        <mc:AlternateContent>
          <mc:Choice Requires="wps">
            <w:drawing>
              <wp:anchor distT="0" distB="0" distL="114300" distR="114300" simplePos="0" relativeHeight="251760640" behindDoc="0" locked="0" layoutInCell="1" allowOverlap="1" wp14:anchorId="46B937D8" wp14:editId="4DCD32A9">
                <wp:simplePos x="0" y="0"/>
                <wp:positionH relativeFrom="margin">
                  <wp:align>right</wp:align>
                </wp:positionH>
                <wp:positionV relativeFrom="paragraph">
                  <wp:posOffset>101600</wp:posOffset>
                </wp:positionV>
                <wp:extent cx="5391509" cy="7877175"/>
                <wp:effectExtent l="0" t="0" r="19050" b="28575"/>
                <wp:wrapNone/>
                <wp:docPr id="2067" name="テキスト ボックス 2067"/>
                <wp:cNvGraphicFramePr/>
                <a:graphic xmlns:a="http://schemas.openxmlformats.org/drawingml/2006/main">
                  <a:graphicData uri="http://schemas.microsoft.com/office/word/2010/wordprocessingShape">
                    <wps:wsp>
                      <wps:cNvSpPr txBox="1"/>
                      <wps:spPr>
                        <a:xfrm>
                          <a:off x="0" y="0"/>
                          <a:ext cx="5391509" cy="7877175"/>
                        </a:xfrm>
                        <a:prstGeom prst="rect">
                          <a:avLst/>
                        </a:prstGeom>
                        <a:solidFill>
                          <a:schemeClr val="lt1"/>
                        </a:solidFill>
                        <a:ln w="6350">
                          <a:solidFill>
                            <a:prstClr val="black"/>
                          </a:solidFill>
                        </a:ln>
                      </wps:spPr>
                      <wps:txbx>
                        <w:txbxContent>
                          <w:p w14:paraId="5E5E4768" w14:textId="77777777" w:rsidR="001D6546" w:rsidRPr="00CB1996" w:rsidRDefault="001D6546" w:rsidP="003D21B3">
                            <w:pPr>
                              <w:ind w:firstLine="188"/>
                              <w:rPr>
                                <w:rFonts w:ascii="Consolas" w:hAnsi="Consolas"/>
                              </w:rPr>
                            </w:pPr>
                            <w:r w:rsidRPr="00CB1996">
                              <w:rPr>
                                <w:rFonts w:ascii="Consolas" w:hAnsi="Consolas"/>
                              </w:rPr>
                              <w:t xml:space="preserve">function </w:t>
                            </w:r>
                            <w:proofErr w:type="spellStart"/>
                            <w:r w:rsidRPr="00CB1996">
                              <w:rPr>
                                <w:rFonts w:ascii="Consolas" w:hAnsi="Consolas"/>
                              </w:rPr>
                              <w:t>initFlatpickr</w:t>
                            </w:r>
                            <w:proofErr w:type="spellEnd"/>
                            <w:r w:rsidRPr="00CB1996">
                              <w:rPr>
                                <w:rFonts w:ascii="Consolas" w:hAnsi="Consolas"/>
                              </w:rPr>
                              <w:t>() {</w:t>
                            </w:r>
                          </w:p>
                          <w:p w14:paraId="61E64183"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currentDateElement</w:t>
                            </w:r>
                            <w:proofErr w:type="spellEnd"/>
                            <w:r w:rsidRPr="00CB1996">
                              <w:rPr>
                                <w:rFonts w:ascii="Consolas" w:hAnsi="Consolas"/>
                              </w:rPr>
                              <w:t xml:space="preserve"> = </w:t>
                            </w:r>
                            <w:proofErr w:type="spellStart"/>
                            <w:r w:rsidRPr="00CB1996">
                              <w:rPr>
                                <w:rFonts w:ascii="Consolas" w:hAnsi="Consolas"/>
                              </w:rPr>
                              <w:t>document.getElementById</w:t>
                            </w:r>
                            <w:proofErr w:type="spellEnd"/>
                            <w:r w:rsidRPr="00CB1996">
                              <w:rPr>
                                <w:rFonts w:ascii="Consolas" w:hAnsi="Consolas"/>
                              </w:rPr>
                              <w:t>("</w:t>
                            </w:r>
                            <w:proofErr w:type="spellStart"/>
                            <w:r w:rsidRPr="00CB1996">
                              <w:rPr>
                                <w:rFonts w:ascii="Consolas" w:hAnsi="Consolas"/>
                              </w:rPr>
                              <w:t>currentDateText</w:t>
                            </w:r>
                            <w:proofErr w:type="spellEnd"/>
                            <w:r w:rsidRPr="00CB1996">
                              <w:rPr>
                                <w:rFonts w:ascii="Consolas" w:hAnsi="Consolas"/>
                              </w:rPr>
                              <w:t>");</w:t>
                            </w:r>
                          </w:p>
                          <w:p w14:paraId="25CF04A8" w14:textId="77777777" w:rsidR="001D6546" w:rsidRPr="00CB1996" w:rsidRDefault="001D6546" w:rsidP="003D21B3">
                            <w:pPr>
                              <w:ind w:firstLine="188"/>
                              <w:rPr>
                                <w:rFonts w:ascii="Consolas" w:hAnsi="Consolas"/>
                              </w:rPr>
                            </w:pPr>
                            <w:r w:rsidRPr="00CB1996">
                              <w:rPr>
                                <w:rFonts w:ascii="Consolas" w:hAnsi="Consolas"/>
                              </w:rPr>
                              <w:t xml:space="preserve">            // </w:t>
                            </w:r>
                            <w:r w:rsidRPr="00CB1996">
                              <w:rPr>
                                <w:rFonts w:ascii="Consolas" w:hAnsi="Consolas"/>
                              </w:rPr>
                              <w:t>カレンダーを手動で開くためのインスタンスを作成</w:t>
                            </w:r>
                          </w:p>
                          <w:p w14:paraId="11F26B5D" w14:textId="2422780E"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flatpickrInstance</w:t>
                            </w:r>
                            <w:proofErr w:type="spellEnd"/>
                            <w:r w:rsidRPr="00CB1996">
                              <w:rPr>
                                <w:rFonts w:ascii="Consolas" w:hAnsi="Consolas"/>
                              </w:rPr>
                              <w:t xml:space="preserve"> = </w:t>
                            </w:r>
                            <w:proofErr w:type="spellStart"/>
                            <w:r w:rsidRPr="00CB1996">
                              <w:rPr>
                                <w:rFonts w:ascii="Consolas" w:hAnsi="Consolas"/>
                              </w:rPr>
                              <w:t>flatpickr</w:t>
                            </w:r>
                            <w:proofErr w:type="spellEnd"/>
                            <w:r w:rsidRPr="00CB1996">
                              <w:rPr>
                                <w:rFonts w:ascii="Consolas" w:hAnsi="Consolas"/>
                              </w:rPr>
                              <w:t>(</w:t>
                            </w:r>
                            <w:proofErr w:type="spellStart"/>
                            <w:r w:rsidRPr="00CB1996">
                              <w:rPr>
                                <w:rFonts w:ascii="Consolas" w:hAnsi="Consolas"/>
                              </w:rPr>
                              <w:t>currentDateElement</w:t>
                            </w:r>
                            <w:proofErr w:type="spellEnd"/>
                            <w:r>
                              <w:rPr>
                                <w:rFonts w:ascii="Consolas" w:hAnsi="Consolas"/>
                              </w:rPr>
                              <w:t>，</w:t>
                            </w:r>
                            <w:r w:rsidRPr="00CB1996">
                              <w:rPr>
                                <w:rFonts w:ascii="Consolas" w:hAnsi="Consolas"/>
                              </w:rPr>
                              <w:t xml:space="preserve"> {</w:t>
                            </w:r>
                          </w:p>
                          <w:p w14:paraId="1C0D8975" w14:textId="010759B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dateFormat</w:t>
                            </w:r>
                            <w:proofErr w:type="spellEnd"/>
                            <w:r w:rsidRPr="00CB1996">
                              <w:rPr>
                                <w:rFonts w:ascii="Consolas" w:hAnsi="Consolas"/>
                              </w:rPr>
                              <w:t>: "Y-m-d\\(D)"</w:t>
                            </w:r>
                            <w:r>
                              <w:rPr>
                                <w:rFonts w:ascii="Consolas" w:hAnsi="Consolas"/>
                              </w:rPr>
                              <w:t>，</w:t>
                            </w:r>
                            <w:r w:rsidRPr="00CB1996">
                              <w:rPr>
                                <w:rFonts w:ascii="Consolas" w:hAnsi="Consolas"/>
                              </w:rPr>
                              <w:t xml:space="preserve"> // `%D` </w:t>
                            </w:r>
                            <w:r w:rsidRPr="00CB1996">
                              <w:rPr>
                                <w:rFonts w:ascii="Consolas" w:hAnsi="Consolas"/>
                              </w:rPr>
                              <w:t>ではなく</w:t>
                            </w:r>
                            <w:r w:rsidRPr="00CB1996">
                              <w:rPr>
                                <w:rFonts w:ascii="Consolas" w:hAnsi="Consolas"/>
                              </w:rPr>
                              <w:t xml:space="preserve"> `D` </w:t>
                            </w:r>
                            <w:r w:rsidRPr="00CB1996">
                              <w:rPr>
                                <w:rFonts w:ascii="Consolas" w:hAnsi="Consolas"/>
                              </w:rPr>
                              <w:t>を使って曜日を表示</w:t>
                            </w:r>
                          </w:p>
                          <w:p w14:paraId="4E5F0999" w14:textId="5347EEF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onClose</w:t>
                            </w:r>
                            <w:proofErr w:type="spellEnd"/>
                            <w:r w:rsidRPr="00CB1996">
                              <w:rPr>
                                <w:rFonts w:ascii="Consolas" w:hAnsi="Consolas"/>
                              </w:rPr>
                              <w:t>: function (</w:t>
                            </w:r>
                            <w:proofErr w:type="spellStart"/>
                            <w:r w:rsidRPr="00CB1996">
                              <w:rPr>
                                <w:rFonts w:ascii="Consolas" w:hAnsi="Consolas"/>
                              </w:rPr>
                              <w:t>selectedDates</w:t>
                            </w:r>
                            <w:proofErr w:type="spellEnd"/>
                            <w:r>
                              <w:rPr>
                                <w:rFonts w:ascii="Consolas" w:hAnsi="Consolas"/>
                              </w:rPr>
                              <w:t>，</w:t>
                            </w:r>
                            <w:r w:rsidRPr="00CB1996">
                              <w:rPr>
                                <w:rFonts w:ascii="Consolas" w:hAnsi="Consolas"/>
                              </w:rPr>
                              <w:t xml:space="preserve"> </w:t>
                            </w:r>
                            <w:proofErr w:type="spellStart"/>
                            <w:r w:rsidRPr="00CB1996">
                              <w:rPr>
                                <w:rFonts w:ascii="Consolas" w:hAnsi="Consolas"/>
                              </w:rPr>
                              <w:t>dateStr</w:t>
                            </w:r>
                            <w:proofErr w:type="spellEnd"/>
                            <w:r>
                              <w:rPr>
                                <w:rFonts w:ascii="Consolas" w:hAnsi="Consolas"/>
                              </w:rPr>
                              <w:t>，</w:t>
                            </w:r>
                            <w:r w:rsidRPr="00CB1996">
                              <w:rPr>
                                <w:rFonts w:ascii="Consolas" w:hAnsi="Consolas"/>
                              </w:rPr>
                              <w:t xml:space="preserve"> instance) {</w:t>
                            </w:r>
                          </w:p>
                          <w:p w14:paraId="2EFFFFFC" w14:textId="77777777" w:rsidR="001D6546" w:rsidRPr="00CB1996" w:rsidRDefault="001D6546" w:rsidP="003D21B3">
                            <w:pPr>
                              <w:ind w:firstLine="188"/>
                              <w:rPr>
                                <w:rFonts w:ascii="Consolas" w:hAnsi="Consolas"/>
                              </w:rPr>
                            </w:pPr>
                            <w:r w:rsidRPr="00CB1996">
                              <w:rPr>
                                <w:rFonts w:ascii="Consolas" w:hAnsi="Consolas"/>
                              </w:rPr>
                              <w:t xml:space="preserve">                    // </w:t>
                            </w:r>
                            <w:r w:rsidRPr="00CB1996">
                              <w:rPr>
                                <w:rFonts w:ascii="Consolas" w:hAnsi="Consolas"/>
                              </w:rPr>
                              <w:t>カレンダーが閉じられた時に呼ばれるコールバック</w:t>
                            </w:r>
                          </w:p>
                          <w:p w14:paraId="2E0C3260"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w:t>
                            </w:r>
                            <w:proofErr w:type="spellStart"/>
                            <w:r w:rsidRPr="00CB1996">
                              <w:rPr>
                                <w:rFonts w:ascii="Consolas" w:hAnsi="Consolas"/>
                              </w:rPr>
                              <w:t>selectedDate</w:t>
                            </w:r>
                            <w:proofErr w:type="spellEnd"/>
                            <w:r w:rsidRPr="00CB1996">
                              <w:rPr>
                                <w:rFonts w:ascii="Consolas" w:hAnsi="Consolas"/>
                              </w:rPr>
                              <w:t xml:space="preserve"> = </w:t>
                            </w:r>
                            <w:proofErr w:type="spellStart"/>
                            <w:r w:rsidRPr="00CB1996">
                              <w:rPr>
                                <w:rFonts w:ascii="Consolas" w:hAnsi="Consolas"/>
                              </w:rPr>
                              <w:t>selectedDates</w:t>
                            </w:r>
                            <w:proofErr w:type="spellEnd"/>
                            <w:r w:rsidRPr="00CB1996">
                              <w:rPr>
                                <w:rFonts w:ascii="Consolas" w:hAnsi="Consolas"/>
                              </w:rPr>
                              <w:t>[0];</w:t>
                            </w:r>
                          </w:p>
                          <w:p w14:paraId="24F55FD3" w14:textId="77777777" w:rsidR="001D6546" w:rsidRPr="00CB1996" w:rsidRDefault="001D6546" w:rsidP="003D21B3">
                            <w:pPr>
                              <w:ind w:firstLine="188"/>
                              <w:rPr>
                                <w:rFonts w:ascii="Consolas" w:hAnsi="Consolas"/>
                              </w:rPr>
                            </w:pPr>
                            <w:r w:rsidRPr="00CB1996">
                              <w:rPr>
                                <w:rFonts w:ascii="Consolas" w:hAnsi="Consolas"/>
                              </w:rPr>
                              <w:t xml:space="preserve">                    if (</w:t>
                            </w:r>
                            <w:proofErr w:type="spellStart"/>
                            <w:r w:rsidRPr="00CB1996">
                              <w:rPr>
                                <w:rFonts w:ascii="Consolas" w:hAnsi="Consolas"/>
                              </w:rPr>
                              <w:t>selectedDate</w:t>
                            </w:r>
                            <w:proofErr w:type="spellEnd"/>
                            <w:r w:rsidRPr="00CB1996">
                              <w:rPr>
                                <w:rFonts w:ascii="Consolas" w:hAnsi="Consolas"/>
                              </w:rPr>
                              <w:t>) {</w:t>
                            </w:r>
                          </w:p>
                          <w:p w14:paraId="7469D80C"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generateAttendanceTableForDate</w:t>
                            </w:r>
                            <w:proofErr w:type="spellEnd"/>
                            <w:r w:rsidRPr="00CB1996">
                              <w:rPr>
                                <w:rFonts w:ascii="Consolas" w:hAnsi="Consolas"/>
                              </w:rPr>
                              <w:t>(</w:t>
                            </w:r>
                            <w:proofErr w:type="spellStart"/>
                            <w:r w:rsidRPr="00CB1996">
                              <w:rPr>
                                <w:rFonts w:ascii="Consolas" w:hAnsi="Consolas"/>
                              </w:rPr>
                              <w:t>selectedDate</w:t>
                            </w:r>
                            <w:proofErr w:type="spellEnd"/>
                            <w:r w:rsidRPr="00CB1996">
                              <w:rPr>
                                <w:rFonts w:ascii="Consolas" w:hAnsi="Consolas"/>
                              </w:rPr>
                              <w:t>);</w:t>
                            </w:r>
                          </w:p>
                          <w:p w14:paraId="1B923F9E" w14:textId="77777777" w:rsidR="001D6546" w:rsidRPr="00CB1996" w:rsidRDefault="001D6546" w:rsidP="003D21B3">
                            <w:pPr>
                              <w:ind w:firstLine="188"/>
                              <w:rPr>
                                <w:rFonts w:ascii="Consolas" w:hAnsi="Consolas"/>
                              </w:rPr>
                            </w:pPr>
                            <w:r w:rsidRPr="00CB1996">
                              <w:rPr>
                                <w:rFonts w:ascii="Consolas" w:hAnsi="Consolas"/>
                              </w:rPr>
                              <w:t xml:space="preserve">                        // </w:t>
                            </w:r>
                            <w:r w:rsidRPr="00CB1996">
                              <w:rPr>
                                <w:rFonts w:ascii="Consolas" w:hAnsi="Consolas"/>
                              </w:rPr>
                              <w:t>以下の</w:t>
                            </w:r>
                            <w:r w:rsidRPr="00CB1996">
                              <w:rPr>
                                <w:rFonts w:ascii="Consolas" w:hAnsi="Consolas"/>
                              </w:rPr>
                              <w:t>2</w:t>
                            </w:r>
                            <w:r w:rsidRPr="00CB1996">
                              <w:rPr>
                                <w:rFonts w:ascii="Consolas" w:hAnsi="Consolas"/>
                              </w:rPr>
                              <w:t>行を追加してカレンダーが閉じたらカレンダーの日付に戻らないようにする</w:t>
                            </w:r>
                          </w:p>
                          <w:p w14:paraId="549F6298" w14:textId="77777777"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instance.setDate</w:t>
                            </w:r>
                            <w:proofErr w:type="spellEnd"/>
                            <w:r w:rsidRPr="00CB1996">
                              <w:rPr>
                                <w:rFonts w:ascii="Consolas" w:hAnsi="Consolas"/>
                              </w:rPr>
                              <w:t>(</w:t>
                            </w:r>
                            <w:proofErr w:type="spellStart"/>
                            <w:r w:rsidRPr="00CB1996">
                              <w:rPr>
                                <w:rFonts w:ascii="Consolas" w:hAnsi="Consolas"/>
                              </w:rPr>
                              <w:t>selectedDate</w:t>
                            </w:r>
                            <w:proofErr w:type="spellEnd"/>
                            <w:r w:rsidRPr="00CB1996">
                              <w:rPr>
                                <w:rFonts w:ascii="Consolas" w:hAnsi="Consolas"/>
                              </w:rPr>
                              <w:t>);</w:t>
                            </w:r>
                          </w:p>
                          <w:p w14:paraId="01964507" w14:textId="77777777" w:rsidR="001D6546" w:rsidRDefault="001D6546" w:rsidP="003D21B3">
                            <w:pPr>
                              <w:ind w:firstLine="188"/>
                            </w:pPr>
                            <w:r>
                              <w:t xml:space="preserve">                        </w:t>
                            </w:r>
                            <w:proofErr w:type="spellStart"/>
                            <w:r>
                              <w:t>currentDateElement.textContent</w:t>
                            </w:r>
                            <w:proofErr w:type="spellEnd"/>
                            <w:r>
                              <w:t xml:space="preserve"> = </w:t>
                            </w:r>
                            <w:proofErr w:type="spellStart"/>
                            <w:r>
                              <w:t>formatDate</w:t>
                            </w:r>
                            <w:proofErr w:type="spellEnd"/>
                            <w:r>
                              <w:t>(</w:t>
                            </w:r>
                            <w:proofErr w:type="spellStart"/>
                            <w:r>
                              <w:t>selectedDate</w:t>
                            </w:r>
                            <w:proofErr w:type="spellEnd"/>
                            <w:r>
                              <w:t>);</w:t>
                            </w:r>
                          </w:p>
                          <w:p w14:paraId="7CE2CEEB" w14:textId="77777777" w:rsidR="001D6546" w:rsidRDefault="001D6546" w:rsidP="003D21B3">
                            <w:pPr>
                              <w:ind w:firstLine="188"/>
                            </w:pPr>
                            <w:r>
                              <w:t xml:space="preserve">                    }</w:t>
                            </w:r>
                          </w:p>
                          <w:p w14:paraId="2429021D" w14:textId="75E71B0F" w:rsidR="001D6546" w:rsidRDefault="001D6546" w:rsidP="003D21B3">
                            <w:pPr>
                              <w:ind w:firstLine="188"/>
                            </w:pPr>
                            <w:r>
                              <w:t xml:space="preserve">                }，</w:t>
                            </w:r>
                          </w:p>
                          <w:p w14:paraId="5442D166" w14:textId="06B82DA9" w:rsidR="001D6546" w:rsidRDefault="001D6546" w:rsidP="003D21B3">
                            <w:pPr>
                              <w:ind w:firstLine="188"/>
                            </w:pPr>
                            <w:r>
                              <w:t xml:space="preserve">                </w:t>
                            </w:r>
                            <w:proofErr w:type="spellStart"/>
                            <w:r>
                              <w:t>clickOpens</w:t>
                            </w:r>
                            <w:proofErr w:type="spellEnd"/>
                            <w:r>
                              <w:t>: false， // デフォルトのカレンダー表示を無効にする</w:t>
                            </w:r>
                          </w:p>
                          <w:p w14:paraId="22681F1B" w14:textId="71184FC6" w:rsidR="001D6546" w:rsidRDefault="001D6546" w:rsidP="003D21B3">
                            <w:pPr>
                              <w:ind w:firstLine="188"/>
                            </w:pPr>
                            <w:r>
                              <w:t xml:space="preserve">                </w:t>
                            </w:r>
                            <w:proofErr w:type="spellStart"/>
                            <w:r>
                              <w:t>defaultDate</w:t>
                            </w:r>
                            <w:proofErr w:type="spellEnd"/>
                            <w:r>
                              <w:t>: new Date()， // 初期表示日を今日に設定</w:t>
                            </w:r>
                          </w:p>
                          <w:p w14:paraId="0F7E1B9D" w14:textId="77777777" w:rsidR="001D6546" w:rsidRDefault="001D6546" w:rsidP="003D21B3">
                            <w:pPr>
                              <w:ind w:firstLine="188"/>
                            </w:pPr>
                            <w:r>
                              <w:t xml:space="preserve">            });</w:t>
                            </w:r>
                          </w:p>
                          <w:p w14:paraId="73F6107A" w14:textId="77777777" w:rsidR="001D6546" w:rsidRDefault="001D6546" w:rsidP="003D21B3">
                            <w:pPr>
                              <w:ind w:firstLine="188"/>
                            </w:pPr>
                          </w:p>
                          <w:p w14:paraId="41E30C3C" w14:textId="77777777" w:rsidR="001D6546" w:rsidRDefault="001D6546" w:rsidP="003D21B3">
                            <w:pPr>
                              <w:ind w:firstLine="188"/>
                            </w:pPr>
                            <w:r>
                              <w:t xml:space="preserve">            // 日付テキストをクリックした時に手動でカレンダーを表示</w:t>
                            </w:r>
                          </w:p>
                          <w:p w14:paraId="3E5933A3" w14:textId="7D38DBE4" w:rsidR="001D6546" w:rsidRDefault="001D6546" w:rsidP="003D21B3">
                            <w:pPr>
                              <w:ind w:firstLine="188"/>
                            </w:pPr>
                            <w:r>
                              <w:t xml:space="preserve">            </w:t>
                            </w:r>
                            <w:proofErr w:type="spellStart"/>
                            <w:r>
                              <w:t>currentDateElement.addEventListener</w:t>
                            </w:r>
                            <w:proofErr w:type="spellEnd"/>
                            <w:r>
                              <w:t>("click"， function () {</w:t>
                            </w:r>
                          </w:p>
                          <w:p w14:paraId="7F1EC5E2" w14:textId="77777777" w:rsidR="001D6546" w:rsidRDefault="001D6546" w:rsidP="003D21B3">
                            <w:pPr>
                              <w:ind w:firstLine="188"/>
                            </w:pPr>
                            <w:r>
                              <w:t xml:space="preserve">                </w:t>
                            </w:r>
                            <w:proofErr w:type="spellStart"/>
                            <w:r>
                              <w:t>flatpickrInstance.toggle</w:t>
                            </w:r>
                            <w:proofErr w:type="spellEnd"/>
                            <w:r>
                              <w:t>();</w:t>
                            </w:r>
                          </w:p>
                          <w:p w14:paraId="5A9A6EDA" w14:textId="77777777" w:rsidR="001D6546" w:rsidRDefault="001D6546" w:rsidP="003D21B3">
                            <w:pPr>
                              <w:ind w:firstLine="188"/>
                            </w:pPr>
                            <w:r>
                              <w:t xml:space="preserve">            });</w:t>
                            </w:r>
                          </w:p>
                          <w:p w14:paraId="719B95DB" w14:textId="77777777" w:rsidR="001D6546" w:rsidRDefault="001D6546" w:rsidP="003D21B3">
                            <w:pPr>
                              <w:ind w:firstLine="188"/>
                            </w:pPr>
                          </w:p>
                          <w:p w14:paraId="78D0EBA4" w14:textId="77777777" w:rsidR="001D6546" w:rsidRDefault="001D6546" w:rsidP="003D21B3">
                            <w:pPr>
                              <w:ind w:firstLine="188"/>
                            </w:pPr>
                            <w:r>
                              <w:t xml:space="preserve">            // カレンダーの日付をクリックしても閉じないようにする</w:t>
                            </w:r>
                          </w:p>
                          <w:p w14:paraId="01ECE0CD" w14:textId="2DDCA019" w:rsidR="001D6546" w:rsidRDefault="001D6546" w:rsidP="003D21B3">
                            <w:pPr>
                              <w:ind w:firstLine="188"/>
                            </w:pPr>
                            <w:r>
                              <w:t xml:space="preserve">            </w:t>
                            </w:r>
                            <w:proofErr w:type="spellStart"/>
                            <w:r>
                              <w:t>flatpickrInstance.calendarContainer.addEventListener</w:t>
                            </w:r>
                            <w:proofErr w:type="spellEnd"/>
                            <w:r>
                              <w:t>("click"， function (e) {</w:t>
                            </w:r>
                          </w:p>
                          <w:p w14:paraId="7778D370" w14:textId="77777777" w:rsidR="001D6546" w:rsidRDefault="001D6546" w:rsidP="003D21B3">
                            <w:pPr>
                              <w:ind w:firstLine="188"/>
                            </w:pPr>
                            <w:r>
                              <w:t xml:space="preserve">                </w:t>
                            </w:r>
                            <w:proofErr w:type="spellStart"/>
                            <w:r>
                              <w:t>e.stopPropagation</w:t>
                            </w:r>
                            <w:proofErr w:type="spellEnd"/>
                            <w:r>
                              <w:t>();</w:t>
                            </w:r>
                          </w:p>
                          <w:p w14:paraId="71546E04" w14:textId="77777777" w:rsidR="001D6546" w:rsidRDefault="001D6546" w:rsidP="003D21B3">
                            <w:pPr>
                              <w:ind w:firstLine="188"/>
                            </w:pPr>
                            <w:r>
                              <w:t xml:space="preserve">            });</w:t>
                            </w:r>
                          </w:p>
                          <w:p w14:paraId="4F0D89CF" w14:textId="77777777" w:rsidR="001D6546" w:rsidRDefault="001D6546" w:rsidP="003D21B3">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937D8" id="テキスト ボックス 2067" o:spid="_x0000_s1100" type="#_x0000_t202" style="position:absolute;left:0;text-align:left;margin-left:373.35pt;margin-top:8pt;width:424.55pt;height:620.25pt;z-index:251760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" fillcolor="white [3201]" strokeweight=".5pt">
                <v:textbox>
                  <w:txbxContent>
                    <w:p w14:paraId="5E5E4768" w14:textId="77777777" w:rsidR="001D6546" w:rsidRPr="00CB1996" w:rsidRDefault="001D6546" w:rsidP="003D21B3">
                      <w:pPr>
                        <w:ind w:firstLine="188"/>
                        <w:rPr>
                          <w:rFonts w:ascii="Consolas" w:hAnsi="Consolas"/>
                        </w:rPr>
                      </w:pPr>
                      <w:r w:rsidRPr="00CB1996">
                        <w:rPr>
                          <w:rFonts w:ascii="Consolas" w:hAnsi="Consolas"/>
                        </w:rPr>
                        <w:t>function initFlatpickr() {</w:t>
                      </w:r>
                    </w:p>
                    <w:p w14:paraId="61E64183" w14:textId="77777777" w:rsidR="001D6546" w:rsidRPr="00CB1996" w:rsidRDefault="001D6546" w:rsidP="003D21B3">
                      <w:pPr>
                        <w:ind w:firstLine="188"/>
                        <w:rPr>
                          <w:rFonts w:ascii="Consolas" w:hAnsi="Consolas"/>
                        </w:rPr>
                      </w:pPr>
                      <w:r w:rsidRPr="00CB1996">
                        <w:rPr>
                          <w:rFonts w:ascii="Consolas" w:hAnsi="Consolas"/>
                        </w:rPr>
                        <w:t xml:space="preserve">            const currentDateElement = document.getElementById("currentDateText");</w:t>
                      </w:r>
                    </w:p>
                    <w:p w14:paraId="25CF04A8" w14:textId="77777777" w:rsidR="001D6546" w:rsidRPr="00CB1996" w:rsidRDefault="001D6546" w:rsidP="003D21B3">
                      <w:pPr>
                        <w:ind w:firstLine="188"/>
                        <w:rPr>
                          <w:rFonts w:ascii="Consolas" w:hAnsi="Consolas"/>
                        </w:rPr>
                      </w:pPr>
                      <w:r w:rsidRPr="00CB1996">
                        <w:rPr>
                          <w:rFonts w:ascii="Consolas" w:hAnsi="Consolas"/>
                        </w:rPr>
                        <w:t xml:space="preserve">            // </w:t>
                      </w:r>
                      <w:r w:rsidRPr="00CB1996">
                        <w:rPr>
                          <w:rFonts w:ascii="Consolas" w:hAnsi="Consolas"/>
                        </w:rPr>
                        <w:t>カレンダーを手動で開くためのインスタンスを作成</w:t>
                      </w:r>
                    </w:p>
                    <w:p w14:paraId="11F26B5D" w14:textId="2422780E" w:rsidR="001D6546" w:rsidRPr="00CB1996" w:rsidRDefault="001D6546" w:rsidP="003D21B3">
                      <w:pPr>
                        <w:ind w:firstLine="188"/>
                        <w:rPr>
                          <w:rFonts w:ascii="Consolas" w:hAnsi="Consolas"/>
                        </w:rPr>
                      </w:pPr>
                      <w:r w:rsidRPr="00CB1996">
                        <w:rPr>
                          <w:rFonts w:ascii="Consolas" w:hAnsi="Consolas"/>
                        </w:rPr>
                        <w:t xml:space="preserve">            const flatpickrInstance = flatpickr(currentDateElement</w:t>
                      </w:r>
                      <w:r>
                        <w:rPr>
                          <w:rFonts w:ascii="Consolas" w:hAnsi="Consolas"/>
                        </w:rPr>
                        <w:t>，</w:t>
                      </w:r>
                      <w:r w:rsidRPr="00CB1996">
                        <w:rPr>
                          <w:rFonts w:ascii="Consolas" w:hAnsi="Consolas"/>
                        </w:rPr>
                        <w:t xml:space="preserve"> {</w:t>
                      </w:r>
                    </w:p>
                    <w:p w14:paraId="1C0D8975" w14:textId="010759B7" w:rsidR="001D6546" w:rsidRPr="00CB1996" w:rsidRDefault="001D6546" w:rsidP="003D21B3">
                      <w:pPr>
                        <w:ind w:firstLine="188"/>
                        <w:rPr>
                          <w:rFonts w:ascii="Consolas" w:hAnsi="Consolas"/>
                        </w:rPr>
                      </w:pPr>
                      <w:r w:rsidRPr="00CB1996">
                        <w:rPr>
                          <w:rFonts w:ascii="Consolas" w:hAnsi="Consolas"/>
                        </w:rPr>
                        <w:t xml:space="preserve">                dateFormat: "Y-m-d\\(D)"</w:t>
                      </w:r>
                      <w:r>
                        <w:rPr>
                          <w:rFonts w:ascii="Consolas" w:hAnsi="Consolas"/>
                        </w:rPr>
                        <w:t>，</w:t>
                      </w:r>
                      <w:r w:rsidRPr="00CB1996">
                        <w:rPr>
                          <w:rFonts w:ascii="Consolas" w:hAnsi="Consolas"/>
                        </w:rPr>
                        <w:t xml:space="preserve"> // `%D` </w:t>
                      </w:r>
                      <w:r w:rsidRPr="00CB1996">
                        <w:rPr>
                          <w:rFonts w:ascii="Consolas" w:hAnsi="Consolas"/>
                        </w:rPr>
                        <w:t>ではなく</w:t>
                      </w:r>
                      <w:r w:rsidRPr="00CB1996">
                        <w:rPr>
                          <w:rFonts w:ascii="Consolas" w:hAnsi="Consolas"/>
                        </w:rPr>
                        <w:t xml:space="preserve"> `D` </w:t>
                      </w:r>
                      <w:r w:rsidRPr="00CB1996">
                        <w:rPr>
                          <w:rFonts w:ascii="Consolas" w:hAnsi="Consolas"/>
                        </w:rPr>
                        <w:t>を使って曜日を表示</w:t>
                      </w:r>
                    </w:p>
                    <w:p w14:paraId="4E5F0999" w14:textId="5347EEF7" w:rsidR="001D6546" w:rsidRPr="00CB1996" w:rsidRDefault="001D6546" w:rsidP="003D21B3">
                      <w:pPr>
                        <w:ind w:firstLine="188"/>
                        <w:rPr>
                          <w:rFonts w:ascii="Consolas" w:hAnsi="Consolas"/>
                        </w:rPr>
                      </w:pPr>
                      <w:r w:rsidRPr="00CB1996">
                        <w:rPr>
                          <w:rFonts w:ascii="Consolas" w:hAnsi="Consolas"/>
                        </w:rPr>
                        <w:t xml:space="preserve">                onClose: function (selectedDates</w:t>
                      </w:r>
                      <w:r>
                        <w:rPr>
                          <w:rFonts w:ascii="Consolas" w:hAnsi="Consolas"/>
                        </w:rPr>
                        <w:t>，</w:t>
                      </w:r>
                      <w:r w:rsidRPr="00CB1996">
                        <w:rPr>
                          <w:rFonts w:ascii="Consolas" w:hAnsi="Consolas"/>
                        </w:rPr>
                        <w:t xml:space="preserve"> dateStr</w:t>
                      </w:r>
                      <w:r>
                        <w:rPr>
                          <w:rFonts w:ascii="Consolas" w:hAnsi="Consolas"/>
                        </w:rPr>
                        <w:t>，</w:t>
                      </w:r>
                      <w:r w:rsidRPr="00CB1996">
                        <w:rPr>
                          <w:rFonts w:ascii="Consolas" w:hAnsi="Consolas"/>
                        </w:rPr>
                        <w:t xml:space="preserve"> instance) {</w:t>
                      </w:r>
                    </w:p>
                    <w:p w14:paraId="2EFFFFFC" w14:textId="77777777" w:rsidR="001D6546" w:rsidRPr="00CB1996" w:rsidRDefault="001D6546" w:rsidP="003D21B3">
                      <w:pPr>
                        <w:ind w:firstLine="188"/>
                        <w:rPr>
                          <w:rFonts w:ascii="Consolas" w:hAnsi="Consolas"/>
                        </w:rPr>
                      </w:pPr>
                      <w:r w:rsidRPr="00CB1996">
                        <w:rPr>
                          <w:rFonts w:ascii="Consolas" w:hAnsi="Consolas"/>
                        </w:rPr>
                        <w:t xml:space="preserve">                    // </w:t>
                      </w:r>
                      <w:r w:rsidRPr="00CB1996">
                        <w:rPr>
                          <w:rFonts w:ascii="Consolas" w:hAnsi="Consolas"/>
                        </w:rPr>
                        <w:t>カレンダーが閉じられた時に呼ばれるコールバック</w:t>
                      </w:r>
                    </w:p>
                    <w:p w14:paraId="2E0C3260" w14:textId="77777777" w:rsidR="001D6546" w:rsidRPr="00CB1996" w:rsidRDefault="001D6546" w:rsidP="003D21B3">
                      <w:pPr>
                        <w:ind w:firstLine="188"/>
                        <w:rPr>
                          <w:rFonts w:ascii="Consolas" w:hAnsi="Consolas"/>
                        </w:rPr>
                      </w:pPr>
                      <w:r w:rsidRPr="00CB1996">
                        <w:rPr>
                          <w:rFonts w:ascii="Consolas" w:hAnsi="Consolas"/>
                        </w:rPr>
                        <w:t xml:space="preserve">                    const selectedDate = selectedDates[0];</w:t>
                      </w:r>
                    </w:p>
                    <w:p w14:paraId="24F55FD3" w14:textId="77777777" w:rsidR="001D6546" w:rsidRPr="00CB1996" w:rsidRDefault="001D6546" w:rsidP="003D21B3">
                      <w:pPr>
                        <w:ind w:firstLine="188"/>
                        <w:rPr>
                          <w:rFonts w:ascii="Consolas" w:hAnsi="Consolas"/>
                        </w:rPr>
                      </w:pPr>
                      <w:r w:rsidRPr="00CB1996">
                        <w:rPr>
                          <w:rFonts w:ascii="Consolas" w:hAnsi="Consolas"/>
                        </w:rPr>
                        <w:t xml:space="preserve">                    if (selectedDate) {</w:t>
                      </w:r>
                    </w:p>
                    <w:p w14:paraId="7469D80C" w14:textId="77777777" w:rsidR="001D6546" w:rsidRPr="00CB1996" w:rsidRDefault="001D6546" w:rsidP="003D21B3">
                      <w:pPr>
                        <w:ind w:firstLine="188"/>
                        <w:rPr>
                          <w:rFonts w:ascii="Consolas" w:hAnsi="Consolas"/>
                        </w:rPr>
                      </w:pPr>
                      <w:r w:rsidRPr="00CB1996">
                        <w:rPr>
                          <w:rFonts w:ascii="Consolas" w:hAnsi="Consolas"/>
                        </w:rPr>
                        <w:t xml:space="preserve">                        generateAttendanceTableForDate(selectedDate);</w:t>
                      </w:r>
                    </w:p>
                    <w:p w14:paraId="1B923F9E" w14:textId="77777777" w:rsidR="001D6546" w:rsidRPr="00CB1996" w:rsidRDefault="001D6546" w:rsidP="003D21B3">
                      <w:pPr>
                        <w:ind w:firstLine="188"/>
                        <w:rPr>
                          <w:rFonts w:ascii="Consolas" w:hAnsi="Consolas"/>
                        </w:rPr>
                      </w:pPr>
                      <w:r w:rsidRPr="00CB1996">
                        <w:rPr>
                          <w:rFonts w:ascii="Consolas" w:hAnsi="Consolas"/>
                        </w:rPr>
                        <w:t xml:space="preserve">                        // </w:t>
                      </w:r>
                      <w:r w:rsidRPr="00CB1996">
                        <w:rPr>
                          <w:rFonts w:ascii="Consolas" w:hAnsi="Consolas"/>
                        </w:rPr>
                        <w:t>以下の</w:t>
                      </w:r>
                      <w:r w:rsidRPr="00CB1996">
                        <w:rPr>
                          <w:rFonts w:ascii="Consolas" w:hAnsi="Consolas"/>
                        </w:rPr>
                        <w:t>2</w:t>
                      </w:r>
                      <w:r w:rsidRPr="00CB1996">
                        <w:rPr>
                          <w:rFonts w:ascii="Consolas" w:hAnsi="Consolas"/>
                        </w:rPr>
                        <w:t>行を追加してカレンダーが閉じたらカレンダーの日付に戻らないようにする</w:t>
                      </w:r>
                    </w:p>
                    <w:p w14:paraId="549F6298" w14:textId="77777777" w:rsidR="001D6546" w:rsidRPr="00CB1996" w:rsidRDefault="001D6546" w:rsidP="003D21B3">
                      <w:pPr>
                        <w:ind w:firstLine="188"/>
                        <w:rPr>
                          <w:rFonts w:ascii="Consolas" w:hAnsi="Consolas"/>
                        </w:rPr>
                      </w:pPr>
                      <w:r w:rsidRPr="00CB1996">
                        <w:rPr>
                          <w:rFonts w:ascii="Consolas" w:hAnsi="Consolas"/>
                        </w:rPr>
                        <w:t xml:space="preserve">                        instance.setDate(selectedDate);</w:t>
                      </w:r>
                    </w:p>
                    <w:p w14:paraId="01964507" w14:textId="77777777" w:rsidR="001D6546" w:rsidRDefault="001D6546" w:rsidP="003D21B3">
                      <w:pPr>
                        <w:ind w:firstLine="188"/>
                      </w:pPr>
                      <w:r>
                        <w:t xml:space="preserve">                        currentDateElement.textContent = formatDate(selectedDate);</w:t>
                      </w:r>
                    </w:p>
                    <w:p w14:paraId="7CE2CEEB" w14:textId="77777777" w:rsidR="001D6546" w:rsidRDefault="001D6546" w:rsidP="003D21B3">
                      <w:pPr>
                        <w:ind w:firstLine="188"/>
                      </w:pPr>
                      <w:r>
                        <w:t xml:space="preserve">                    }</w:t>
                      </w:r>
                    </w:p>
                    <w:p w14:paraId="2429021D" w14:textId="75E71B0F" w:rsidR="001D6546" w:rsidRDefault="001D6546" w:rsidP="003D21B3">
                      <w:pPr>
                        <w:ind w:firstLine="188"/>
                      </w:pPr>
                      <w:r>
                        <w:t xml:space="preserve">                }，</w:t>
                      </w:r>
                    </w:p>
                    <w:p w14:paraId="5442D166" w14:textId="06B82DA9" w:rsidR="001D6546" w:rsidRDefault="001D6546" w:rsidP="003D21B3">
                      <w:pPr>
                        <w:ind w:firstLine="188"/>
                      </w:pPr>
                      <w:r>
                        <w:t xml:space="preserve">                clickOpens: false， // デフォルトのカレンダー表示を無効にする</w:t>
                      </w:r>
                    </w:p>
                    <w:p w14:paraId="22681F1B" w14:textId="71184FC6" w:rsidR="001D6546" w:rsidRDefault="001D6546" w:rsidP="003D21B3">
                      <w:pPr>
                        <w:ind w:firstLine="188"/>
                      </w:pPr>
                      <w:r>
                        <w:t xml:space="preserve">                defaultDate: new Date()， // 初期表示日を今日に設定</w:t>
                      </w:r>
                    </w:p>
                    <w:p w14:paraId="0F7E1B9D" w14:textId="77777777" w:rsidR="001D6546" w:rsidRDefault="001D6546" w:rsidP="003D21B3">
                      <w:pPr>
                        <w:ind w:firstLine="188"/>
                      </w:pPr>
                      <w:r>
                        <w:t xml:space="preserve">            });</w:t>
                      </w:r>
                    </w:p>
                    <w:p w14:paraId="73F6107A" w14:textId="77777777" w:rsidR="001D6546" w:rsidRDefault="001D6546" w:rsidP="003D21B3">
                      <w:pPr>
                        <w:ind w:firstLine="188"/>
                      </w:pPr>
                    </w:p>
                    <w:p w14:paraId="41E30C3C" w14:textId="77777777" w:rsidR="001D6546" w:rsidRDefault="001D6546" w:rsidP="003D21B3">
                      <w:pPr>
                        <w:ind w:firstLine="188"/>
                      </w:pPr>
                      <w:r>
                        <w:t xml:space="preserve">            // 日付テキストをクリックした時に手動でカレンダーを表示</w:t>
                      </w:r>
                    </w:p>
                    <w:p w14:paraId="3E5933A3" w14:textId="7D38DBE4" w:rsidR="001D6546" w:rsidRDefault="001D6546" w:rsidP="003D21B3">
                      <w:pPr>
                        <w:ind w:firstLine="188"/>
                      </w:pPr>
                      <w:r>
                        <w:t xml:space="preserve">            currentDateElement.addEventListener("click"， function () {</w:t>
                      </w:r>
                    </w:p>
                    <w:p w14:paraId="7F1EC5E2" w14:textId="77777777" w:rsidR="001D6546" w:rsidRDefault="001D6546" w:rsidP="003D21B3">
                      <w:pPr>
                        <w:ind w:firstLine="188"/>
                      </w:pPr>
                      <w:r>
                        <w:t xml:space="preserve">                flatpickrInstance.toggle();</w:t>
                      </w:r>
                    </w:p>
                    <w:p w14:paraId="5A9A6EDA" w14:textId="77777777" w:rsidR="001D6546" w:rsidRDefault="001D6546" w:rsidP="003D21B3">
                      <w:pPr>
                        <w:ind w:firstLine="188"/>
                      </w:pPr>
                      <w:r>
                        <w:t xml:space="preserve">            });</w:t>
                      </w:r>
                    </w:p>
                    <w:p w14:paraId="719B95DB" w14:textId="77777777" w:rsidR="001D6546" w:rsidRDefault="001D6546" w:rsidP="003D21B3">
                      <w:pPr>
                        <w:ind w:firstLine="188"/>
                      </w:pPr>
                    </w:p>
                    <w:p w14:paraId="78D0EBA4" w14:textId="77777777" w:rsidR="001D6546" w:rsidRDefault="001D6546" w:rsidP="003D21B3">
                      <w:pPr>
                        <w:ind w:firstLine="188"/>
                      </w:pPr>
                      <w:r>
                        <w:t xml:space="preserve">            // カレンダーの日付をクリックしても閉じないようにする</w:t>
                      </w:r>
                    </w:p>
                    <w:p w14:paraId="01ECE0CD" w14:textId="2DDCA019" w:rsidR="001D6546" w:rsidRDefault="001D6546" w:rsidP="003D21B3">
                      <w:pPr>
                        <w:ind w:firstLine="188"/>
                      </w:pPr>
                      <w:r>
                        <w:t xml:space="preserve">            flatpickrInstance.calendarContainer.addEventListener("click"， function (e) {</w:t>
                      </w:r>
                    </w:p>
                    <w:p w14:paraId="7778D370" w14:textId="77777777" w:rsidR="001D6546" w:rsidRDefault="001D6546" w:rsidP="003D21B3">
                      <w:pPr>
                        <w:ind w:firstLine="188"/>
                      </w:pPr>
                      <w:r>
                        <w:t xml:space="preserve">                e.stopPropagation();</w:t>
                      </w:r>
                    </w:p>
                    <w:p w14:paraId="71546E04" w14:textId="77777777" w:rsidR="001D6546" w:rsidRDefault="001D6546" w:rsidP="003D21B3">
                      <w:pPr>
                        <w:ind w:firstLine="188"/>
                      </w:pPr>
                      <w:r>
                        <w:t xml:space="preserve">            });</w:t>
                      </w:r>
                    </w:p>
                    <w:p w14:paraId="4F0D89CF" w14:textId="77777777" w:rsidR="001D6546" w:rsidRDefault="001D6546" w:rsidP="003D21B3">
                      <w:pPr>
                        <w:ind w:firstLine="188"/>
                      </w:pPr>
                      <w:r>
                        <w:t xml:space="preserve">        }</w:t>
                      </w:r>
                    </w:p>
                  </w:txbxContent>
                </v:textbox>
                <w10:wrap anchorx="margin"/>
              </v:shape>
            </w:pict>
          </mc:Fallback>
        </mc:AlternateContent>
      </w:r>
    </w:p>
    <w:p w14:paraId="0E4D3262" w14:textId="77777777" w:rsidR="003D21B3" w:rsidRDefault="003D21B3" w:rsidP="003D21B3">
      <w:pPr>
        <w:ind w:firstLine="188"/>
      </w:pPr>
    </w:p>
    <w:p w14:paraId="42929F83" w14:textId="77777777" w:rsidR="003D21B3" w:rsidRDefault="003D21B3" w:rsidP="003D21B3">
      <w:pPr>
        <w:ind w:firstLine="188"/>
      </w:pPr>
    </w:p>
    <w:p w14:paraId="0DFE2A20" w14:textId="77777777" w:rsidR="003D21B3" w:rsidRDefault="003D21B3" w:rsidP="003D21B3">
      <w:pPr>
        <w:ind w:firstLine="188"/>
      </w:pPr>
    </w:p>
    <w:p w14:paraId="0412AEE0" w14:textId="199604C6" w:rsidR="003D21B3" w:rsidRDefault="003D21B3" w:rsidP="003D21B3">
      <w:pPr>
        <w:ind w:firstLine="188"/>
      </w:pPr>
    </w:p>
    <w:p w14:paraId="2B41D07C" w14:textId="2C01D89E" w:rsidR="0004263D" w:rsidRDefault="0004263D" w:rsidP="003D21B3">
      <w:pPr>
        <w:ind w:firstLine="188"/>
      </w:pPr>
    </w:p>
    <w:p w14:paraId="5DDFF2B9" w14:textId="1C44A636" w:rsidR="0004263D" w:rsidRDefault="0004263D" w:rsidP="003D21B3">
      <w:pPr>
        <w:ind w:firstLine="188"/>
      </w:pPr>
    </w:p>
    <w:p w14:paraId="10A923E3" w14:textId="77777777" w:rsidR="0004263D" w:rsidRDefault="0004263D" w:rsidP="003D21B3">
      <w:pPr>
        <w:ind w:firstLine="188"/>
      </w:pPr>
    </w:p>
    <w:p w14:paraId="5BCB7CCC" w14:textId="77777777" w:rsidR="003D21B3" w:rsidRDefault="003D21B3" w:rsidP="003D21B3">
      <w:pPr>
        <w:ind w:firstLine="188"/>
      </w:pPr>
    </w:p>
    <w:p w14:paraId="287F8B82" w14:textId="77777777" w:rsidR="003D21B3" w:rsidRDefault="003D21B3" w:rsidP="003D21B3">
      <w:pPr>
        <w:ind w:firstLine="188"/>
      </w:pPr>
    </w:p>
    <w:p w14:paraId="4017B532" w14:textId="77777777" w:rsidR="003D21B3" w:rsidRDefault="003D21B3" w:rsidP="003D21B3">
      <w:pPr>
        <w:ind w:firstLine="188"/>
      </w:pPr>
    </w:p>
    <w:p w14:paraId="688F1721" w14:textId="77777777" w:rsidR="003D21B3" w:rsidRDefault="003D21B3" w:rsidP="003D21B3">
      <w:pPr>
        <w:ind w:firstLine="188"/>
      </w:pPr>
    </w:p>
    <w:p w14:paraId="54773044" w14:textId="77777777" w:rsidR="003D21B3" w:rsidRDefault="003D21B3" w:rsidP="003D21B3">
      <w:pPr>
        <w:ind w:firstLine="188"/>
      </w:pPr>
    </w:p>
    <w:p w14:paraId="7B839464" w14:textId="77777777" w:rsidR="003D21B3" w:rsidRDefault="003D21B3" w:rsidP="003D21B3">
      <w:pPr>
        <w:ind w:firstLine="188"/>
      </w:pPr>
    </w:p>
    <w:p w14:paraId="01E0AB8E" w14:textId="77777777" w:rsidR="003D21B3" w:rsidRDefault="003D21B3" w:rsidP="003D21B3">
      <w:pPr>
        <w:ind w:firstLine="188"/>
      </w:pPr>
    </w:p>
    <w:p w14:paraId="2322175E" w14:textId="77777777" w:rsidR="003D21B3" w:rsidRDefault="003D21B3" w:rsidP="003D21B3">
      <w:pPr>
        <w:ind w:firstLine="188"/>
      </w:pPr>
    </w:p>
    <w:p w14:paraId="6DE72E24" w14:textId="72EE87BD" w:rsidR="003D21B3" w:rsidRDefault="003D21B3" w:rsidP="003D21B3">
      <w:pPr>
        <w:ind w:firstLine="188"/>
      </w:pPr>
    </w:p>
    <w:p w14:paraId="58E20660" w14:textId="77777777" w:rsidR="003D21B3" w:rsidRDefault="003D21B3" w:rsidP="003D21B3">
      <w:pPr>
        <w:ind w:firstLine="188"/>
      </w:pPr>
    </w:p>
    <w:p w14:paraId="721B6EE8" w14:textId="77777777" w:rsidR="003D21B3" w:rsidRDefault="003D21B3" w:rsidP="003D21B3">
      <w:pPr>
        <w:ind w:firstLine="188"/>
      </w:pPr>
    </w:p>
    <w:p w14:paraId="217AB8EA" w14:textId="77777777" w:rsidR="003D21B3" w:rsidRDefault="003D21B3" w:rsidP="003D21B3">
      <w:pPr>
        <w:ind w:firstLine="188"/>
      </w:pPr>
    </w:p>
    <w:p w14:paraId="7C149B95" w14:textId="77777777" w:rsidR="003D21B3" w:rsidRDefault="003D21B3" w:rsidP="003D21B3">
      <w:pPr>
        <w:ind w:firstLine="188"/>
      </w:pPr>
    </w:p>
    <w:p w14:paraId="3DA19445" w14:textId="77777777" w:rsidR="003D21B3" w:rsidRDefault="003D21B3" w:rsidP="003D21B3">
      <w:pPr>
        <w:ind w:firstLine="188"/>
      </w:pPr>
    </w:p>
    <w:p w14:paraId="7AC1FFB1" w14:textId="77777777" w:rsidR="003D21B3" w:rsidRDefault="003D21B3" w:rsidP="003D21B3">
      <w:pPr>
        <w:ind w:firstLine="188"/>
      </w:pPr>
    </w:p>
    <w:p w14:paraId="7F7B2754" w14:textId="39BAFCF5" w:rsidR="003D21B3" w:rsidRDefault="0004263D" w:rsidP="003D21B3">
      <w:pPr>
        <w:ind w:firstLine="188"/>
      </w:pPr>
      <w:r>
        <w:rPr>
          <w:rFonts w:hint="eastAsia"/>
          <w:noProof/>
        </w:rPr>
        <w:lastRenderedPageBreak/>
        <mc:AlternateContent>
          <mc:Choice Requires="wps">
            <w:drawing>
              <wp:anchor distT="0" distB="0" distL="114300" distR="114300" simplePos="0" relativeHeight="251910144" behindDoc="0" locked="0" layoutInCell="1" allowOverlap="1" wp14:anchorId="558722C3" wp14:editId="2CB2B2DC">
                <wp:simplePos x="0" y="0"/>
                <wp:positionH relativeFrom="margin">
                  <wp:align>left</wp:align>
                </wp:positionH>
                <wp:positionV relativeFrom="paragraph">
                  <wp:posOffset>-3174</wp:posOffset>
                </wp:positionV>
                <wp:extent cx="5391509" cy="2743200"/>
                <wp:effectExtent l="0" t="0" r="19050" b="19050"/>
                <wp:wrapNone/>
                <wp:docPr id="73" name="テキスト ボックス 73"/>
                <wp:cNvGraphicFramePr/>
                <a:graphic xmlns:a="http://schemas.openxmlformats.org/drawingml/2006/main">
                  <a:graphicData uri="http://schemas.microsoft.com/office/word/2010/wordprocessingShape">
                    <wps:wsp>
                      <wps:cNvSpPr txBox="1"/>
                      <wps:spPr>
                        <a:xfrm>
                          <a:off x="0" y="0"/>
                          <a:ext cx="5391509" cy="2743200"/>
                        </a:xfrm>
                        <a:prstGeom prst="rect">
                          <a:avLst/>
                        </a:prstGeom>
                        <a:solidFill>
                          <a:schemeClr val="lt1"/>
                        </a:solidFill>
                        <a:ln w="6350">
                          <a:solidFill>
                            <a:prstClr val="black"/>
                          </a:solidFill>
                        </a:ln>
                      </wps:spPr>
                      <wps:txbx>
                        <w:txbxContent>
                          <w:p w14:paraId="49D703E5" w14:textId="77777777" w:rsidR="001D6546" w:rsidRDefault="001D6546" w:rsidP="0004263D">
                            <w:pPr>
                              <w:ind w:firstLine="188"/>
                            </w:pPr>
                            <w:r>
                              <w:t xml:space="preserve">                </w:t>
                            </w:r>
                            <w:proofErr w:type="spellStart"/>
                            <w:r>
                              <w:t>flatpickrInstance.toggle</w:t>
                            </w:r>
                            <w:proofErr w:type="spellEnd"/>
                            <w:r>
                              <w:t>();</w:t>
                            </w:r>
                          </w:p>
                          <w:p w14:paraId="58BD4C98" w14:textId="77777777" w:rsidR="001D6546" w:rsidRDefault="001D6546" w:rsidP="0004263D">
                            <w:pPr>
                              <w:ind w:firstLine="188"/>
                            </w:pPr>
                            <w:r>
                              <w:t xml:space="preserve">            });</w:t>
                            </w:r>
                          </w:p>
                          <w:p w14:paraId="71304C57" w14:textId="77777777" w:rsidR="001D6546" w:rsidRDefault="001D6546" w:rsidP="0004263D">
                            <w:pPr>
                              <w:ind w:firstLine="188"/>
                            </w:pPr>
                          </w:p>
                          <w:p w14:paraId="64ED9FBD" w14:textId="77777777" w:rsidR="001D6546" w:rsidRDefault="001D6546" w:rsidP="0004263D">
                            <w:pPr>
                              <w:ind w:firstLine="188"/>
                            </w:pPr>
                            <w:r>
                              <w:t xml:space="preserve">            // カレンダーの日付をクリックしても閉じないようにする</w:t>
                            </w:r>
                          </w:p>
                          <w:p w14:paraId="0B15F280" w14:textId="288EC506" w:rsidR="001D6546" w:rsidRDefault="001D6546" w:rsidP="0004263D">
                            <w:pPr>
                              <w:ind w:firstLine="188"/>
                            </w:pPr>
                            <w:r>
                              <w:t xml:space="preserve">            </w:t>
                            </w:r>
                            <w:proofErr w:type="spellStart"/>
                            <w:r>
                              <w:t>flatpickrInstance.calendarContainer.addEventListener</w:t>
                            </w:r>
                            <w:proofErr w:type="spellEnd"/>
                            <w:r>
                              <w:t>("click"， function (e) {</w:t>
                            </w:r>
                          </w:p>
                          <w:p w14:paraId="6404CDFF" w14:textId="77777777" w:rsidR="001D6546" w:rsidRDefault="001D6546" w:rsidP="0004263D">
                            <w:pPr>
                              <w:ind w:firstLine="188"/>
                            </w:pPr>
                            <w:r>
                              <w:t xml:space="preserve">                </w:t>
                            </w:r>
                            <w:proofErr w:type="spellStart"/>
                            <w:r>
                              <w:t>e.stopPropagation</w:t>
                            </w:r>
                            <w:proofErr w:type="spellEnd"/>
                            <w:r>
                              <w:t>();</w:t>
                            </w:r>
                          </w:p>
                          <w:p w14:paraId="275FA401" w14:textId="77777777" w:rsidR="001D6546" w:rsidRDefault="001D6546" w:rsidP="0004263D">
                            <w:pPr>
                              <w:ind w:firstLine="188"/>
                            </w:pPr>
                            <w:r>
                              <w:t xml:space="preserve">            });</w:t>
                            </w:r>
                          </w:p>
                          <w:p w14:paraId="1B237137" w14:textId="77777777" w:rsidR="001D6546" w:rsidRDefault="001D6546" w:rsidP="0004263D">
                            <w:pPr>
                              <w:ind w:firstLine="188"/>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722C3" id="テキスト ボックス 73" o:spid="_x0000_s1101" type="#_x0000_t202" style="position:absolute;left:0;text-align:left;margin-left:0;margin-top:-.25pt;width:424.55pt;height:3in;z-index:251910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" fillcolor="white [3201]" strokeweight=".5pt">
                <v:textbox>
                  <w:txbxContent>
                    <w:p w14:paraId="49D703E5" w14:textId="77777777" w:rsidR="001D6546" w:rsidRDefault="001D6546" w:rsidP="0004263D">
                      <w:pPr>
                        <w:ind w:firstLine="188"/>
                      </w:pPr>
                      <w:r>
                        <w:t xml:space="preserve">                flatpickrInstance.toggle();</w:t>
                      </w:r>
                    </w:p>
                    <w:p w14:paraId="58BD4C98" w14:textId="77777777" w:rsidR="001D6546" w:rsidRDefault="001D6546" w:rsidP="0004263D">
                      <w:pPr>
                        <w:ind w:firstLine="188"/>
                      </w:pPr>
                      <w:r>
                        <w:t xml:space="preserve">            });</w:t>
                      </w:r>
                    </w:p>
                    <w:p w14:paraId="71304C57" w14:textId="77777777" w:rsidR="001D6546" w:rsidRDefault="001D6546" w:rsidP="0004263D">
                      <w:pPr>
                        <w:ind w:firstLine="188"/>
                      </w:pPr>
                    </w:p>
                    <w:p w14:paraId="64ED9FBD" w14:textId="77777777" w:rsidR="001D6546" w:rsidRDefault="001D6546" w:rsidP="0004263D">
                      <w:pPr>
                        <w:ind w:firstLine="188"/>
                      </w:pPr>
                      <w:r>
                        <w:t xml:space="preserve">            // カレンダーの日付をクリックしても閉じないようにする</w:t>
                      </w:r>
                    </w:p>
                    <w:p w14:paraId="0B15F280" w14:textId="288EC506" w:rsidR="001D6546" w:rsidRDefault="001D6546" w:rsidP="0004263D">
                      <w:pPr>
                        <w:ind w:firstLine="188"/>
                      </w:pPr>
                      <w:r>
                        <w:t xml:space="preserve">            flatpickrInstance.calendarContainer.addEventListener("click"， function (e) {</w:t>
                      </w:r>
                    </w:p>
                    <w:p w14:paraId="6404CDFF" w14:textId="77777777" w:rsidR="001D6546" w:rsidRDefault="001D6546" w:rsidP="0004263D">
                      <w:pPr>
                        <w:ind w:firstLine="188"/>
                      </w:pPr>
                      <w:r>
                        <w:t xml:space="preserve">                e.stopPropagation();</w:t>
                      </w:r>
                    </w:p>
                    <w:p w14:paraId="275FA401" w14:textId="77777777" w:rsidR="001D6546" w:rsidRDefault="001D6546" w:rsidP="0004263D">
                      <w:pPr>
                        <w:ind w:firstLine="188"/>
                      </w:pPr>
                      <w:r>
                        <w:t xml:space="preserve">            });</w:t>
                      </w:r>
                    </w:p>
                    <w:p w14:paraId="1B237137" w14:textId="77777777" w:rsidR="001D6546" w:rsidRDefault="001D6546" w:rsidP="0004263D">
                      <w:pPr>
                        <w:ind w:firstLine="188"/>
                      </w:pPr>
                      <w:r>
                        <w:t xml:space="preserve">        }</w:t>
                      </w:r>
                    </w:p>
                  </w:txbxContent>
                </v:textbox>
                <w10:wrap anchorx="margin"/>
              </v:shape>
            </w:pict>
          </mc:Fallback>
        </mc:AlternateContent>
      </w:r>
    </w:p>
    <w:p w14:paraId="32A0AF70" w14:textId="77777777" w:rsidR="003D21B3" w:rsidRDefault="003D21B3" w:rsidP="003D21B3">
      <w:pPr>
        <w:ind w:firstLine="188"/>
      </w:pPr>
    </w:p>
    <w:p w14:paraId="59772125" w14:textId="77777777" w:rsidR="003D21B3" w:rsidRDefault="003D21B3" w:rsidP="003D21B3">
      <w:pPr>
        <w:ind w:firstLine="188"/>
      </w:pPr>
    </w:p>
    <w:p w14:paraId="4A3F70E4" w14:textId="77777777" w:rsidR="003D21B3" w:rsidRDefault="003D21B3" w:rsidP="003D21B3">
      <w:pPr>
        <w:ind w:firstLine="188"/>
      </w:pPr>
    </w:p>
    <w:p w14:paraId="7EDABC9B" w14:textId="77777777" w:rsidR="003D21B3" w:rsidRDefault="003D21B3" w:rsidP="003D21B3">
      <w:pPr>
        <w:ind w:firstLine="188"/>
      </w:pPr>
    </w:p>
    <w:p w14:paraId="28828816" w14:textId="77777777" w:rsidR="003D21B3" w:rsidRDefault="003D21B3" w:rsidP="003D21B3">
      <w:pPr>
        <w:ind w:firstLine="188"/>
      </w:pPr>
    </w:p>
    <w:p w14:paraId="32AB7E8C" w14:textId="77777777" w:rsidR="003D21B3" w:rsidRDefault="003D21B3" w:rsidP="003D21B3">
      <w:pPr>
        <w:ind w:firstLine="188"/>
      </w:pPr>
    </w:p>
    <w:p w14:paraId="7822906E" w14:textId="77777777" w:rsidR="003D21B3" w:rsidRDefault="003D21B3" w:rsidP="003D21B3">
      <w:pPr>
        <w:ind w:firstLine="188"/>
      </w:pPr>
    </w:p>
    <w:p w14:paraId="596B0D30" w14:textId="4057A1F8" w:rsidR="003D21B3" w:rsidRDefault="003D21B3" w:rsidP="00A93C15">
      <w:pPr>
        <w:ind w:firstLineChars="50" w:firstLine="94"/>
      </w:pPr>
      <w:proofErr w:type="spellStart"/>
      <w:r w:rsidRPr="00191D46">
        <w:t>Flatpickr</w:t>
      </w:r>
      <w:proofErr w:type="spellEnd"/>
      <w:r w:rsidRPr="00191D46">
        <w:t>を初期化する関数</w:t>
      </w:r>
      <w:r w:rsidR="007513F6">
        <w:t>．</w:t>
      </w:r>
      <w:r w:rsidRPr="00191D46">
        <w:t xml:space="preserve"> </w:t>
      </w:r>
      <w:proofErr w:type="spellStart"/>
      <w:r w:rsidRPr="00191D46">
        <w:t>Flatpickr</w:t>
      </w:r>
      <w:proofErr w:type="spellEnd"/>
      <w:r w:rsidRPr="00191D46">
        <w:t>を使用して日付を選択するための初期設定を行う</w:t>
      </w:r>
      <w:r w:rsidR="007513F6">
        <w:t>．</w:t>
      </w:r>
    </w:p>
    <w:p w14:paraId="7AE5C82B" w14:textId="77777777" w:rsidR="003D21B3" w:rsidRDefault="003D21B3" w:rsidP="003D21B3">
      <w:pPr>
        <w:ind w:firstLine="188"/>
      </w:pPr>
    </w:p>
    <w:p w14:paraId="0AD70647" w14:textId="2D4B45BA" w:rsidR="003D21B3" w:rsidRDefault="003D21B3" w:rsidP="00A93C15">
      <w:pPr>
        <w:ind w:firstLineChars="0" w:firstLine="0"/>
      </w:pPr>
    </w:p>
    <w:p w14:paraId="761899F2" w14:textId="77777777" w:rsidR="003D21B3" w:rsidRDefault="003D21B3" w:rsidP="003D21B3">
      <w:pPr>
        <w:ind w:firstLine="188"/>
        <w:jc w:val="center"/>
      </w:pPr>
      <w:r>
        <w:rPr>
          <w:rFonts w:hint="eastAsia"/>
          <w:noProof/>
        </w:rPr>
        <mc:AlternateContent>
          <mc:Choice Requires="wps">
            <w:drawing>
              <wp:anchor distT="0" distB="0" distL="114300" distR="114300" simplePos="0" relativeHeight="251762688" behindDoc="0" locked="0" layoutInCell="1" allowOverlap="1" wp14:anchorId="630F4397" wp14:editId="5BA0DECE">
                <wp:simplePos x="0" y="0"/>
                <wp:positionH relativeFrom="margin">
                  <wp:align>right</wp:align>
                </wp:positionH>
                <wp:positionV relativeFrom="paragraph">
                  <wp:posOffset>326785</wp:posOffset>
                </wp:positionV>
                <wp:extent cx="5391509" cy="1716657"/>
                <wp:effectExtent l="0" t="0" r="19050" b="17145"/>
                <wp:wrapNone/>
                <wp:docPr id="2069" name="テキスト ボックス 2069"/>
                <wp:cNvGraphicFramePr/>
                <a:graphic xmlns:a="http://schemas.openxmlformats.org/drawingml/2006/main">
                  <a:graphicData uri="http://schemas.microsoft.com/office/word/2010/wordprocessingShape">
                    <wps:wsp>
                      <wps:cNvSpPr txBox="1"/>
                      <wps:spPr>
                        <a:xfrm>
                          <a:off x="0" y="0"/>
                          <a:ext cx="5391509" cy="1716657"/>
                        </a:xfrm>
                        <a:prstGeom prst="rect">
                          <a:avLst/>
                        </a:prstGeom>
                        <a:solidFill>
                          <a:schemeClr val="lt1"/>
                        </a:solidFill>
                        <a:ln w="6350">
                          <a:solidFill>
                            <a:prstClr val="black"/>
                          </a:solidFill>
                        </a:ln>
                      </wps:spPr>
                      <wps:txbx>
                        <w:txbxContent>
                          <w:p w14:paraId="2BBE406C" w14:textId="77777777" w:rsidR="001D6546" w:rsidRPr="00CB1996" w:rsidRDefault="001D6546" w:rsidP="003D21B3">
                            <w:pPr>
                              <w:ind w:firstLineChars="0" w:firstLine="0"/>
                              <w:rPr>
                                <w:rFonts w:ascii="Consolas" w:hAnsi="Consolas"/>
                              </w:rPr>
                            </w:pPr>
                            <w:r w:rsidRPr="00CB1996">
                              <w:rPr>
                                <w:rFonts w:ascii="Consolas" w:hAnsi="Consolas"/>
                              </w:rPr>
                              <w:t xml:space="preserve">function </w:t>
                            </w:r>
                            <w:proofErr w:type="spellStart"/>
                            <w:r w:rsidRPr="00CB1996">
                              <w:rPr>
                                <w:rFonts w:ascii="Consolas" w:hAnsi="Consolas"/>
                              </w:rPr>
                              <w:t>formatDate</w:t>
                            </w:r>
                            <w:proofErr w:type="spellEnd"/>
                            <w:r w:rsidRPr="00CB1996">
                              <w:rPr>
                                <w:rFonts w:ascii="Consolas" w:hAnsi="Consolas"/>
                              </w:rPr>
                              <w:t>(date) {</w:t>
                            </w:r>
                          </w:p>
                          <w:p w14:paraId="3CBA4806" w14:textId="6D387D5F" w:rsidR="001D6546" w:rsidRPr="00CB1996" w:rsidRDefault="001D6546" w:rsidP="003D21B3">
                            <w:pPr>
                              <w:ind w:firstLine="188"/>
                              <w:rPr>
                                <w:rFonts w:ascii="Consolas" w:hAnsi="Consolas"/>
                              </w:rPr>
                            </w:pPr>
                            <w:r w:rsidRPr="00CB1996">
                              <w:rPr>
                                <w:rFonts w:ascii="Consolas" w:hAnsi="Consolas"/>
                              </w:rPr>
                              <w:t xml:space="preserve">            </w:t>
                            </w:r>
                            <w:proofErr w:type="spellStart"/>
                            <w:r w:rsidRPr="00CB1996">
                              <w:rPr>
                                <w:rFonts w:ascii="Consolas" w:hAnsi="Consolas"/>
                              </w:rPr>
                              <w:t>const</w:t>
                            </w:r>
                            <w:proofErr w:type="spellEnd"/>
                            <w:r w:rsidRPr="00CB1996">
                              <w:rPr>
                                <w:rFonts w:ascii="Consolas" w:hAnsi="Consolas"/>
                              </w:rPr>
                              <w:t xml:space="preserve"> options = { year: "numeric"</w:t>
                            </w:r>
                            <w:r>
                              <w:rPr>
                                <w:rFonts w:ascii="Consolas" w:hAnsi="Consolas"/>
                              </w:rPr>
                              <w:t>，</w:t>
                            </w:r>
                            <w:r w:rsidRPr="00CB1996">
                              <w:rPr>
                                <w:rFonts w:ascii="Consolas" w:hAnsi="Consolas"/>
                              </w:rPr>
                              <w:t xml:space="preserve"> month: "numeric"</w:t>
                            </w:r>
                            <w:r>
                              <w:rPr>
                                <w:rFonts w:ascii="Consolas" w:hAnsi="Consolas"/>
                              </w:rPr>
                              <w:t>，</w:t>
                            </w:r>
                            <w:r w:rsidRPr="00CB1996">
                              <w:rPr>
                                <w:rFonts w:ascii="Consolas" w:hAnsi="Consolas"/>
                              </w:rPr>
                              <w:t xml:space="preserve"> day: "numeric"</w:t>
                            </w:r>
                            <w:r>
                              <w:rPr>
                                <w:rFonts w:ascii="Consolas" w:hAnsi="Consolas"/>
                              </w:rPr>
                              <w:t>，</w:t>
                            </w:r>
                            <w:r w:rsidRPr="00CB1996">
                              <w:rPr>
                                <w:rFonts w:ascii="Consolas" w:hAnsi="Consolas"/>
                              </w:rPr>
                              <w:t xml:space="preserve"> weekday: "long" };</w:t>
                            </w:r>
                          </w:p>
                          <w:p w14:paraId="5169F162" w14:textId="36E8D731" w:rsidR="001D6546" w:rsidRPr="00CB1996" w:rsidRDefault="001D6546" w:rsidP="003D21B3">
                            <w:pPr>
                              <w:ind w:firstLine="188"/>
                              <w:rPr>
                                <w:rFonts w:ascii="Consolas" w:hAnsi="Consolas"/>
                              </w:rPr>
                            </w:pPr>
                            <w:r w:rsidRPr="00CB1996">
                              <w:rPr>
                                <w:rFonts w:ascii="Consolas" w:hAnsi="Consolas"/>
                              </w:rPr>
                              <w:t xml:space="preserve">            return </w:t>
                            </w:r>
                            <w:proofErr w:type="spellStart"/>
                            <w:r w:rsidRPr="00CB1996">
                              <w:rPr>
                                <w:rFonts w:ascii="Consolas" w:hAnsi="Consolas"/>
                              </w:rPr>
                              <w:t>date.toLocaleDateString</w:t>
                            </w:r>
                            <w:proofErr w:type="spellEnd"/>
                            <w:r w:rsidRPr="00CB1996">
                              <w:rPr>
                                <w:rFonts w:ascii="Consolas" w:hAnsi="Consolas"/>
                              </w:rPr>
                              <w:t>("ja-JP"</w:t>
                            </w:r>
                            <w:r>
                              <w:rPr>
                                <w:rFonts w:ascii="Consolas" w:hAnsi="Consolas"/>
                              </w:rPr>
                              <w:t>，</w:t>
                            </w:r>
                            <w:r w:rsidRPr="00CB1996">
                              <w:rPr>
                                <w:rFonts w:ascii="Consolas" w:hAnsi="Consolas"/>
                              </w:rPr>
                              <w:t xml:space="preserve"> options);</w:t>
                            </w:r>
                          </w:p>
                          <w:p w14:paraId="685E2952" w14:textId="77777777" w:rsidR="001D6546" w:rsidRPr="00CB1996" w:rsidRDefault="001D6546" w:rsidP="003D21B3">
                            <w:pPr>
                              <w:ind w:firstLine="188"/>
                              <w:rPr>
                                <w:rFonts w:ascii="Consolas" w:hAnsi="Consolas"/>
                              </w:rPr>
                            </w:pPr>
                            <w:r w:rsidRPr="00CB199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4397" id="テキスト ボックス 2069" o:spid="_x0000_s1102" type="#_x0000_t202" style="position:absolute;left:0;text-align:left;margin-left:373.35pt;margin-top:25.75pt;width:424.55pt;height:135.15pt;z-index:251762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" fillcolor="white [3201]" strokeweight=".5pt">
                <v:textbox>
                  <w:txbxContent>
                    <w:p w14:paraId="2BBE406C" w14:textId="77777777" w:rsidR="001D6546" w:rsidRPr="00CB1996" w:rsidRDefault="001D6546" w:rsidP="003D21B3">
                      <w:pPr>
                        <w:ind w:firstLineChars="0" w:firstLine="0"/>
                        <w:rPr>
                          <w:rFonts w:ascii="Consolas" w:hAnsi="Consolas"/>
                        </w:rPr>
                      </w:pPr>
                      <w:r w:rsidRPr="00CB1996">
                        <w:rPr>
                          <w:rFonts w:ascii="Consolas" w:hAnsi="Consolas"/>
                        </w:rPr>
                        <w:t>function formatDate(date) {</w:t>
                      </w:r>
                    </w:p>
                    <w:p w14:paraId="3CBA4806" w14:textId="6D387D5F" w:rsidR="001D6546" w:rsidRPr="00CB1996" w:rsidRDefault="001D6546" w:rsidP="003D21B3">
                      <w:pPr>
                        <w:ind w:firstLine="188"/>
                        <w:rPr>
                          <w:rFonts w:ascii="Consolas" w:hAnsi="Consolas"/>
                        </w:rPr>
                      </w:pPr>
                      <w:r w:rsidRPr="00CB1996">
                        <w:rPr>
                          <w:rFonts w:ascii="Consolas" w:hAnsi="Consolas"/>
                        </w:rPr>
                        <w:t xml:space="preserve">            const options = { year: "numeric"</w:t>
                      </w:r>
                      <w:r>
                        <w:rPr>
                          <w:rFonts w:ascii="Consolas" w:hAnsi="Consolas"/>
                        </w:rPr>
                        <w:t>，</w:t>
                      </w:r>
                      <w:r w:rsidRPr="00CB1996">
                        <w:rPr>
                          <w:rFonts w:ascii="Consolas" w:hAnsi="Consolas"/>
                        </w:rPr>
                        <w:t xml:space="preserve"> month: "numeric"</w:t>
                      </w:r>
                      <w:r>
                        <w:rPr>
                          <w:rFonts w:ascii="Consolas" w:hAnsi="Consolas"/>
                        </w:rPr>
                        <w:t>，</w:t>
                      </w:r>
                      <w:r w:rsidRPr="00CB1996">
                        <w:rPr>
                          <w:rFonts w:ascii="Consolas" w:hAnsi="Consolas"/>
                        </w:rPr>
                        <w:t xml:space="preserve"> day: "numeric"</w:t>
                      </w:r>
                      <w:r>
                        <w:rPr>
                          <w:rFonts w:ascii="Consolas" w:hAnsi="Consolas"/>
                        </w:rPr>
                        <w:t>，</w:t>
                      </w:r>
                      <w:r w:rsidRPr="00CB1996">
                        <w:rPr>
                          <w:rFonts w:ascii="Consolas" w:hAnsi="Consolas"/>
                        </w:rPr>
                        <w:t xml:space="preserve"> weekday: "long" };</w:t>
                      </w:r>
                    </w:p>
                    <w:p w14:paraId="5169F162" w14:textId="36E8D731" w:rsidR="001D6546" w:rsidRPr="00CB1996" w:rsidRDefault="001D6546" w:rsidP="003D21B3">
                      <w:pPr>
                        <w:ind w:firstLine="188"/>
                        <w:rPr>
                          <w:rFonts w:ascii="Consolas" w:hAnsi="Consolas"/>
                        </w:rPr>
                      </w:pPr>
                      <w:r w:rsidRPr="00CB1996">
                        <w:rPr>
                          <w:rFonts w:ascii="Consolas" w:hAnsi="Consolas"/>
                        </w:rPr>
                        <w:t xml:space="preserve">            return date.toLocaleDateString("ja-JP"</w:t>
                      </w:r>
                      <w:r>
                        <w:rPr>
                          <w:rFonts w:ascii="Consolas" w:hAnsi="Consolas"/>
                        </w:rPr>
                        <w:t>，</w:t>
                      </w:r>
                      <w:r w:rsidRPr="00CB1996">
                        <w:rPr>
                          <w:rFonts w:ascii="Consolas" w:hAnsi="Consolas"/>
                        </w:rPr>
                        <w:t xml:space="preserve"> options);</w:t>
                      </w:r>
                    </w:p>
                    <w:p w14:paraId="685E2952" w14:textId="77777777" w:rsidR="001D6546" w:rsidRPr="00CB1996" w:rsidRDefault="001D6546" w:rsidP="003D21B3">
                      <w:pPr>
                        <w:ind w:firstLine="188"/>
                        <w:rPr>
                          <w:rFonts w:ascii="Consolas" w:hAnsi="Consolas"/>
                        </w:rPr>
                      </w:pPr>
                      <w:r w:rsidRPr="00CB1996">
                        <w:rPr>
                          <w:rFonts w:ascii="Consolas" w:hAnsi="Consolas"/>
                        </w:rPr>
                        <w:t xml:space="preserve">        }</w:t>
                      </w:r>
                    </w:p>
                  </w:txbxContent>
                </v:textbox>
                <w10:wrap anchorx="margin"/>
              </v:shape>
            </w:pict>
          </mc:Fallback>
        </mc:AlternateContent>
      </w:r>
      <w:r w:rsidRPr="00E84D0A">
        <w:rPr>
          <w:rFonts w:eastAsiaTheme="minorHAnsi" w:hint="eastAsia"/>
        </w:rPr>
        <w:t>リスト</w:t>
      </w:r>
      <w:r>
        <w:rPr>
          <w:rFonts w:eastAsiaTheme="minorHAnsi"/>
        </w:rPr>
        <w:t>3.3-10</w:t>
      </w:r>
      <w:r w:rsidRPr="00191D46">
        <w:rPr>
          <w:rFonts w:eastAsiaTheme="minorHAnsi"/>
        </w:rPr>
        <w:t>formatDate(date)</w:t>
      </w:r>
    </w:p>
    <w:p w14:paraId="28D6D60C" w14:textId="77777777" w:rsidR="003D21B3" w:rsidRDefault="003D21B3" w:rsidP="003D21B3">
      <w:pPr>
        <w:ind w:firstLine="188"/>
      </w:pPr>
    </w:p>
    <w:p w14:paraId="54DE4B06" w14:textId="77777777" w:rsidR="003D21B3" w:rsidRDefault="003D21B3" w:rsidP="003D21B3">
      <w:pPr>
        <w:ind w:firstLine="188"/>
      </w:pPr>
    </w:p>
    <w:p w14:paraId="6EF0F5A6" w14:textId="77777777" w:rsidR="003D21B3" w:rsidRDefault="003D21B3" w:rsidP="003D21B3">
      <w:pPr>
        <w:ind w:firstLine="188"/>
      </w:pPr>
    </w:p>
    <w:p w14:paraId="2D0CE4A8" w14:textId="77777777" w:rsidR="003D21B3" w:rsidRDefault="003D21B3" w:rsidP="003D21B3">
      <w:pPr>
        <w:ind w:firstLine="188"/>
      </w:pPr>
    </w:p>
    <w:p w14:paraId="62ACC48A" w14:textId="77777777" w:rsidR="003D21B3" w:rsidRDefault="003D21B3" w:rsidP="003D21B3">
      <w:pPr>
        <w:ind w:firstLine="188"/>
      </w:pPr>
    </w:p>
    <w:p w14:paraId="18FCD53A" w14:textId="27FC4766" w:rsidR="003D21B3" w:rsidRDefault="003D21B3" w:rsidP="003D21B3">
      <w:pPr>
        <w:ind w:firstLine="188"/>
      </w:pPr>
      <w:r w:rsidRPr="00254F7E">
        <w:rPr>
          <w:rFonts w:hint="eastAsia"/>
        </w:rPr>
        <w:t>日付を指定された形式でフォーマットする関数</w:t>
      </w:r>
      <w:r w:rsidR="007513F6">
        <w:t>．</w:t>
      </w:r>
      <w:r w:rsidRPr="00254F7E">
        <w:t xml:space="preserve"> 日付の表示形式を整える</w:t>
      </w:r>
      <w:r w:rsidR="007513F6">
        <w:t>．</w:t>
      </w:r>
    </w:p>
    <w:p w14:paraId="368CC58C" w14:textId="77777777" w:rsidR="003D21B3" w:rsidRDefault="003D21B3" w:rsidP="003D21B3">
      <w:pPr>
        <w:ind w:firstLine="188"/>
      </w:pPr>
    </w:p>
    <w:p w14:paraId="37A803CC" w14:textId="77777777" w:rsidR="003D21B3" w:rsidRDefault="003D21B3" w:rsidP="003D21B3">
      <w:pPr>
        <w:ind w:firstLine="188"/>
      </w:pPr>
    </w:p>
    <w:p w14:paraId="43A67756" w14:textId="77777777" w:rsidR="003D21B3" w:rsidRDefault="003D21B3" w:rsidP="003D21B3">
      <w:pPr>
        <w:ind w:firstLine="188"/>
      </w:pPr>
    </w:p>
    <w:p w14:paraId="643CE9FE" w14:textId="77777777" w:rsidR="003D21B3" w:rsidRDefault="003D21B3" w:rsidP="003D21B3">
      <w:pPr>
        <w:ind w:firstLine="188"/>
      </w:pPr>
    </w:p>
    <w:p w14:paraId="0FE9A79E" w14:textId="77777777" w:rsidR="003D21B3" w:rsidRDefault="003D21B3" w:rsidP="003D21B3">
      <w:pPr>
        <w:ind w:firstLine="188"/>
      </w:pPr>
    </w:p>
    <w:p w14:paraId="11D012EC" w14:textId="77777777" w:rsidR="003D21B3" w:rsidRDefault="003D21B3" w:rsidP="003D21B3">
      <w:pPr>
        <w:ind w:firstLine="188"/>
      </w:pPr>
    </w:p>
    <w:p w14:paraId="1C3D5A9B" w14:textId="77777777" w:rsidR="00A93C15" w:rsidRDefault="00A93C15" w:rsidP="00A93C15">
      <w:pPr>
        <w:ind w:firstLine="188"/>
        <w:jc w:val="center"/>
      </w:pPr>
      <w:r>
        <w:rPr>
          <w:rFonts w:hint="eastAsia"/>
          <w:noProof/>
        </w:rPr>
        <w:lastRenderedPageBreak/>
        <mc:AlternateContent>
          <mc:Choice Requires="wps">
            <w:drawing>
              <wp:anchor distT="0" distB="0" distL="114300" distR="114300" simplePos="0" relativeHeight="251912192" behindDoc="0" locked="0" layoutInCell="1" allowOverlap="1" wp14:anchorId="78C9BBA8" wp14:editId="6E310394">
                <wp:simplePos x="0" y="0"/>
                <wp:positionH relativeFrom="margin">
                  <wp:align>right</wp:align>
                </wp:positionH>
                <wp:positionV relativeFrom="paragraph">
                  <wp:posOffset>326786</wp:posOffset>
                </wp:positionV>
                <wp:extent cx="5391509" cy="4140680"/>
                <wp:effectExtent l="0" t="0" r="19050" b="12700"/>
                <wp:wrapNone/>
                <wp:docPr id="2070" name="テキスト ボックス 2070"/>
                <wp:cNvGraphicFramePr/>
                <a:graphic xmlns:a="http://schemas.openxmlformats.org/drawingml/2006/main">
                  <a:graphicData uri="http://schemas.microsoft.com/office/word/2010/wordprocessingShape">
                    <wps:wsp>
                      <wps:cNvSpPr txBox="1"/>
                      <wps:spPr>
                        <a:xfrm>
                          <a:off x="0" y="0"/>
                          <a:ext cx="5391509" cy="4140680"/>
                        </a:xfrm>
                        <a:prstGeom prst="rect">
                          <a:avLst/>
                        </a:prstGeom>
                        <a:solidFill>
                          <a:schemeClr val="lt1"/>
                        </a:solidFill>
                        <a:ln w="6350">
                          <a:solidFill>
                            <a:prstClr val="black"/>
                          </a:solidFill>
                        </a:ln>
                      </wps:spPr>
                      <wps:txbx>
                        <w:txbxContent>
                          <w:p w14:paraId="1D28A64F" w14:textId="77777777" w:rsidR="001D6546" w:rsidRPr="00CB1996" w:rsidRDefault="001D6546" w:rsidP="00A93C15">
                            <w:pPr>
                              <w:ind w:firstLine="188"/>
                              <w:rPr>
                                <w:rFonts w:ascii="Consolas" w:hAnsi="Consolas"/>
                              </w:rPr>
                            </w:pPr>
                            <w:r w:rsidRPr="00CB1996">
                              <w:rPr>
                                <w:rFonts w:ascii="Consolas" w:hAnsi="Consolas"/>
                              </w:rPr>
                              <w:t xml:space="preserve">function </w:t>
                            </w:r>
                            <w:proofErr w:type="spellStart"/>
                            <w:r w:rsidRPr="00CB1996">
                              <w:rPr>
                                <w:rFonts w:ascii="Consolas" w:hAnsi="Consolas"/>
                              </w:rPr>
                              <w:t>saveAndSubmitData</w:t>
                            </w:r>
                            <w:proofErr w:type="spellEnd"/>
                            <w:r w:rsidRPr="00CB1996">
                              <w:rPr>
                                <w:rFonts w:ascii="Consolas" w:hAnsi="Consolas"/>
                              </w:rPr>
                              <w:t>() {</w:t>
                            </w:r>
                          </w:p>
                          <w:p w14:paraId="3B80D8A0" w14:textId="77777777" w:rsidR="001D6546" w:rsidRPr="00CB1996" w:rsidRDefault="001D6546" w:rsidP="00A93C15">
                            <w:pPr>
                              <w:ind w:firstLine="188"/>
                              <w:rPr>
                                <w:rFonts w:ascii="Consolas" w:hAnsi="Consolas"/>
                              </w:rPr>
                            </w:pPr>
                            <w:r w:rsidRPr="00CB1996">
                              <w:rPr>
                                <w:rFonts w:ascii="Consolas" w:hAnsi="Consolas"/>
                              </w:rPr>
                              <w:t xml:space="preserve">            // </w:t>
                            </w:r>
                            <w:r w:rsidRPr="00CB1996">
                              <w:rPr>
                                <w:rFonts w:ascii="Consolas" w:hAnsi="Consolas"/>
                              </w:rPr>
                              <w:t>ここにデータを保存して送信する処理を追加</w:t>
                            </w:r>
                          </w:p>
                          <w:p w14:paraId="5903473E" w14:textId="77777777" w:rsidR="001D6546" w:rsidRPr="00CB1996" w:rsidRDefault="001D6546" w:rsidP="00A93C15">
                            <w:pPr>
                              <w:ind w:firstLine="188"/>
                              <w:rPr>
                                <w:rFonts w:ascii="Consolas" w:hAnsi="Consolas"/>
                              </w:rPr>
                            </w:pPr>
                          </w:p>
                          <w:p w14:paraId="6DD0FC8C" w14:textId="77777777" w:rsidR="001D6546" w:rsidRPr="00CB1996" w:rsidRDefault="001D6546" w:rsidP="00A93C15">
                            <w:pPr>
                              <w:ind w:firstLine="188"/>
                              <w:rPr>
                                <w:rFonts w:ascii="Consolas" w:hAnsi="Consolas"/>
                              </w:rPr>
                            </w:pPr>
                            <w:r w:rsidRPr="00CB1996">
                              <w:rPr>
                                <w:rFonts w:ascii="Consolas" w:hAnsi="Consolas"/>
                              </w:rPr>
                              <w:t xml:space="preserve">            // </w:t>
                            </w:r>
                            <w:r w:rsidRPr="00CB1996">
                              <w:rPr>
                                <w:rFonts w:ascii="Consolas" w:hAnsi="Consolas"/>
                              </w:rPr>
                              <w:t>例</w:t>
                            </w:r>
                            <w:r w:rsidRPr="00CB1996">
                              <w:rPr>
                                <w:rFonts w:ascii="Consolas" w:hAnsi="Consolas"/>
                              </w:rPr>
                              <w:t xml:space="preserve">: </w:t>
                            </w:r>
                            <w:r w:rsidRPr="00CB1996">
                              <w:rPr>
                                <w:rFonts w:ascii="Consolas" w:hAnsi="Consolas"/>
                              </w:rPr>
                              <w:t>データをコンソールに表示</w:t>
                            </w:r>
                          </w:p>
                          <w:p w14:paraId="05757DB3" w14:textId="77777777" w:rsidR="001D6546" w:rsidRPr="00CB1996" w:rsidRDefault="001D6546" w:rsidP="00A93C15">
                            <w:pPr>
                              <w:ind w:firstLine="188"/>
                              <w:rPr>
                                <w:rFonts w:ascii="Consolas" w:hAnsi="Consolas"/>
                              </w:rPr>
                            </w:pPr>
                            <w:r w:rsidRPr="00CB1996">
                              <w:rPr>
                                <w:rFonts w:ascii="Consolas" w:hAnsi="Consolas"/>
                              </w:rPr>
                              <w:t xml:space="preserve">            console.log("</w:t>
                            </w:r>
                            <w:r w:rsidRPr="00CB1996">
                              <w:rPr>
                                <w:rFonts w:ascii="Consolas" w:hAnsi="Consolas"/>
                              </w:rPr>
                              <w:t>データを保存して送信しました</w:t>
                            </w:r>
                            <w:r>
                              <w:rPr>
                                <w:rFonts w:ascii="Consolas" w:hAnsi="Consolas" w:hint="eastAsia"/>
                              </w:rPr>
                              <w:t>.</w:t>
                            </w:r>
                            <w:r>
                              <w:rPr>
                                <w:rFonts w:ascii="Consolas" w:hAnsi="Consolas"/>
                              </w:rPr>
                              <w:t xml:space="preserve"> </w:t>
                            </w:r>
                            <w:r w:rsidRPr="00CB1996">
                              <w:rPr>
                                <w:rFonts w:ascii="Consolas" w:hAnsi="Consolas"/>
                              </w:rPr>
                              <w:t>");</w:t>
                            </w:r>
                          </w:p>
                          <w:p w14:paraId="0763F2CE" w14:textId="77777777" w:rsidR="001D6546" w:rsidRPr="00CB1996" w:rsidRDefault="001D6546" w:rsidP="00A93C15">
                            <w:pPr>
                              <w:ind w:firstLine="188"/>
                              <w:rPr>
                                <w:rFonts w:ascii="Consolas" w:hAnsi="Consolas"/>
                              </w:rPr>
                            </w:pPr>
                          </w:p>
                          <w:p w14:paraId="206673D9" w14:textId="77777777" w:rsidR="001D6546" w:rsidRPr="00CB1996" w:rsidRDefault="001D6546" w:rsidP="00A93C15">
                            <w:pPr>
                              <w:ind w:firstLine="188"/>
                              <w:rPr>
                                <w:rFonts w:ascii="Consolas" w:hAnsi="Consolas"/>
                              </w:rPr>
                            </w:pPr>
                            <w:r w:rsidRPr="00CB1996">
                              <w:rPr>
                                <w:rFonts w:ascii="Consolas" w:hAnsi="Consolas"/>
                              </w:rPr>
                              <w:t xml:space="preserve">            // </w:t>
                            </w:r>
                            <w:r w:rsidRPr="00CB1996">
                              <w:rPr>
                                <w:rFonts w:ascii="Consolas" w:hAnsi="Consolas"/>
                              </w:rPr>
                              <w:t>保存成功メッセージを表示</w:t>
                            </w:r>
                          </w:p>
                          <w:p w14:paraId="1577095A" w14:textId="77777777" w:rsidR="001D6546" w:rsidRPr="00CB1996" w:rsidRDefault="001D6546" w:rsidP="00A93C15">
                            <w:pPr>
                              <w:ind w:firstLine="188"/>
                              <w:rPr>
                                <w:rFonts w:ascii="Consolas" w:hAnsi="Consolas"/>
                              </w:rPr>
                            </w:pPr>
                            <w:r w:rsidRPr="00CB1996">
                              <w:rPr>
                                <w:rFonts w:ascii="Consolas" w:hAnsi="Consolas"/>
                              </w:rPr>
                              <w:t xml:space="preserve">            alert("</w:t>
                            </w:r>
                            <w:r w:rsidRPr="00CB1996">
                              <w:rPr>
                                <w:rFonts w:ascii="Consolas" w:hAnsi="Consolas"/>
                              </w:rPr>
                              <w:t>データを保存しました</w:t>
                            </w:r>
                            <w:r w:rsidRPr="00CB1996">
                              <w:rPr>
                                <w:rFonts w:ascii="Consolas" w:hAnsi="Consolas"/>
                              </w:rPr>
                              <w:t>");</w:t>
                            </w:r>
                          </w:p>
                          <w:p w14:paraId="12AE7A0B" w14:textId="77777777" w:rsidR="001D6546" w:rsidRPr="00CB1996" w:rsidRDefault="001D6546" w:rsidP="00A93C15">
                            <w:pPr>
                              <w:ind w:firstLine="188"/>
                              <w:rPr>
                                <w:rFonts w:ascii="Consolas" w:hAnsi="Consolas"/>
                              </w:rPr>
                            </w:pPr>
                          </w:p>
                          <w:p w14:paraId="4A8CC240" w14:textId="77777777" w:rsidR="001D6546" w:rsidRPr="00CB1996" w:rsidRDefault="001D6546" w:rsidP="00A93C15">
                            <w:pPr>
                              <w:ind w:firstLine="188"/>
                              <w:rPr>
                                <w:rFonts w:ascii="Consolas" w:hAnsi="Consolas"/>
                              </w:rPr>
                            </w:pPr>
                            <w:r w:rsidRPr="00CB1996">
                              <w:rPr>
                                <w:rFonts w:ascii="Consolas" w:hAnsi="Consolas"/>
                              </w:rPr>
                              <w:t xml:space="preserve">            // TopPage.html</w:t>
                            </w:r>
                            <w:r w:rsidRPr="00CB1996">
                              <w:rPr>
                                <w:rFonts w:ascii="Consolas" w:hAnsi="Consolas"/>
                              </w:rPr>
                              <w:t>にリダイレクト</w:t>
                            </w:r>
                          </w:p>
                          <w:p w14:paraId="1504EB51" w14:textId="77777777" w:rsidR="001D6546" w:rsidRPr="00CB1996" w:rsidRDefault="001D6546" w:rsidP="00A93C15">
                            <w:pPr>
                              <w:ind w:firstLine="188"/>
                              <w:rPr>
                                <w:rFonts w:ascii="Consolas" w:hAnsi="Consolas"/>
                              </w:rPr>
                            </w:pPr>
                            <w:r w:rsidRPr="00CB1996">
                              <w:rPr>
                                <w:rFonts w:ascii="Consolas" w:hAnsi="Consolas"/>
                              </w:rPr>
                              <w:t xml:space="preserve">            </w:t>
                            </w:r>
                            <w:proofErr w:type="spellStart"/>
                            <w:r w:rsidRPr="00CB1996">
                              <w:rPr>
                                <w:rFonts w:ascii="Consolas" w:hAnsi="Consolas"/>
                              </w:rPr>
                              <w:t>window.location.href</w:t>
                            </w:r>
                            <w:proofErr w:type="spellEnd"/>
                            <w:r w:rsidRPr="00CB1996">
                              <w:rPr>
                                <w:rFonts w:ascii="Consolas" w:hAnsi="Consolas"/>
                              </w:rPr>
                              <w:t xml:space="preserve"> = 'TopPage.html';</w:t>
                            </w:r>
                          </w:p>
                          <w:p w14:paraId="78C442A3" w14:textId="77777777" w:rsidR="001D6546" w:rsidRPr="00CB1996" w:rsidRDefault="001D6546" w:rsidP="00A93C15">
                            <w:pPr>
                              <w:ind w:firstLine="188"/>
                              <w:rPr>
                                <w:rFonts w:ascii="Consolas" w:hAnsi="Consolas"/>
                              </w:rPr>
                            </w:pPr>
                            <w:r w:rsidRPr="00CB1996">
                              <w:rPr>
                                <w:rFonts w:ascii="Consolas" w:hAnsi="Consola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9BBA8" id="テキスト ボックス 2070" o:spid="_x0000_s1103" type="#_x0000_t202" style="position:absolute;left:0;text-align:left;margin-left:373.35pt;margin-top:25.75pt;width:424.55pt;height:326.05pt;z-index:251912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" fillcolor="white [3201]" strokeweight=".5pt">
                <v:textbox>
                  <w:txbxContent>
                    <w:p w14:paraId="1D28A64F" w14:textId="77777777" w:rsidR="001D6546" w:rsidRPr="00CB1996" w:rsidRDefault="001D6546" w:rsidP="00A93C15">
                      <w:pPr>
                        <w:ind w:firstLine="188"/>
                        <w:rPr>
                          <w:rFonts w:ascii="Consolas" w:hAnsi="Consolas"/>
                        </w:rPr>
                      </w:pPr>
                      <w:r w:rsidRPr="00CB1996">
                        <w:rPr>
                          <w:rFonts w:ascii="Consolas" w:hAnsi="Consolas"/>
                        </w:rPr>
                        <w:t>function saveAndSubmitData() {</w:t>
                      </w:r>
                    </w:p>
                    <w:p w14:paraId="3B80D8A0" w14:textId="77777777" w:rsidR="001D6546" w:rsidRPr="00CB1996" w:rsidRDefault="001D6546" w:rsidP="00A93C15">
                      <w:pPr>
                        <w:ind w:firstLine="188"/>
                        <w:rPr>
                          <w:rFonts w:ascii="Consolas" w:hAnsi="Consolas"/>
                        </w:rPr>
                      </w:pPr>
                      <w:r w:rsidRPr="00CB1996">
                        <w:rPr>
                          <w:rFonts w:ascii="Consolas" w:hAnsi="Consolas"/>
                        </w:rPr>
                        <w:t xml:space="preserve">            // </w:t>
                      </w:r>
                      <w:r w:rsidRPr="00CB1996">
                        <w:rPr>
                          <w:rFonts w:ascii="Consolas" w:hAnsi="Consolas"/>
                        </w:rPr>
                        <w:t>ここにデータを保存して送信する処理を追加</w:t>
                      </w:r>
                    </w:p>
                    <w:p w14:paraId="5903473E" w14:textId="77777777" w:rsidR="001D6546" w:rsidRPr="00CB1996" w:rsidRDefault="001D6546" w:rsidP="00A93C15">
                      <w:pPr>
                        <w:ind w:firstLine="188"/>
                        <w:rPr>
                          <w:rFonts w:ascii="Consolas" w:hAnsi="Consolas"/>
                        </w:rPr>
                      </w:pPr>
                    </w:p>
                    <w:p w14:paraId="6DD0FC8C" w14:textId="77777777" w:rsidR="001D6546" w:rsidRPr="00CB1996" w:rsidRDefault="001D6546" w:rsidP="00A93C15">
                      <w:pPr>
                        <w:ind w:firstLine="188"/>
                        <w:rPr>
                          <w:rFonts w:ascii="Consolas" w:hAnsi="Consolas"/>
                        </w:rPr>
                      </w:pPr>
                      <w:r w:rsidRPr="00CB1996">
                        <w:rPr>
                          <w:rFonts w:ascii="Consolas" w:hAnsi="Consolas"/>
                        </w:rPr>
                        <w:t xml:space="preserve">            // </w:t>
                      </w:r>
                      <w:r w:rsidRPr="00CB1996">
                        <w:rPr>
                          <w:rFonts w:ascii="Consolas" w:hAnsi="Consolas"/>
                        </w:rPr>
                        <w:t>例</w:t>
                      </w:r>
                      <w:r w:rsidRPr="00CB1996">
                        <w:rPr>
                          <w:rFonts w:ascii="Consolas" w:hAnsi="Consolas"/>
                        </w:rPr>
                        <w:t xml:space="preserve">: </w:t>
                      </w:r>
                      <w:r w:rsidRPr="00CB1996">
                        <w:rPr>
                          <w:rFonts w:ascii="Consolas" w:hAnsi="Consolas"/>
                        </w:rPr>
                        <w:t>データをコンソールに表示</w:t>
                      </w:r>
                    </w:p>
                    <w:p w14:paraId="05757DB3" w14:textId="77777777" w:rsidR="001D6546" w:rsidRPr="00CB1996" w:rsidRDefault="001D6546" w:rsidP="00A93C15">
                      <w:pPr>
                        <w:ind w:firstLine="188"/>
                        <w:rPr>
                          <w:rFonts w:ascii="Consolas" w:hAnsi="Consolas"/>
                        </w:rPr>
                      </w:pPr>
                      <w:r w:rsidRPr="00CB1996">
                        <w:rPr>
                          <w:rFonts w:ascii="Consolas" w:hAnsi="Consolas"/>
                        </w:rPr>
                        <w:t xml:space="preserve">            console.log("</w:t>
                      </w:r>
                      <w:r w:rsidRPr="00CB1996">
                        <w:rPr>
                          <w:rFonts w:ascii="Consolas" w:hAnsi="Consolas"/>
                        </w:rPr>
                        <w:t>データを保存して送信しました</w:t>
                      </w:r>
                      <w:r>
                        <w:rPr>
                          <w:rFonts w:ascii="Consolas" w:hAnsi="Consolas" w:hint="eastAsia"/>
                        </w:rPr>
                        <w:t>.</w:t>
                      </w:r>
                      <w:r>
                        <w:rPr>
                          <w:rFonts w:ascii="Consolas" w:hAnsi="Consolas"/>
                        </w:rPr>
                        <w:t xml:space="preserve"> </w:t>
                      </w:r>
                      <w:r w:rsidRPr="00CB1996">
                        <w:rPr>
                          <w:rFonts w:ascii="Consolas" w:hAnsi="Consolas"/>
                        </w:rPr>
                        <w:t>");</w:t>
                      </w:r>
                    </w:p>
                    <w:p w14:paraId="0763F2CE" w14:textId="77777777" w:rsidR="001D6546" w:rsidRPr="00CB1996" w:rsidRDefault="001D6546" w:rsidP="00A93C15">
                      <w:pPr>
                        <w:ind w:firstLine="188"/>
                        <w:rPr>
                          <w:rFonts w:ascii="Consolas" w:hAnsi="Consolas"/>
                        </w:rPr>
                      </w:pPr>
                    </w:p>
                    <w:p w14:paraId="206673D9" w14:textId="77777777" w:rsidR="001D6546" w:rsidRPr="00CB1996" w:rsidRDefault="001D6546" w:rsidP="00A93C15">
                      <w:pPr>
                        <w:ind w:firstLine="188"/>
                        <w:rPr>
                          <w:rFonts w:ascii="Consolas" w:hAnsi="Consolas"/>
                        </w:rPr>
                      </w:pPr>
                      <w:r w:rsidRPr="00CB1996">
                        <w:rPr>
                          <w:rFonts w:ascii="Consolas" w:hAnsi="Consolas"/>
                        </w:rPr>
                        <w:t xml:space="preserve">            // </w:t>
                      </w:r>
                      <w:r w:rsidRPr="00CB1996">
                        <w:rPr>
                          <w:rFonts w:ascii="Consolas" w:hAnsi="Consolas"/>
                        </w:rPr>
                        <w:t>保存成功メッセージを表示</w:t>
                      </w:r>
                    </w:p>
                    <w:p w14:paraId="1577095A" w14:textId="77777777" w:rsidR="001D6546" w:rsidRPr="00CB1996" w:rsidRDefault="001D6546" w:rsidP="00A93C15">
                      <w:pPr>
                        <w:ind w:firstLine="188"/>
                        <w:rPr>
                          <w:rFonts w:ascii="Consolas" w:hAnsi="Consolas"/>
                        </w:rPr>
                      </w:pPr>
                      <w:r w:rsidRPr="00CB1996">
                        <w:rPr>
                          <w:rFonts w:ascii="Consolas" w:hAnsi="Consolas"/>
                        </w:rPr>
                        <w:t xml:space="preserve">            alert("</w:t>
                      </w:r>
                      <w:r w:rsidRPr="00CB1996">
                        <w:rPr>
                          <w:rFonts w:ascii="Consolas" w:hAnsi="Consolas"/>
                        </w:rPr>
                        <w:t>データを保存しました</w:t>
                      </w:r>
                      <w:r w:rsidRPr="00CB1996">
                        <w:rPr>
                          <w:rFonts w:ascii="Consolas" w:hAnsi="Consolas"/>
                        </w:rPr>
                        <w:t>");</w:t>
                      </w:r>
                    </w:p>
                    <w:p w14:paraId="12AE7A0B" w14:textId="77777777" w:rsidR="001D6546" w:rsidRPr="00CB1996" w:rsidRDefault="001D6546" w:rsidP="00A93C15">
                      <w:pPr>
                        <w:ind w:firstLine="188"/>
                        <w:rPr>
                          <w:rFonts w:ascii="Consolas" w:hAnsi="Consolas"/>
                        </w:rPr>
                      </w:pPr>
                    </w:p>
                    <w:p w14:paraId="4A8CC240" w14:textId="77777777" w:rsidR="001D6546" w:rsidRPr="00CB1996" w:rsidRDefault="001D6546" w:rsidP="00A93C15">
                      <w:pPr>
                        <w:ind w:firstLine="188"/>
                        <w:rPr>
                          <w:rFonts w:ascii="Consolas" w:hAnsi="Consolas"/>
                        </w:rPr>
                      </w:pPr>
                      <w:r w:rsidRPr="00CB1996">
                        <w:rPr>
                          <w:rFonts w:ascii="Consolas" w:hAnsi="Consolas"/>
                        </w:rPr>
                        <w:t xml:space="preserve">            // TopPage.html</w:t>
                      </w:r>
                      <w:r w:rsidRPr="00CB1996">
                        <w:rPr>
                          <w:rFonts w:ascii="Consolas" w:hAnsi="Consolas"/>
                        </w:rPr>
                        <w:t>にリダイレクト</w:t>
                      </w:r>
                    </w:p>
                    <w:p w14:paraId="1504EB51" w14:textId="77777777" w:rsidR="001D6546" w:rsidRPr="00CB1996" w:rsidRDefault="001D6546" w:rsidP="00A93C15">
                      <w:pPr>
                        <w:ind w:firstLine="188"/>
                        <w:rPr>
                          <w:rFonts w:ascii="Consolas" w:hAnsi="Consolas"/>
                        </w:rPr>
                      </w:pPr>
                      <w:r w:rsidRPr="00CB1996">
                        <w:rPr>
                          <w:rFonts w:ascii="Consolas" w:hAnsi="Consolas"/>
                        </w:rPr>
                        <w:t xml:space="preserve">            window.location.href = 'TopPage.html';</w:t>
                      </w:r>
                    </w:p>
                    <w:p w14:paraId="78C442A3" w14:textId="77777777" w:rsidR="001D6546" w:rsidRPr="00CB1996" w:rsidRDefault="001D6546" w:rsidP="00A93C15">
                      <w:pPr>
                        <w:ind w:firstLine="188"/>
                        <w:rPr>
                          <w:rFonts w:ascii="Consolas" w:hAnsi="Consolas"/>
                        </w:rPr>
                      </w:pPr>
                      <w:r w:rsidRPr="00CB1996">
                        <w:rPr>
                          <w:rFonts w:ascii="Consolas" w:hAnsi="Consolas"/>
                        </w:rPr>
                        <w:t xml:space="preserve">        }</w:t>
                      </w:r>
                    </w:p>
                  </w:txbxContent>
                </v:textbox>
                <w10:wrap anchorx="margin"/>
              </v:shape>
            </w:pict>
          </mc:Fallback>
        </mc:AlternateContent>
      </w:r>
      <w:r w:rsidRPr="00E84D0A">
        <w:rPr>
          <w:rFonts w:eastAsiaTheme="minorHAnsi" w:hint="eastAsia"/>
        </w:rPr>
        <w:t>リスト</w:t>
      </w:r>
      <w:r>
        <w:rPr>
          <w:rFonts w:eastAsiaTheme="minorHAnsi"/>
        </w:rPr>
        <w:t>3.3-11</w:t>
      </w:r>
      <w:r w:rsidRPr="00254F7E">
        <w:rPr>
          <w:rFonts w:eastAsiaTheme="minorHAnsi"/>
        </w:rPr>
        <w:t>saveAndSubmitData()</w:t>
      </w:r>
    </w:p>
    <w:p w14:paraId="767295E3" w14:textId="77777777" w:rsidR="003D21B3" w:rsidRDefault="003D21B3" w:rsidP="003D21B3">
      <w:pPr>
        <w:ind w:firstLine="188"/>
      </w:pPr>
    </w:p>
    <w:p w14:paraId="24ED2179" w14:textId="77777777" w:rsidR="003D21B3" w:rsidRDefault="003D21B3" w:rsidP="003D21B3">
      <w:pPr>
        <w:ind w:firstLine="188"/>
      </w:pPr>
    </w:p>
    <w:p w14:paraId="3829EA1C" w14:textId="67AAFDA4" w:rsidR="003D21B3" w:rsidRDefault="003D21B3" w:rsidP="003D21B3">
      <w:pPr>
        <w:ind w:firstLine="188"/>
      </w:pPr>
    </w:p>
    <w:p w14:paraId="25D158BE" w14:textId="11BEFA37" w:rsidR="00A93C15" w:rsidRDefault="00A93C15" w:rsidP="003D21B3">
      <w:pPr>
        <w:ind w:firstLine="188"/>
      </w:pPr>
    </w:p>
    <w:p w14:paraId="6691BF8F" w14:textId="1EEB541C" w:rsidR="00A93C15" w:rsidRDefault="00A93C15" w:rsidP="003D21B3">
      <w:pPr>
        <w:ind w:firstLine="188"/>
      </w:pPr>
    </w:p>
    <w:p w14:paraId="45067214" w14:textId="3B681DEA" w:rsidR="00A93C15" w:rsidRDefault="00A93C15" w:rsidP="003D21B3">
      <w:pPr>
        <w:ind w:firstLine="188"/>
      </w:pPr>
    </w:p>
    <w:p w14:paraId="24507041" w14:textId="1CD2F426" w:rsidR="00A93C15" w:rsidRDefault="00A93C15" w:rsidP="003D21B3">
      <w:pPr>
        <w:ind w:firstLine="188"/>
      </w:pPr>
    </w:p>
    <w:p w14:paraId="06546A75" w14:textId="6DABF205" w:rsidR="00A93C15" w:rsidRDefault="00A93C15" w:rsidP="003D21B3">
      <w:pPr>
        <w:ind w:firstLine="188"/>
      </w:pPr>
    </w:p>
    <w:p w14:paraId="3B071521" w14:textId="77777777" w:rsidR="003D21B3" w:rsidRDefault="003D21B3" w:rsidP="003D21B3">
      <w:pPr>
        <w:ind w:firstLine="188"/>
      </w:pPr>
    </w:p>
    <w:p w14:paraId="19C26E7A" w14:textId="77777777" w:rsidR="003D21B3" w:rsidRDefault="003D21B3" w:rsidP="003D21B3">
      <w:pPr>
        <w:ind w:firstLine="188"/>
      </w:pPr>
    </w:p>
    <w:p w14:paraId="53150FD7" w14:textId="77777777" w:rsidR="003D21B3" w:rsidRDefault="003D21B3" w:rsidP="003D21B3">
      <w:pPr>
        <w:ind w:firstLine="188"/>
      </w:pPr>
    </w:p>
    <w:p w14:paraId="6A0D9CEB" w14:textId="77777777" w:rsidR="003D21B3" w:rsidRDefault="003D21B3" w:rsidP="003D21B3">
      <w:pPr>
        <w:ind w:firstLine="188"/>
      </w:pPr>
    </w:p>
    <w:p w14:paraId="2749E034" w14:textId="600E711A" w:rsidR="003D21B3" w:rsidRDefault="003D21B3" w:rsidP="003D21B3">
      <w:pPr>
        <w:ind w:firstLine="188"/>
      </w:pPr>
      <w:r w:rsidRPr="00425D4E">
        <w:rPr>
          <w:rFonts w:hint="eastAsia"/>
        </w:rPr>
        <w:t>データを保存して送信する関数（未実装）</w:t>
      </w:r>
      <w:r w:rsidR="007513F6">
        <w:t>．</w:t>
      </w:r>
      <w:r w:rsidRPr="00425D4E">
        <w:t xml:space="preserve"> 出欠データを保存し</w:t>
      </w:r>
      <w:r w:rsidR="007513F6">
        <w:t>，</w:t>
      </w:r>
      <w:r w:rsidRPr="00425D4E">
        <w:t xml:space="preserve"> 必要に応じてサーバにデータを送信する</w:t>
      </w:r>
      <w:r w:rsidR="007513F6">
        <w:t>．</w:t>
      </w:r>
      <w:r w:rsidRPr="00425D4E">
        <w:t xml:space="preserve">  </w:t>
      </w:r>
    </w:p>
    <w:p w14:paraId="2A8936ED" w14:textId="6AF52063" w:rsidR="00386FF3" w:rsidRDefault="00E73844" w:rsidP="00CB1996">
      <w:pPr>
        <w:pStyle w:val="1"/>
        <w:numPr>
          <w:ilvl w:val="0"/>
          <w:numId w:val="0"/>
        </w:numPr>
        <w:ind w:leftChars="-75" w:left="-45" w:hanging="96"/>
      </w:pPr>
      <w:r>
        <w:br w:type="page"/>
      </w:r>
      <w:bookmarkStart w:id="290" w:name="_Toc160800086"/>
      <w:bookmarkStart w:id="291" w:name="_Toc161049453"/>
      <w:r w:rsidR="00386FF3">
        <w:rPr>
          <w:rFonts w:hint="eastAsia"/>
        </w:rPr>
        <w:lastRenderedPageBreak/>
        <w:t>第６章</w:t>
      </w:r>
      <w:r w:rsidR="00082F84">
        <w:rPr>
          <w:rFonts w:hint="eastAsia"/>
        </w:rPr>
        <w:t xml:space="preserve">　</w:t>
      </w:r>
      <w:r w:rsidR="00C000A2">
        <w:rPr>
          <w:rFonts w:hint="eastAsia"/>
        </w:rPr>
        <w:t xml:space="preserve">　　</w:t>
      </w:r>
      <w:r w:rsidR="00082F84">
        <w:rPr>
          <w:rFonts w:hint="eastAsia"/>
        </w:rPr>
        <w:t>バックエンド</w:t>
      </w:r>
      <w:r w:rsidR="00386FF3">
        <w:rPr>
          <w:rFonts w:hint="eastAsia"/>
        </w:rPr>
        <w:t>システムの実装</w:t>
      </w:r>
      <w:bookmarkEnd w:id="290"/>
      <w:bookmarkEnd w:id="291"/>
    </w:p>
    <w:p w14:paraId="07AFBBAA" w14:textId="7BF0E168" w:rsidR="00CF165A" w:rsidRDefault="00CF165A" w:rsidP="00CF165A">
      <w:pPr>
        <w:ind w:firstLine="188"/>
      </w:pPr>
      <w:r w:rsidRPr="002908BE">
        <w:rPr>
          <w:rFonts w:hint="eastAsia"/>
        </w:rPr>
        <w:t>バックエンド（サーバサイド）のシステムについては</w:t>
      </w:r>
      <w:r w:rsidR="007513F6">
        <w:rPr>
          <w:rFonts w:hint="eastAsia"/>
        </w:rPr>
        <w:t>，</w:t>
      </w:r>
      <w:r w:rsidRPr="002908BE">
        <w:rPr>
          <w:rFonts w:hint="eastAsia"/>
        </w:rPr>
        <w:t>本格的な設計の前にデータベースとの連携を確認するために</w:t>
      </w:r>
      <w:r w:rsidR="007513F6">
        <w:rPr>
          <w:rFonts w:hint="eastAsia"/>
        </w:rPr>
        <w:t>，</w:t>
      </w:r>
      <w:r>
        <w:rPr>
          <w:rFonts w:hint="eastAsia"/>
        </w:rPr>
        <w:t>３.２で述べた学生テーブルと時間割テーブルを参照し</w:t>
      </w:r>
      <w:r w:rsidR="007513F6">
        <w:rPr>
          <w:rFonts w:hint="eastAsia"/>
        </w:rPr>
        <w:t>，</w:t>
      </w:r>
      <w:r>
        <w:rPr>
          <w:rFonts w:hint="eastAsia"/>
        </w:rPr>
        <w:t>図6.1.1の赤枠に</w:t>
      </w:r>
      <w:r w:rsidR="007513F6">
        <w:rPr>
          <w:rFonts w:hint="eastAsia"/>
        </w:rPr>
        <w:t>，</w:t>
      </w:r>
      <w:r>
        <w:rPr>
          <w:rFonts w:hint="eastAsia"/>
        </w:rPr>
        <w:t>学生の名前と科目名を表示する機能を実装した</w:t>
      </w:r>
      <w:r w:rsidR="007513F6">
        <w:rPr>
          <w:rFonts w:hint="eastAsia"/>
        </w:rPr>
        <w:t>．</w:t>
      </w:r>
    </w:p>
    <w:p w14:paraId="7BBF2A9E" w14:textId="51ED995E" w:rsidR="00CF165A" w:rsidRDefault="00CF165A" w:rsidP="00CF165A">
      <w:pPr>
        <w:ind w:firstLine="188"/>
      </w:pPr>
      <w:r>
        <w:t>Java</w:t>
      </w:r>
      <w:r>
        <w:rPr>
          <w:rFonts w:hint="eastAsia"/>
        </w:rPr>
        <w:t>を用いたW</w:t>
      </w:r>
      <w:r>
        <w:t>eb</w:t>
      </w:r>
      <w:r>
        <w:rPr>
          <w:rFonts w:hint="eastAsia"/>
        </w:rPr>
        <w:t>ページで実装できた部分は以下のとおりである</w:t>
      </w:r>
      <w:r w:rsidR="007513F6">
        <w:rPr>
          <w:rFonts w:hint="eastAsia"/>
        </w:rPr>
        <w:t>．</w:t>
      </w:r>
    </w:p>
    <w:p w14:paraId="6FD2E2A3" w14:textId="748236B4" w:rsidR="00CF165A" w:rsidRDefault="00CF165A" w:rsidP="00CF165A">
      <w:pPr>
        <w:pStyle w:val="a7"/>
        <w:numPr>
          <w:ilvl w:val="0"/>
          <w:numId w:val="43"/>
        </w:numPr>
        <w:ind w:leftChars="0" w:left="442" w:firstLineChars="0" w:hanging="442"/>
      </w:pPr>
      <w:r>
        <w:rPr>
          <w:rFonts w:hint="eastAsia"/>
        </w:rPr>
        <w:t>時間割</w:t>
      </w:r>
      <w:r w:rsidR="007513F6">
        <w:rPr>
          <w:rFonts w:hint="eastAsia"/>
        </w:rPr>
        <w:t>，</w:t>
      </w:r>
      <w:r>
        <w:rPr>
          <w:rFonts w:hint="eastAsia"/>
        </w:rPr>
        <w:t>電子出席簿ページの表示</w:t>
      </w:r>
    </w:p>
    <w:p w14:paraId="084D6F25" w14:textId="77777777" w:rsidR="00CF165A" w:rsidRDefault="00CF165A" w:rsidP="00CF165A">
      <w:pPr>
        <w:pStyle w:val="a7"/>
        <w:numPr>
          <w:ilvl w:val="0"/>
          <w:numId w:val="43"/>
        </w:numPr>
        <w:ind w:leftChars="0" w:left="442" w:firstLineChars="0" w:hanging="442"/>
      </w:pPr>
      <w:r>
        <w:rPr>
          <w:rFonts w:hint="eastAsia"/>
        </w:rPr>
        <w:t>JDBCによるデータベースの接続</w:t>
      </w:r>
    </w:p>
    <w:p w14:paraId="1DAD8F86" w14:textId="77777777" w:rsidR="00CF165A" w:rsidRDefault="00CF165A" w:rsidP="00CF165A">
      <w:pPr>
        <w:pStyle w:val="a7"/>
        <w:numPr>
          <w:ilvl w:val="0"/>
          <w:numId w:val="43"/>
        </w:numPr>
        <w:ind w:leftChars="0" w:left="442" w:firstLineChars="0" w:hanging="442"/>
      </w:pPr>
      <w:r>
        <w:rPr>
          <w:rFonts w:hint="eastAsia"/>
        </w:rPr>
        <w:t>電子出席簿での時間割テーブルを参照した科目情報の取得</w:t>
      </w:r>
    </w:p>
    <w:p w14:paraId="2667BA2F" w14:textId="77777777" w:rsidR="00CF165A" w:rsidRDefault="00CF165A" w:rsidP="00CF165A">
      <w:pPr>
        <w:pStyle w:val="a7"/>
        <w:numPr>
          <w:ilvl w:val="0"/>
          <w:numId w:val="43"/>
        </w:numPr>
        <w:ind w:leftChars="0" w:left="442" w:firstLineChars="0" w:hanging="442"/>
      </w:pPr>
      <w:r>
        <w:rPr>
          <w:rFonts w:hint="eastAsia"/>
        </w:rPr>
        <w:t>電子出席簿での学生テーブルを参照した学生情報の取得</w:t>
      </w:r>
    </w:p>
    <w:p w14:paraId="745E60E2" w14:textId="7AC04A37" w:rsidR="00CF165A" w:rsidRDefault="00CF165A" w:rsidP="00CF165A">
      <w:pPr>
        <w:ind w:firstLine="188"/>
      </w:pPr>
      <w:r>
        <w:rPr>
          <w:rFonts w:hint="eastAsia"/>
        </w:rPr>
        <w:t>そして</w:t>
      </w:r>
      <w:r w:rsidR="007513F6">
        <w:rPr>
          <w:rFonts w:hint="eastAsia"/>
        </w:rPr>
        <w:t>，</w:t>
      </w:r>
      <w:r>
        <w:rPr>
          <w:rFonts w:hint="eastAsia"/>
        </w:rPr>
        <w:t>実装したクラスは表6.1.1のとおりである</w:t>
      </w:r>
      <w:r w:rsidR="007513F6">
        <w:rPr>
          <w:rFonts w:hint="eastAsia"/>
        </w:rPr>
        <w:t>．</w:t>
      </w:r>
      <w:r>
        <w:t xml:space="preserve"> </w:t>
      </w:r>
    </w:p>
    <w:p w14:paraId="728DAC62" w14:textId="77777777" w:rsidR="00386FF3" w:rsidRDefault="00386FF3" w:rsidP="00386FF3">
      <w:pPr>
        <w:ind w:firstLine="188"/>
        <w:jc w:val="center"/>
      </w:pPr>
      <w:r>
        <w:rPr>
          <w:rFonts w:hint="eastAsia"/>
        </w:rPr>
        <w:t>表6.1.1　各クラスの説明</w:t>
      </w:r>
    </w:p>
    <w:tbl>
      <w:tblPr>
        <w:tblStyle w:val="ae"/>
        <w:tblW w:w="0" w:type="auto"/>
        <w:tblLook w:val="04A0" w:firstRow="1" w:lastRow="0" w:firstColumn="1" w:lastColumn="0" w:noHBand="0" w:noVBand="1"/>
      </w:tblPr>
      <w:tblGrid>
        <w:gridCol w:w="4247"/>
        <w:gridCol w:w="4247"/>
      </w:tblGrid>
      <w:tr w:rsidR="00386FF3" w14:paraId="22406B69" w14:textId="77777777" w:rsidTr="00745DD7">
        <w:tc>
          <w:tcPr>
            <w:tcW w:w="4247" w:type="dxa"/>
            <w:shd w:val="clear" w:color="auto" w:fill="BDD6EE" w:themeFill="accent5" w:themeFillTint="66"/>
          </w:tcPr>
          <w:p w14:paraId="401B329F" w14:textId="77777777" w:rsidR="00386FF3" w:rsidRDefault="00386FF3" w:rsidP="00745DD7">
            <w:pPr>
              <w:ind w:firstLineChars="0" w:firstLine="0"/>
            </w:pPr>
            <w:r>
              <w:rPr>
                <w:rFonts w:hint="eastAsia"/>
              </w:rPr>
              <w:t>ファイル名</w:t>
            </w:r>
          </w:p>
        </w:tc>
        <w:tc>
          <w:tcPr>
            <w:tcW w:w="4247" w:type="dxa"/>
            <w:shd w:val="clear" w:color="auto" w:fill="BDD6EE" w:themeFill="accent5" w:themeFillTint="66"/>
          </w:tcPr>
          <w:p w14:paraId="6E71E3E3" w14:textId="77777777" w:rsidR="00386FF3" w:rsidRDefault="00386FF3" w:rsidP="00745DD7">
            <w:pPr>
              <w:ind w:firstLineChars="0" w:firstLine="0"/>
            </w:pPr>
            <w:r>
              <w:rPr>
                <w:rFonts w:hint="eastAsia"/>
              </w:rPr>
              <w:t>内容</w:t>
            </w:r>
          </w:p>
        </w:tc>
      </w:tr>
      <w:tr w:rsidR="00386FF3" w14:paraId="64DB15B8" w14:textId="77777777" w:rsidTr="00745DD7">
        <w:tc>
          <w:tcPr>
            <w:tcW w:w="4247" w:type="dxa"/>
          </w:tcPr>
          <w:p w14:paraId="1C655D02" w14:textId="77777777" w:rsidR="00386FF3" w:rsidRDefault="00386FF3" w:rsidP="00745DD7">
            <w:pPr>
              <w:ind w:firstLineChars="0" w:firstLine="0"/>
            </w:pPr>
            <w:r>
              <w:rPr>
                <w:rFonts w:hint="eastAsia"/>
              </w:rPr>
              <w:t>D</w:t>
            </w:r>
            <w:r>
              <w:t>ata.java</w:t>
            </w:r>
          </w:p>
        </w:tc>
        <w:tc>
          <w:tcPr>
            <w:tcW w:w="4247" w:type="dxa"/>
          </w:tcPr>
          <w:p w14:paraId="77ADE29A" w14:textId="77777777" w:rsidR="00386FF3" w:rsidRDefault="00386FF3" w:rsidP="00745DD7">
            <w:pPr>
              <w:ind w:firstLineChars="0" w:firstLine="0"/>
            </w:pPr>
            <w:r>
              <w:rPr>
                <w:rFonts w:hint="eastAsia"/>
              </w:rPr>
              <w:t>各クラスで使用するJ</w:t>
            </w:r>
            <w:r>
              <w:t>avaBeans</w:t>
            </w:r>
          </w:p>
        </w:tc>
      </w:tr>
      <w:tr w:rsidR="00386FF3" w14:paraId="16ED1A22" w14:textId="77777777" w:rsidTr="00745DD7">
        <w:tc>
          <w:tcPr>
            <w:tcW w:w="4247" w:type="dxa"/>
          </w:tcPr>
          <w:p w14:paraId="43DD23B6" w14:textId="77777777" w:rsidR="00386FF3" w:rsidRDefault="00386FF3" w:rsidP="00745DD7">
            <w:pPr>
              <w:ind w:firstLineChars="0" w:firstLine="0"/>
            </w:pPr>
            <w:r>
              <w:rPr>
                <w:rFonts w:hint="eastAsia"/>
              </w:rPr>
              <w:t>A</w:t>
            </w:r>
            <w:r>
              <w:t>ttendanceLogic.java</w:t>
            </w:r>
          </w:p>
        </w:tc>
        <w:tc>
          <w:tcPr>
            <w:tcW w:w="4247" w:type="dxa"/>
          </w:tcPr>
          <w:p w14:paraId="15AFDE3A" w14:textId="77777777" w:rsidR="00386FF3" w:rsidRDefault="00386FF3" w:rsidP="00745DD7">
            <w:pPr>
              <w:ind w:firstLineChars="0" w:firstLine="0"/>
            </w:pPr>
            <w:r>
              <w:rPr>
                <w:rFonts w:hint="eastAsia"/>
              </w:rPr>
              <w:t>電子出席簿のサーブレット</w:t>
            </w:r>
          </w:p>
        </w:tc>
      </w:tr>
      <w:tr w:rsidR="00386FF3" w14:paraId="6870FA82" w14:textId="77777777" w:rsidTr="00745DD7">
        <w:tc>
          <w:tcPr>
            <w:tcW w:w="4247" w:type="dxa"/>
          </w:tcPr>
          <w:p w14:paraId="211053A2" w14:textId="77777777" w:rsidR="00386FF3" w:rsidRDefault="00386FF3" w:rsidP="00745DD7">
            <w:pPr>
              <w:ind w:firstLineChars="0" w:firstLine="0"/>
            </w:pPr>
            <w:r>
              <w:rPr>
                <w:rFonts w:hint="eastAsia"/>
              </w:rPr>
              <w:t>S</w:t>
            </w:r>
            <w:r>
              <w:t>earchData.java</w:t>
            </w:r>
          </w:p>
        </w:tc>
        <w:tc>
          <w:tcPr>
            <w:tcW w:w="4247" w:type="dxa"/>
          </w:tcPr>
          <w:p w14:paraId="0A653A0F" w14:textId="77777777" w:rsidR="00386FF3" w:rsidRDefault="00386FF3" w:rsidP="00745DD7">
            <w:pPr>
              <w:ind w:firstLineChars="0" w:firstLine="0"/>
            </w:pPr>
            <w:r>
              <w:rPr>
                <w:rFonts w:hint="eastAsia"/>
              </w:rPr>
              <w:t>データ検索</w:t>
            </w:r>
          </w:p>
        </w:tc>
      </w:tr>
      <w:tr w:rsidR="00386FF3" w14:paraId="0D22F00C" w14:textId="77777777" w:rsidTr="00745DD7">
        <w:tc>
          <w:tcPr>
            <w:tcW w:w="4247" w:type="dxa"/>
          </w:tcPr>
          <w:p w14:paraId="51473BBF" w14:textId="77777777" w:rsidR="00386FF3" w:rsidRDefault="00386FF3" w:rsidP="00745DD7">
            <w:pPr>
              <w:ind w:firstLineChars="0" w:firstLine="0"/>
            </w:pPr>
            <w:r>
              <w:rPr>
                <w:rFonts w:hint="eastAsia"/>
              </w:rPr>
              <w:t>S</w:t>
            </w:r>
            <w:r>
              <w:t>earchDataDAO.java</w:t>
            </w:r>
          </w:p>
        </w:tc>
        <w:tc>
          <w:tcPr>
            <w:tcW w:w="4247" w:type="dxa"/>
          </w:tcPr>
          <w:p w14:paraId="34CBE528" w14:textId="77777777" w:rsidR="00386FF3" w:rsidRDefault="00386FF3" w:rsidP="00745DD7">
            <w:pPr>
              <w:ind w:firstLineChars="0" w:firstLine="0"/>
            </w:pPr>
            <w:r>
              <w:rPr>
                <w:rFonts w:hint="eastAsia"/>
              </w:rPr>
              <w:t>データ検索のDAO</w:t>
            </w:r>
          </w:p>
        </w:tc>
      </w:tr>
      <w:tr w:rsidR="00386FF3" w14:paraId="49B9BDEC" w14:textId="77777777" w:rsidTr="00745DD7">
        <w:tc>
          <w:tcPr>
            <w:tcW w:w="4247" w:type="dxa"/>
          </w:tcPr>
          <w:p w14:paraId="105FBEE6" w14:textId="77777777" w:rsidR="00386FF3" w:rsidRDefault="00386FF3" w:rsidP="00745DD7">
            <w:pPr>
              <w:ind w:firstLineChars="0" w:firstLine="0"/>
            </w:pPr>
            <w:proofErr w:type="spellStart"/>
            <w:r>
              <w:rPr>
                <w:rFonts w:hint="eastAsia"/>
              </w:rPr>
              <w:t>A</w:t>
            </w:r>
            <w:r>
              <w:t>ttendance.jsp</w:t>
            </w:r>
            <w:proofErr w:type="spellEnd"/>
          </w:p>
        </w:tc>
        <w:tc>
          <w:tcPr>
            <w:tcW w:w="4247" w:type="dxa"/>
          </w:tcPr>
          <w:p w14:paraId="442B3C6B" w14:textId="77777777" w:rsidR="00386FF3" w:rsidRDefault="00386FF3" w:rsidP="00745DD7">
            <w:pPr>
              <w:ind w:firstLineChars="0" w:firstLine="0"/>
            </w:pPr>
            <w:r>
              <w:rPr>
                <w:rFonts w:hint="eastAsia"/>
              </w:rPr>
              <w:t>電子出席簿のページ</w:t>
            </w:r>
          </w:p>
        </w:tc>
      </w:tr>
    </w:tbl>
    <w:p w14:paraId="75B7D388" w14:textId="77777777" w:rsidR="00386FF3" w:rsidRDefault="00386FF3" w:rsidP="00386FF3">
      <w:pPr>
        <w:ind w:firstLineChars="0" w:firstLine="0"/>
      </w:pPr>
    </w:p>
    <w:p w14:paraId="283B0F94" w14:textId="77777777" w:rsidR="00386FF3" w:rsidRDefault="00386FF3" w:rsidP="00386FF3">
      <w:pPr>
        <w:widowControl/>
        <w:spacing w:line="240" w:lineRule="auto"/>
        <w:ind w:firstLineChars="0" w:firstLine="0"/>
        <w:jc w:val="left"/>
      </w:pPr>
      <w:r>
        <w:br w:type="page"/>
      </w:r>
    </w:p>
    <w:p w14:paraId="4958259F" w14:textId="1F097BD5" w:rsidR="00CF165A" w:rsidRDefault="00CF165A" w:rsidP="00CF165A">
      <w:pPr>
        <w:widowControl/>
        <w:spacing w:line="240" w:lineRule="auto"/>
        <w:ind w:firstLineChars="0" w:firstLine="0"/>
        <w:jc w:val="left"/>
      </w:pPr>
      <w:r>
        <w:rPr>
          <w:rFonts w:hint="eastAsia"/>
        </w:rPr>
        <w:lastRenderedPageBreak/>
        <w:t>図6.1.1は</w:t>
      </w:r>
      <w:r w:rsidR="007513F6">
        <w:rPr>
          <w:rFonts w:hint="eastAsia"/>
        </w:rPr>
        <w:t>，</w:t>
      </w:r>
      <w:r>
        <w:rPr>
          <w:rFonts w:hint="eastAsia"/>
        </w:rPr>
        <w:t>各ファイル間のデータの遷移図である．</w:t>
      </w:r>
    </w:p>
    <w:p w14:paraId="55A8287E" w14:textId="3392F617" w:rsidR="00CF165A" w:rsidRDefault="00CF165A" w:rsidP="00CF165A">
      <w:pPr>
        <w:widowControl/>
        <w:spacing w:line="240" w:lineRule="auto"/>
        <w:ind w:firstLineChars="0" w:firstLine="0"/>
        <w:jc w:val="left"/>
      </w:pPr>
      <w:proofErr w:type="spellStart"/>
      <w:r>
        <w:rPr>
          <w:rFonts w:hint="eastAsia"/>
        </w:rPr>
        <w:t>A</w:t>
      </w:r>
      <w:r>
        <w:t>ttendanceLogic</w:t>
      </w:r>
      <w:proofErr w:type="spellEnd"/>
      <w:r>
        <w:rPr>
          <w:rFonts w:hint="eastAsia"/>
        </w:rPr>
        <w:t>クラスから</w:t>
      </w:r>
      <w:proofErr w:type="spellStart"/>
      <w:r>
        <w:t>SearchData</w:t>
      </w:r>
      <w:proofErr w:type="spellEnd"/>
      <w:r>
        <w:rPr>
          <w:rFonts w:hint="eastAsia"/>
        </w:rPr>
        <w:t>クラスの</w:t>
      </w:r>
      <w:proofErr w:type="spellStart"/>
      <w:r>
        <w:rPr>
          <w:rFonts w:hint="eastAsia"/>
        </w:rPr>
        <w:t>s</w:t>
      </w:r>
      <w:r>
        <w:t>earchAll</w:t>
      </w:r>
      <w:proofErr w:type="spellEnd"/>
      <w:r>
        <w:rPr>
          <w:rFonts w:hint="eastAsia"/>
        </w:rPr>
        <w:t>メソッドを参照し</w:t>
      </w:r>
      <w:r w:rsidR="007513F6">
        <w:rPr>
          <w:rFonts w:hint="eastAsia"/>
        </w:rPr>
        <w:t>，</w:t>
      </w:r>
      <w:proofErr w:type="spellStart"/>
      <w:r>
        <w:rPr>
          <w:rFonts w:hint="eastAsia"/>
        </w:rPr>
        <w:t>S</w:t>
      </w:r>
      <w:r>
        <w:t>earchDataDAO</w:t>
      </w:r>
      <w:proofErr w:type="spellEnd"/>
      <w:r>
        <w:rPr>
          <w:rFonts w:hint="eastAsia"/>
        </w:rPr>
        <w:t>クラスで学生テーブルから学生の氏名を</w:t>
      </w:r>
      <w:r w:rsidR="007513F6">
        <w:rPr>
          <w:rFonts w:hint="eastAsia"/>
        </w:rPr>
        <w:t>，</w:t>
      </w:r>
      <w:r>
        <w:rPr>
          <w:rFonts w:hint="eastAsia"/>
        </w:rPr>
        <w:t>科目テーブルと時間割テーブ</w:t>
      </w:r>
      <w:r w:rsidR="00265BBD">
        <w:rPr>
          <w:rFonts w:hint="eastAsia"/>
        </w:rPr>
        <w:t>ル</w:t>
      </w:r>
      <w:bookmarkStart w:id="292" w:name="_GoBack"/>
      <w:bookmarkEnd w:id="292"/>
      <w:r>
        <w:rPr>
          <w:rFonts w:hint="eastAsia"/>
        </w:rPr>
        <w:t>を結合させ</w:t>
      </w:r>
      <w:r w:rsidR="007513F6">
        <w:rPr>
          <w:rFonts w:hint="eastAsia"/>
        </w:rPr>
        <w:t>，</w:t>
      </w:r>
      <w:r>
        <w:rPr>
          <w:rFonts w:hint="eastAsia"/>
        </w:rPr>
        <w:t>指定した日時の科目名を選択する．</w:t>
      </w:r>
      <w:proofErr w:type="spellStart"/>
      <w:r>
        <w:rPr>
          <w:rFonts w:hint="eastAsia"/>
        </w:rPr>
        <w:t>SearchData</w:t>
      </w:r>
      <w:proofErr w:type="spellEnd"/>
      <w:r>
        <w:rPr>
          <w:rFonts w:hint="eastAsia"/>
        </w:rPr>
        <w:t>クラスに氏名と科目名を返し</w:t>
      </w:r>
      <w:r w:rsidR="007513F6">
        <w:rPr>
          <w:rFonts w:hint="eastAsia"/>
        </w:rPr>
        <w:t>，</w:t>
      </w:r>
      <w:r>
        <w:rPr>
          <w:rFonts w:hint="eastAsia"/>
        </w:rPr>
        <w:t>セッションに保存する．</w:t>
      </w:r>
      <w:proofErr w:type="spellStart"/>
      <w:r>
        <w:rPr>
          <w:rFonts w:hint="eastAsia"/>
        </w:rPr>
        <w:t>A</w:t>
      </w:r>
      <w:r>
        <w:t>ttendance.jsp</w:t>
      </w:r>
      <w:proofErr w:type="spellEnd"/>
      <w:r>
        <w:rPr>
          <w:rFonts w:hint="eastAsia"/>
        </w:rPr>
        <w:t>では</w:t>
      </w:r>
      <w:r w:rsidR="007513F6">
        <w:rPr>
          <w:rFonts w:hint="eastAsia"/>
        </w:rPr>
        <w:t>，</w:t>
      </w:r>
      <w:r>
        <w:rPr>
          <w:rFonts w:hint="eastAsia"/>
        </w:rPr>
        <w:t>セッションから氏名と科目名を取得し</w:t>
      </w:r>
      <w:r w:rsidR="007513F6">
        <w:rPr>
          <w:rFonts w:hint="eastAsia"/>
        </w:rPr>
        <w:t>，</w:t>
      </w:r>
      <w:r>
        <w:rPr>
          <w:rFonts w:hint="eastAsia"/>
        </w:rPr>
        <w:t>結果を表示する．</w:t>
      </w:r>
    </w:p>
    <w:p w14:paraId="595B69A7" w14:textId="77777777" w:rsidR="00386FF3" w:rsidRDefault="00386FF3" w:rsidP="00386FF3">
      <w:pPr>
        <w:widowControl/>
        <w:spacing w:line="240" w:lineRule="auto"/>
        <w:ind w:firstLineChars="0" w:firstLine="0"/>
        <w:jc w:val="left"/>
      </w:pPr>
      <w:r>
        <w:rPr>
          <w:noProof/>
        </w:rPr>
        <w:drawing>
          <wp:inline distT="0" distB="0" distL="0" distR="0" wp14:anchorId="1BC9777E" wp14:editId="1AF9D400">
            <wp:extent cx="5400040" cy="3965590"/>
            <wp:effectExtent l="0" t="0" r="0" b="0"/>
            <wp:docPr id="2093" name="図 2093" descr="https://documents.lucid.app/documents/81446d8c-5dbc-4e17-82e1-ceebda67d4fe/pages/0_0?a=2444&amp;x=-5820&amp;y=-3664&amp;w=1278&amp;h=938&amp;store=1&amp;accept=image%2F*&amp;auth=LCA%204d9ab4ae84a3196ffb27bd817c5eae18a6a318114fea3fd98a8bcdaac9730591-ts%3D170988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app/documents/81446d8c-5dbc-4e17-82e1-ceebda67d4fe/pages/0_0?a=2444&amp;x=-5820&amp;y=-3664&amp;w=1278&amp;h=938&amp;store=1&amp;accept=image%2F*&amp;auth=LCA%204d9ab4ae84a3196ffb27bd817c5eae18a6a318114fea3fd98a8bcdaac9730591-ts%3D17098807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3965590"/>
                    </a:xfrm>
                    <a:prstGeom prst="rect">
                      <a:avLst/>
                    </a:prstGeom>
                    <a:noFill/>
                    <a:ln>
                      <a:noFill/>
                    </a:ln>
                  </pic:spPr>
                </pic:pic>
              </a:graphicData>
            </a:graphic>
          </wp:inline>
        </w:drawing>
      </w:r>
    </w:p>
    <w:p w14:paraId="22F1171E" w14:textId="77777777" w:rsidR="00386FF3" w:rsidRDefault="00386FF3" w:rsidP="00386FF3">
      <w:pPr>
        <w:widowControl/>
        <w:spacing w:line="240" w:lineRule="auto"/>
        <w:ind w:firstLineChars="0" w:firstLine="0"/>
        <w:jc w:val="center"/>
      </w:pPr>
      <w:r>
        <w:rPr>
          <w:rFonts w:hint="eastAsia"/>
        </w:rPr>
        <w:t>図6.1.1　データの遷移図</w:t>
      </w:r>
    </w:p>
    <w:p w14:paraId="16109F82" w14:textId="77777777" w:rsidR="00386FF3" w:rsidRDefault="00386FF3" w:rsidP="00386FF3">
      <w:pPr>
        <w:widowControl/>
        <w:spacing w:line="240" w:lineRule="auto"/>
        <w:ind w:firstLineChars="0" w:firstLine="0"/>
        <w:jc w:val="left"/>
      </w:pPr>
      <w:r>
        <w:br w:type="page"/>
      </w:r>
    </w:p>
    <w:p w14:paraId="16C40E41" w14:textId="77777777" w:rsidR="00386FF3" w:rsidRDefault="00386FF3" w:rsidP="00386FF3">
      <w:pPr>
        <w:pStyle w:val="a7"/>
        <w:widowControl/>
        <w:numPr>
          <w:ilvl w:val="0"/>
          <w:numId w:val="34"/>
        </w:numPr>
        <w:spacing w:line="240" w:lineRule="auto"/>
        <w:ind w:leftChars="0" w:firstLineChars="0"/>
        <w:jc w:val="left"/>
      </w:pPr>
      <w:r>
        <w:rPr>
          <w:rFonts w:hint="eastAsia"/>
        </w:rPr>
        <w:lastRenderedPageBreak/>
        <w:t>Dataクラス</w:t>
      </w:r>
    </w:p>
    <w:p w14:paraId="7A6386C9" w14:textId="0DF4BC0E" w:rsidR="00386FF3" w:rsidRDefault="00386FF3" w:rsidP="00386FF3">
      <w:pPr>
        <w:widowControl/>
        <w:spacing w:line="240" w:lineRule="auto"/>
        <w:ind w:firstLineChars="0" w:firstLine="0"/>
        <w:jc w:val="left"/>
      </w:pPr>
      <w:r>
        <w:rPr>
          <w:rFonts w:hint="eastAsia"/>
        </w:rPr>
        <w:t xml:space="preserve">　データベースから参照した</w:t>
      </w:r>
      <w:r w:rsidR="007513F6">
        <w:rPr>
          <w:rFonts w:hint="eastAsia"/>
        </w:rPr>
        <w:t>，</w:t>
      </w:r>
      <w:r>
        <w:rPr>
          <w:rFonts w:hint="eastAsia"/>
        </w:rPr>
        <w:t>学籍番号</w:t>
      </w:r>
      <w:r w:rsidR="007513F6">
        <w:rPr>
          <w:rFonts w:hint="eastAsia"/>
        </w:rPr>
        <w:t>，</w:t>
      </w:r>
      <w:r>
        <w:rPr>
          <w:rFonts w:hint="eastAsia"/>
        </w:rPr>
        <w:t>氏名・・・を表すモデルである．各フィールドはS</w:t>
      </w:r>
      <w:r>
        <w:t>etter</w:t>
      </w:r>
      <w:r>
        <w:rPr>
          <w:rFonts w:hint="eastAsia"/>
        </w:rPr>
        <w:t>メソッド</w:t>
      </w:r>
      <w:r w:rsidR="007513F6">
        <w:rPr>
          <w:rFonts w:hint="eastAsia"/>
        </w:rPr>
        <w:t>，</w:t>
      </w:r>
      <w:r>
        <w:rPr>
          <w:rFonts w:hint="eastAsia"/>
        </w:rPr>
        <w:t>G</w:t>
      </w:r>
      <w:r>
        <w:t>etter</w:t>
      </w:r>
      <w:r>
        <w:rPr>
          <w:rFonts w:hint="eastAsia"/>
        </w:rPr>
        <w:t>メソッドを定義している．</w:t>
      </w:r>
    </w:p>
    <w:p w14:paraId="5736CF8B" w14:textId="77777777" w:rsidR="00386FF3" w:rsidRDefault="00386FF3" w:rsidP="00386FF3">
      <w:pPr>
        <w:widowControl/>
        <w:spacing w:line="240" w:lineRule="auto"/>
        <w:ind w:firstLineChars="0" w:firstLine="0"/>
        <w:jc w:val="center"/>
      </w:pPr>
      <w:r>
        <w:rPr>
          <w:rFonts w:hint="eastAsia"/>
          <w:noProof/>
        </w:rPr>
        <mc:AlternateContent>
          <mc:Choice Requires="wps">
            <w:drawing>
              <wp:anchor distT="0" distB="0" distL="114300" distR="114300" simplePos="0" relativeHeight="251802624" behindDoc="0" locked="0" layoutInCell="1" allowOverlap="1" wp14:anchorId="7D46B274" wp14:editId="1C38FDA9">
                <wp:simplePos x="0" y="0"/>
                <wp:positionH relativeFrom="margin">
                  <wp:posOffset>49925</wp:posOffset>
                </wp:positionH>
                <wp:positionV relativeFrom="paragraph">
                  <wp:posOffset>296593</wp:posOffset>
                </wp:positionV>
                <wp:extent cx="5342890" cy="7107555"/>
                <wp:effectExtent l="0" t="0" r="10160" b="17145"/>
                <wp:wrapNone/>
                <wp:docPr id="2082" name="テキスト ボックス 2082"/>
                <wp:cNvGraphicFramePr/>
                <a:graphic xmlns:a="http://schemas.openxmlformats.org/drawingml/2006/main">
                  <a:graphicData uri="http://schemas.microsoft.com/office/word/2010/wordprocessingShape">
                    <wps:wsp>
                      <wps:cNvSpPr txBox="1"/>
                      <wps:spPr>
                        <a:xfrm>
                          <a:off x="0" y="0"/>
                          <a:ext cx="5342890" cy="7107555"/>
                        </a:xfrm>
                        <a:prstGeom prst="rect">
                          <a:avLst/>
                        </a:prstGeom>
                        <a:solidFill>
                          <a:schemeClr val="lt1"/>
                        </a:solidFill>
                        <a:ln w="6350">
                          <a:solidFill>
                            <a:prstClr val="black"/>
                          </a:solidFill>
                        </a:ln>
                      </wps:spPr>
                      <wps:txbx>
                        <w:txbxContent>
                          <w:p w14:paraId="42F6A9BF"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java.io.Serializable</w:t>
                            </w:r>
                            <w:proofErr w:type="spellEnd"/>
                            <w:r w:rsidRPr="00EB6BA6">
                              <w:rPr>
                                <w:rFonts w:ascii="Consolas" w:hAnsi="Consolas"/>
                              </w:rPr>
                              <w:t>;</w:t>
                            </w:r>
                          </w:p>
                          <w:p w14:paraId="0BDAE606" w14:textId="77777777" w:rsidR="001D6546" w:rsidRPr="00EB6BA6" w:rsidRDefault="001D6546" w:rsidP="00386FF3">
                            <w:pPr>
                              <w:ind w:firstLine="188"/>
                              <w:rPr>
                                <w:rFonts w:ascii="Consolas" w:hAnsi="Consolas"/>
                              </w:rPr>
                            </w:pPr>
                          </w:p>
                          <w:p w14:paraId="67B71B4A" w14:textId="77777777" w:rsidR="001D6546" w:rsidRPr="00EB6BA6" w:rsidRDefault="001D6546" w:rsidP="00386FF3">
                            <w:pPr>
                              <w:ind w:firstLine="188"/>
                              <w:rPr>
                                <w:rFonts w:ascii="Consolas" w:hAnsi="Consolas"/>
                              </w:rPr>
                            </w:pPr>
                            <w:r w:rsidRPr="00EB6BA6">
                              <w:rPr>
                                <w:rFonts w:ascii="Consolas" w:hAnsi="Consolas"/>
                              </w:rPr>
                              <w:t>public class Data implements Serializable {</w:t>
                            </w:r>
                          </w:p>
                          <w:p w14:paraId="769EDF0A" w14:textId="77777777" w:rsidR="001D6546" w:rsidRPr="00EB6BA6" w:rsidRDefault="001D6546" w:rsidP="00386FF3">
                            <w:pPr>
                              <w:ind w:firstLine="188"/>
                              <w:rPr>
                                <w:rFonts w:ascii="Consolas" w:hAnsi="Consolas"/>
                              </w:rPr>
                            </w:pPr>
                            <w:r w:rsidRPr="00EB6BA6">
                              <w:rPr>
                                <w:rFonts w:ascii="Consolas" w:hAnsi="Consolas"/>
                              </w:rPr>
                              <w:tab/>
                              <w:t xml:space="preserve">private String </w:t>
                            </w:r>
                            <w:proofErr w:type="spellStart"/>
                            <w:r w:rsidRPr="00EB6BA6">
                              <w:rPr>
                                <w:rFonts w:ascii="Consolas" w:hAnsi="Consolas"/>
                              </w:rPr>
                              <w:t>student_number</w:t>
                            </w:r>
                            <w:proofErr w:type="spellEnd"/>
                            <w:r w:rsidRPr="00EB6BA6">
                              <w:rPr>
                                <w:rFonts w:ascii="Consolas" w:hAnsi="Consolas"/>
                              </w:rPr>
                              <w:t>;</w:t>
                            </w:r>
                          </w:p>
                          <w:p w14:paraId="47DF77D2" w14:textId="77777777" w:rsidR="001D6546" w:rsidRPr="00EB6BA6" w:rsidRDefault="001D6546" w:rsidP="00386FF3">
                            <w:pPr>
                              <w:ind w:firstLine="188"/>
                              <w:rPr>
                                <w:rFonts w:ascii="Consolas" w:hAnsi="Consolas"/>
                              </w:rPr>
                            </w:pPr>
                            <w:r w:rsidRPr="00EB6BA6">
                              <w:rPr>
                                <w:rFonts w:ascii="Consolas" w:hAnsi="Consolas"/>
                              </w:rPr>
                              <w:tab/>
                              <w:t>private String last;</w:t>
                            </w:r>
                          </w:p>
                          <w:p w14:paraId="6304906C" w14:textId="77777777" w:rsidR="001D6546" w:rsidRPr="00EB6BA6" w:rsidRDefault="001D6546" w:rsidP="00386FF3">
                            <w:pPr>
                              <w:ind w:firstLine="188"/>
                              <w:rPr>
                                <w:rFonts w:ascii="Consolas" w:hAnsi="Consolas"/>
                              </w:rPr>
                            </w:pPr>
                            <w:r w:rsidRPr="00EB6BA6">
                              <w:rPr>
                                <w:rFonts w:ascii="Consolas" w:hAnsi="Consolas"/>
                              </w:rPr>
                              <w:tab/>
                              <w:t>private String first;</w:t>
                            </w:r>
                          </w:p>
                          <w:p w14:paraId="412576F8" w14:textId="77777777" w:rsidR="001D6546" w:rsidRPr="00EB6BA6" w:rsidRDefault="001D6546" w:rsidP="00386FF3">
                            <w:pPr>
                              <w:ind w:firstLine="188"/>
                              <w:rPr>
                                <w:rFonts w:ascii="Consolas" w:hAnsi="Consolas"/>
                              </w:rPr>
                            </w:pPr>
                            <w:r w:rsidRPr="00EB6BA6">
                              <w:rPr>
                                <w:rFonts w:ascii="Consolas" w:hAnsi="Consolas"/>
                              </w:rPr>
                              <w:tab/>
                              <w:t xml:space="preserve">private </w:t>
                            </w:r>
                            <w:proofErr w:type="spellStart"/>
                            <w:r w:rsidRPr="00EB6BA6">
                              <w:rPr>
                                <w:rFonts w:ascii="Consolas" w:hAnsi="Consolas"/>
                              </w:rPr>
                              <w:t>int</w:t>
                            </w:r>
                            <w:proofErr w:type="spellEnd"/>
                            <w:r w:rsidRPr="00EB6BA6">
                              <w:rPr>
                                <w:rFonts w:ascii="Consolas" w:hAnsi="Consolas"/>
                              </w:rPr>
                              <w:t xml:space="preserve"> number;</w:t>
                            </w:r>
                          </w:p>
                          <w:p w14:paraId="5551EBF9" w14:textId="77777777" w:rsidR="001D6546" w:rsidRPr="00EB6BA6" w:rsidRDefault="001D6546" w:rsidP="00386FF3">
                            <w:pPr>
                              <w:ind w:firstLine="188"/>
                              <w:rPr>
                                <w:rFonts w:ascii="Consolas" w:hAnsi="Consolas"/>
                              </w:rPr>
                            </w:pPr>
                            <w:r w:rsidRPr="00EB6BA6">
                              <w:rPr>
                                <w:rFonts w:ascii="Consolas" w:hAnsi="Consolas"/>
                              </w:rPr>
                              <w:tab/>
                              <w:t>private String subject;</w:t>
                            </w:r>
                          </w:p>
                          <w:p w14:paraId="42D68E2B" w14:textId="77777777" w:rsidR="001D6546" w:rsidRPr="00EB6BA6" w:rsidRDefault="001D6546" w:rsidP="00386FF3">
                            <w:pPr>
                              <w:ind w:firstLine="188"/>
                              <w:rPr>
                                <w:rFonts w:ascii="Consolas" w:hAnsi="Consolas"/>
                              </w:rPr>
                            </w:pPr>
                            <w:r w:rsidRPr="00EB6BA6">
                              <w:rPr>
                                <w:rFonts w:ascii="Consolas" w:hAnsi="Consolas"/>
                              </w:rPr>
                              <w:tab/>
                              <w:t xml:space="preserve">private String </w:t>
                            </w:r>
                            <w:proofErr w:type="spellStart"/>
                            <w:r w:rsidRPr="00EB6BA6">
                              <w:rPr>
                                <w:rFonts w:ascii="Consolas" w:hAnsi="Consolas"/>
                              </w:rPr>
                              <w:t>subject_Name</w:t>
                            </w:r>
                            <w:proofErr w:type="spellEnd"/>
                            <w:r w:rsidRPr="00EB6BA6">
                              <w:rPr>
                                <w:rFonts w:ascii="Consolas" w:hAnsi="Consolas"/>
                              </w:rPr>
                              <w:t>;</w:t>
                            </w:r>
                          </w:p>
                          <w:p w14:paraId="3C18D1E0" w14:textId="77777777" w:rsidR="001D6546" w:rsidRPr="00EB6BA6" w:rsidRDefault="001D6546" w:rsidP="00386FF3">
                            <w:pPr>
                              <w:ind w:firstLine="188"/>
                              <w:rPr>
                                <w:rFonts w:ascii="Consolas" w:hAnsi="Consolas"/>
                              </w:rPr>
                            </w:pPr>
                            <w:r w:rsidRPr="00EB6BA6">
                              <w:rPr>
                                <w:rFonts w:ascii="Consolas" w:hAnsi="Consolas"/>
                              </w:rPr>
                              <w:tab/>
                              <w:t>public Data() {</w:t>
                            </w:r>
                          </w:p>
                          <w:p w14:paraId="1F385871"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super();</w:t>
                            </w:r>
                          </w:p>
                          <w:p w14:paraId="4FA5A744" w14:textId="77777777" w:rsidR="001D6546" w:rsidRPr="00EB6BA6" w:rsidRDefault="001D6546" w:rsidP="00386FF3">
                            <w:pPr>
                              <w:ind w:firstLine="188"/>
                              <w:rPr>
                                <w:rFonts w:ascii="Consolas" w:hAnsi="Consolas"/>
                              </w:rPr>
                            </w:pPr>
                            <w:r w:rsidRPr="00EB6BA6">
                              <w:rPr>
                                <w:rFonts w:ascii="Consolas" w:hAnsi="Consolas"/>
                              </w:rPr>
                              <w:tab/>
                              <w:t>}</w:t>
                            </w:r>
                          </w:p>
                          <w:p w14:paraId="210EA8BB" w14:textId="77777777" w:rsidR="001D6546" w:rsidRPr="00EB6BA6" w:rsidRDefault="001D6546" w:rsidP="00386FF3">
                            <w:pPr>
                              <w:ind w:firstLine="188"/>
                              <w:rPr>
                                <w:rFonts w:ascii="Consolas" w:hAnsi="Consolas"/>
                              </w:rPr>
                            </w:pPr>
                            <w:r w:rsidRPr="00EB6BA6">
                              <w:rPr>
                                <w:rFonts w:ascii="Consolas" w:hAnsi="Consolas"/>
                              </w:rPr>
                              <w:tab/>
                              <w:t xml:space="preserve">public void </w:t>
                            </w:r>
                            <w:proofErr w:type="spellStart"/>
                            <w:r w:rsidRPr="00EB6BA6">
                              <w:rPr>
                                <w:rFonts w:ascii="Consolas" w:hAnsi="Consolas"/>
                              </w:rPr>
                              <w:t>setStudent_number</w:t>
                            </w:r>
                            <w:proofErr w:type="spellEnd"/>
                            <w:r w:rsidRPr="00EB6BA6">
                              <w:rPr>
                                <w:rFonts w:ascii="Consolas" w:hAnsi="Consolas"/>
                              </w:rPr>
                              <w:t xml:space="preserve">(String </w:t>
                            </w:r>
                            <w:proofErr w:type="spellStart"/>
                            <w:r w:rsidRPr="00EB6BA6">
                              <w:rPr>
                                <w:rFonts w:ascii="Consolas" w:hAnsi="Consolas"/>
                              </w:rPr>
                              <w:t>student_number</w:t>
                            </w:r>
                            <w:proofErr w:type="spellEnd"/>
                            <w:r w:rsidRPr="00EB6BA6">
                              <w:rPr>
                                <w:rFonts w:ascii="Consolas" w:hAnsi="Consolas"/>
                              </w:rPr>
                              <w:t>) {</w:t>
                            </w:r>
                          </w:p>
                          <w:p w14:paraId="4A6BDD48"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this.student_number</w:t>
                            </w:r>
                            <w:proofErr w:type="spellEnd"/>
                            <w:r w:rsidRPr="00EB6BA6">
                              <w:rPr>
                                <w:rFonts w:ascii="Consolas" w:hAnsi="Consolas"/>
                              </w:rPr>
                              <w:t xml:space="preserve"> = </w:t>
                            </w:r>
                            <w:proofErr w:type="spellStart"/>
                            <w:r w:rsidRPr="00EB6BA6">
                              <w:rPr>
                                <w:rFonts w:ascii="Consolas" w:hAnsi="Consolas"/>
                              </w:rPr>
                              <w:t>student_number</w:t>
                            </w:r>
                            <w:proofErr w:type="spellEnd"/>
                            <w:r w:rsidRPr="00EB6BA6">
                              <w:rPr>
                                <w:rFonts w:ascii="Consolas" w:hAnsi="Consolas"/>
                              </w:rPr>
                              <w:t>;</w:t>
                            </w:r>
                          </w:p>
                          <w:p w14:paraId="2714FAB6" w14:textId="77777777" w:rsidR="001D6546" w:rsidRPr="00EB6BA6" w:rsidRDefault="001D6546" w:rsidP="00386FF3">
                            <w:pPr>
                              <w:ind w:firstLineChars="446" w:firstLine="839"/>
                              <w:rPr>
                                <w:rFonts w:ascii="Consolas" w:hAnsi="Consolas"/>
                              </w:rPr>
                            </w:pPr>
                            <w:r w:rsidRPr="00EB6BA6">
                              <w:rPr>
                                <w:rFonts w:ascii="Consolas" w:hAnsi="Consolas"/>
                              </w:rPr>
                              <w:t xml:space="preserve">public void </w:t>
                            </w:r>
                            <w:proofErr w:type="spellStart"/>
                            <w:r w:rsidRPr="00EB6BA6">
                              <w:rPr>
                                <w:rFonts w:ascii="Consolas" w:hAnsi="Consolas"/>
                              </w:rPr>
                              <w:t>setLast</w:t>
                            </w:r>
                            <w:proofErr w:type="spellEnd"/>
                            <w:r w:rsidRPr="00EB6BA6">
                              <w:rPr>
                                <w:rFonts w:ascii="Consolas" w:hAnsi="Consolas"/>
                              </w:rPr>
                              <w:t>(String last) {</w:t>
                            </w:r>
                          </w:p>
                          <w:p w14:paraId="6AE2CCA4"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this.last</w:t>
                            </w:r>
                            <w:proofErr w:type="spellEnd"/>
                            <w:r w:rsidRPr="00EB6BA6">
                              <w:rPr>
                                <w:rFonts w:ascii="Consolas" w:hAnsi="Consolas"/>
                              </w:rPr>
                              <w:t xml:space="preserve"> = last;</w:t>
                            </w:r>
                          </w:p>
                          <w:p w14:paraId="19D19615" w14:textId="77777777" w:rsidR="001D6546" w:rsidRPr="00EB6BA6" w:rsidRDefault="001D6546" w:rsidP="00386FF3">
                            <w:pPr>
                              <w:ind w:firstLine="188"/>
                              <w:rPr>
                                <w:rFonts w:ascii="Consolas" w:hAnsi="Consolas"/>
                              </w:rPr>
                            </w:pPr>
                            <w:r w:rsidRPr="00EB6BA6">
                              <w:rPr>
                                <w:rFonts w:ascii="Consolas" w:hAnsi="Consolas"/>
                              </w:rPr>
                              <w:tab/>
                              <w:t>}</w:t>
                            </w:r>
                          </w:p>
                          <w:p w14:paraId="187769B1" w14:textId="77777777" w:rsidR="001D6546" w:rsidRPr="00EB6BA6" w:rsidRDefault="001D6546" w:rsidP="00386FF3">
                            <w:pPr>
                              <w:ind w:firstLine="188"/>
                              <w:rPr>
                                <w:rFonts w:ascii="Consolas" w:hAnsi="Consolas"/>
                              </w:rPr>
                            </w:pPr>
                            <w:r w:rsidRPr="00EB6BA6">
                              <w:rPr>
                                <w:rFonts w:ascii="Consolas" w:hAnsi="Consolas"/>
                              </w:rPr>
                              <w:tab/>
                              <w:t xml:space="preserve">public void </w:t>
                            </w:r>
                            <w:proofErr w:type="spellStart"/>
                            <w:r w:rsidRPr="00EB6BA6">
                              <w:rPr>
                                <w:rFonts w:ascii="Consolas" w:hAnsi="Consolas"/>
                              </w:rPr>
                              <w:t>setFirst</w:t>
                            </w:r>
                            <w:proofErr w:type="spellEnd"/>
                            <w:r w:rsidRPr="00EB6BA6">
                              <w:rPr>
                                <w:rFonts w:ascii="Consolas" w:hAnsi="Consolas"/>
                              </w:rPr>
                              <w:t>(String first) {</w:t>
                            </w:r>
                          </w:p>
                          <w:p w14:paraId="381E5869"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this.first</w:t>
                            </w:r>
                            <w:proofErr w:type="spellEnd"/>
                            <w:r w:rsidRPr="00EB6BA6">
                              <w:rPr>
                                <w:rFonts w:ascii="Consolas" w:hAnsi="Consolas"/>
                              </w:rPr>
                              <w:t xml:space="preserve"> = first;</w:t>
                            </w:r>
                          </w:p>
                          <w:p w14:paraId="7F3274F4" w14:textId="77777777" w:rsidR="001D6546" w:rsidRPr="00EB6BA6" w:rsidRDefault="001D6546" w:rsidP="00386FF3">
                            <w:pPr>
                              <w:ind w:firstLine="188"/>
                              <w:rPr>
                                <w:rFonts w:ascii="Consolas" w:hAnsi="Consolas"/>
                              </w:rPr>
                            </w:pPr>
                            <w:r w:rsidRPr="00EB6BA6">
                              <w:rPr>
                                <w:rFonts w:ascii="Consolas" w:hAnsi="Consolas"/>
                              </w:rPr>
                              <w:tab/>
                              <w:t>}</w:t>
                            </w:r>
                          </w:p>
                          <w:p w14:paraId="4DBDB96A" w14:textId="77777777" w:rsidR="001D6546" w:rsidRDefault="001D6546" w:rsidP="00386FF3">
                            <w:pPr>
                              <w:ind w:firstLine="188"/>
                            </w:pPr>
                          </w:p>
                          <w:p w14:paraId="027EEC41" w14:textId="77777777" w:rsidR="001D6546" w:rsidRPr="002330AA" w:rsidRDefault="001D6546" w:rsidP="00386FF3">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6B274" id="テキスト ボックス 2082" o:spid="_x0000_s1104" type="#_x0000_t202" style="position:absolute;left:0;text-align:left;margin-left:3.95pt;margin-top:23.35pt;width:420.7pt;height:559.6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" fillcolor="white [3201]" strokeweight=".5pt">
                <v:textbox>
                  <w:txbxContent>
                    <w:p w14:paraId="42F6A9BF" w14:textId="77777777" w:rsidR="001D6546" w:rsidRPr="00EB6BA6" w:rsidRDefault="001D6546" w:rsidP="00386FF3">
                      <w:pPr>
                        <w:ind w:firstLine="188"/>
                        <w:rPr>
                          <w:rFonts w:ascii="Consolas" w:hAnsi="Consolas"/>
                        </w:rPr>
                      </w:pPr>
                      <w:r w:rsidRPr="00EB6BA6">
                        <w:rPr>
                          <w:rFonts w:ascii="Consolas" w:hAnsi="Consolas"/>
                        </w:rPr>
                        <w:t>import java.io.Serializable;</w:t>
                      </w:r>
                    </w:p>
                    <w:p w14:paraId="0BDAE606" w14:textId="77777777" w:rsidR="001D6546" w:rsidRPr="00EB6BA6" w:rsidRDefault="001D6546" w:rsidP="00386FF3">
                      <w:pPr>
                        <w:ind w:firstLine="188"/>
                        <w:rPr>
                          <w:rFonts w:ascii="Consolas" w:hAnsi="Consolas"/>
                        </w:rPr>
                      </w:pPr>
                    </w:p>
                    <w:p w14:paraId="67B71B4A" w14:textId="77777777" w:rsidR="001D6546" w:rsidRPr="00EB6BA6" w:rsidRDefault="001D6546" w:rsidP="00386FF3">
                      <w:pPr>
                        <w:ind w:firstLine="188"/>
                        <w:rPr>
                          <w:rFonts w:ascii="Consolas" w:hAnsi="Consolas"/>
                        </w:rPr>
                      </w:pPr>
                      <w:r w:rsidRPr="00EB6BA6">
                        <w:rPr>
                          <w:rFonts w:ascii="Consolas" w:hAnsi="Consolas"/>
                        </w:rPr>
                        <w:t>public class Data implements Serializable {</w:t>
                      </w:r>
                    </w:p>
                    <w:p w14:paraId="769EDF0A" w14:textId="77777777" w:rsidR="001D6546" w:rsidRPr="00EB6BA6" w:rsidRDefault="001D6546" w:rsidP="00386FF3">
                      <w:pPr>
                        <w:ind w:firstLine="188"/>
                        <w:rPr>
                          <w:rFonts w:ascii="Consolas" w:hAnsi="Consolas"/>
                        </w:rPr>
                      </w:pPr>
                      <w:r w:rsidRPr="00EB6BA6">
                        <w:rPr>
                          <w:rFonts w:ascii="Consolas" w:hAnsi="Consolas"/>
                        </w:rPr>
                        <w:tab/>
                        <w:t>private String student_number;</w:t>
                      </w:r>
                    </w:p>
                    <w:p w14:paraId="47DF77D2" w14:textId="77777777" w:rsidR="001D6546" w:rsidRPr="00EB6BA6" w:rsidRDefault="001D6546" w:rsidP="00386FF3">
                      <w:pPr>
                        <w:ind w:firstLine="188"/>
                        <w:rPr>
                          <w:rFonts w:ascii="Consolas" w:hAnsi="Consolas"/>
                        </w:rPr>
                      </w:pPr>
                      <w:r w:rsidRPr="00EB6BA6">
                        <w:rPr>
                          <w:rFonts w:ascii="Consolas" w:hAnsi="Consolas"/>
                        </w:rPr>
                        <w:tab/>
                        <w:t>private String last;</w:t>
                      </w:r>
                    </w:p>
                    <w:p w14:paraId="6304906C" w14:textId="77777777" w:rsidR="001D6546" w:rsidRPr="00EB6BA6" w:rsidRDefault="001D6546" w:rsidP="00386FF3">
                      <w:pPr>
                        <w:ind w:firstLine="188"/>
                        <w:rPr>
                          <w:rFonts w:ascii="Consolas" w:hAnsi="Consolas"/>
                        </w:rPr>
                      </w:pPr>
                      <w:r w:rsidRPr="00EB6BA6">
                        <w:rPr>
                          <w:rFonts w:ascii="Consolas" w:hAnsi="Consolas"/>
                        </w:rPr>
                        <w:tab/>
                        <w:t>private String first;</w:t>
                      </w:r>
                    </w:p>
                    <w:p w14:paraId="412576F8" w14:textId="77777777" w:rsidR="001D6546" w:rsidRPr="00EB6BA6" w:rsidRDefault="001D6546" w:rsidP="00386FF3">
                      <w:pPr>
                        <w:ind w:firstLine="188"/>
                        <w:rPr>
                          <w:rFonts w:ascii="Consolas" w:hAnsi="Consolas"/>
                        </w:rPr>
                      </w:pPr>
                      <w:r w:rsidRPr="00EB6BA6">
                        <w:rPr>
                          <w:rFonts w:ascii="Consolas" w:hAnsi="Consolas"/>
                        </w:rPr>
                        <w:tab/>
                        <w:t>private int number;</w:t>
                      </w:r>
                    </w:p>
                    <w:p w14:paraId="5551EBF9" w14:textId="77777777" w:rsidR="001D6546" w:rsidRPr="00EB6BA6" w:rsidRDefault="001D6546" w:rsidP="00386FF3">
                      <w:pPr>
                        <w:ind w:firstLine="188"/>
                        <w:rPr>
                          <w:rFonts w:ascii="Consolas" w:hAnsi="Consolas"/>
                        </w:rPr>
                      </w:pPr>
                      <w:r w:rsidRPr="00EB6BA6">
                        <w:rPr>
                          <w:rFonts w:ascii="Consolas" w:hAnsi="Consolas"/>
                        </w:rPr>
                        <w:tab/>
                        <w:t>private String subject;</w:t>
                      </w:r>
                    </w:p>
                    <w:p w14:paraId="42D68E2B" w14:textId="77777777" w:rsidR="001D6546" w:rsidRPr="00EB6BA6" w:rsidRDefault="001D6546" w:rsidP="00386FF3">
                      <w:pPr>
                        <w:ind w:firstLine="188"/>
                        <w:rPr>
                          <w:rFonts w:ascii="Consolas" w:hAnsi="Consolas"/>
                        </w:rPr>
                      </w:pPr>
                      <w:r w:rsidRPr="00EB6BA6">
                        <w:rPr>
                          <w:rFonts w:ascii="Consolas" w:hAnsi="Consolas"/>
                        </w:rPr>
                        <w:tab/>
                        <w:t>private String subject_Name;</w:t>
                      </w:r>
                    </w:p>
                    <w:p w14:paraId="3C18D1E0" w14:textId="77777777" w:rsidR="001D6546" w:rsidRPr="00EB6BA6" w:rsidRDefault="001D6546" w:rsidP="00386FF3">
                      <w:pPr>
                        <w:ind w:firstLine="188"/>
                        <w:rPr>
                          <w:rFonts w:ascii="Consolas" w:hAnsi="Consolas"/>
                        </w:rPr>
                      </w:pPr>
                      <w:r w:rsidRPr="00EB6BA6">
                        <w:rPr>
                          <w:rFonts w:ascii="Consolas" w:hAnsi="Consolas"/>
                        </w:rPr>
                        <w:tab/>
                        <w:t>public Data() {</w:t>
                      </w:r>
                    </w:p>
                    <w:p w14:paraId="1F385871"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super();</w:t>
                      </w:r>
                    </w:p>
                    <w:p w14:paraId="4FA5A744" w14:textId="77777777" w:rsidR="001D6546" w:rsidRPr="00EB6BA6" w:rsidRDefault="001D6546" w:rsidP="00386FF3">
                      <w:pPr>
                        <w:ind w:firstLine="188"/>
                        <w:rPr>
                          <w:rFonts w:ascii="Consolas" w:hAnsi="Consolas"/>
                        </w:rPr>
                      </w:pPr>
                      <w:r w:rsidRPr="00EB6BA6">
                        <w:rPr>
                          <w:rFonts w:ascii="Consolas" w:hAnsi="Consolas"/>
                        </w:rPr>
                        <w:tab/>
                        <w:t>}</w:t>
                      </w:r>
                    </w:p>
                    <w:p w14:paraId="210EA8BB" w14:textId="77777777" w:rsidR="001D6546" w:rsidRPr="00EB6BA6" w:rsidRDefault="001D6546" w:rsidP="00386FF3">
                      <w:pPr>
                        <w:ind w:firstLine="188"/>
                        <w:rPr>
                          <w:rFonts w:ascii="Consolas" w:hAnsi="Consolas"/>
                        </w:rPr>
                      </w:pPr>
                      <w:r w:rsidRPr="00EB6BA6">
                        <w:rPr>
                          <w:rFonts w:ascii="Consolas" w:hAnsi="Consolas"/>
                        </w:rPr>
                        <w:tab/>
                        <w:t>public void setStudent_number(String student_number) {</w:t>
                      </w:r>
                    </w:p>
                    <w:p w14:paraId="4A6BDD48"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this.student_number = student_number;</w:t>
                      </w:r>
                    </w:p>
                    <w:p w14:paraId="2714FAB6" w14:textId="77777777" w:rsidR="001D6546" w:rsidRPr="00EB6BA6" w:rsidRDefault="001D6546" w:rsidP="00386FF3">
                      <w:pPr>
                        <w:ind w:firstLineChars="446" w:firstLine="839"/>
                        <w:rPr>
                          <w:rFonts w:ascii="Consolas" w:hAnsi="Consolas"/>
                        </w:rPr>
                      </w:pPr>
                      <w:r w:rsidRPr="00EB6BA6">
                        <w:rPr>
                          <w:rFonts w:ascii="Consolas" w:hAnsi="Consolas"/>
                        </w:rPr>
                        <w:t>public void setLast(String last) {</w:t>
                      </w:r>
                    </w:p>
                    <w:p w14:paraId="6AE2CCA4"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this.last = last;</w:t>
                      </w:r>
                    </w:p>
                    <w:p w14:paraId="19D19615" w14:textId="77777777" w:rsidR="001D6546" w:rsidRPr="00EB6BA6" w:rsidRDefault="001D6546" w:rsidP="00386FF3">
                      <w:pPr>
                        <w:ind w:firstLine="188"/>
                        <w:rPr>
                          <w:rFonts w:ascii="Consolas" w:hAnsi="Consolas"/>
                        </w:rPr>
                      </w:pPr>
                      <w:r w:rsidRPr="00EB6BA6">
                        <w:rPr>
                          <w:rFonts w:ascii="Consolas" w:hAnsi="Consolas"/>
                        </w:rPr>
                        <w:tab/>
                        <w:t>}</w:t>
                      </w:r>
                    </w:p>
                    <w:p w14:paraId="187769B1" w14:textId="77777777" w:rsidR="001D6546" w:rsidRPr="00EB6BA6" w:rsidRDefault="001D6546" w:rsidP="00386FF3">
                      <w:pPr>
                        <w:ind w:firstLine="188"/>
                        <w:rPr>
                          <w:rFonts w:ascii="Consolas" w:hAnsi="Consolas"/>
                        </w:rPr>
                      </w:pPr>
                      <w:r w:rsidRPr="00EB6BA6">
                        <w:rPr>
                          <w:rFonts w:ascii="Consolas" w:hAnsi="Consolas"/>
                        </w:rPr>
                        <w:tab/>
                        <w:t>public void setFirst(String first) {</w:t>
                      </w:r>
                    </w:p>
                    <w:p w14:paraId="381E5869"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this.first = first;</w:t>
                      </w:r>
                    </w:p>
                    <w:p w14:paraId="7F3274F4" w14:textId="77777777" w:rsidR="001D6546" w:rsidRPr="00EB6BA6" w:rsidRDefault="001D6546" w:rsidP="00386FF3">
                      <w:pPr>
                        <w:ind w:firstLine="188"/>
                        <w:rPr>
                          <w:rFonts w:ascii="Consolas" w:hAnsi="Consolas"/>
                        </w:rPr>
                      </w:pPr>
                      <w:r w:rsidRPr="00EB6BA6">
                        <w:rPr>
                          <w:rFonts w:ascii="Consolas" w:hAnsi="Consolas"/>
                        </w:rPr>
                        <w:tab/>
                        <w:t>}</w:t>
                      </w:r>
                    </w:p>
                    <w:p w14:paraId="4DBDB96A" w14:textId="77777777" w:rsidR="001D6546" w:rsidRDefault="001D6546" w:rsidP="00386FF3">
                      <w:pPr>
                        <w:ind w:firstLine="188"/>
                      </w:pPr>
                    </w:p>
                    <w:p w14:paraId="027EEC41" w14:textId="77777777" w:rsidR="001D6546" w:rsidRPr="002330AA" w:rsidRDefault="001D6546" w:rsidP="00386FF3">
                      <w:pPr>
                        <w:ind w:firstLine="188"/>
                      </w:pPr>
                    </w:p>
                  </w:txbxContent>
                </v:textbox>
                <w10:wrap anchorx="margin"/>
              </v:shape>
            </w:pict>
          </mc:Fallback>
        </mc:AlternateContent>
      </w:r>
      <w:r>
        <w:rPr>
          <w:rFonts w:hint="eastAsia"/>
        </w:rPr>
        <w:t>リスト6.1.1　Data.java</w:t>
      </w:r>
    </w:p>
    <w:p w14:paraId="6CC4F184" w14:textId="77777777" w:rsidR="00386FF3" w:rsidRDefault="00386FF3" w:rsidP="00386FF3">
      <w:pPr>
        <w:widowControl/>
        <w:spacing w:line="240" w:lineRule="auto"/>
        <w:ind w:firstLineChars="0" w:firstLine="0"/>
        <w:jc w:val="left"/>
      </w:pPr>
    </w:p>
    <w:p w14:paraId="5A7255FA" w14:textId="77777777" w:rsidR="00386FF3" w:rsidRDefault="00386FF3" w:rsidP="00386FF3">
      <w:pPr>
        <w:widowControl/>
        <w:spacing w:line="240" w:lineRule="auto"/>
        <w:ind w:firstLineChars="0" w:firstLine="0"/>
        <w:jc w:val="left"/>
      </w:pPr>
    </w:p>
    <w:p w14:paraId="6F594FEE" w14:textId="77777777" w:rsidR="00386FF3" w:rsidRDefault="00386FF3" w:rsidP="00386FF3">
      <w:pPr>
        <w:ind w:firstLine="188"/>
      </w:pPr>
    </w:p>
    <w:p w14:paraId="505C3DD1" w14:textId="77777777" w:rsidR="00386FF3" w:rsidRDefault="00386FF3" w:rsidP="00386FF3">
      <w:pPr>
        <w:ind w:firstLineChars="0" w:firstLine="0"/>
      </w:pPr>
    </w:p>
    <w:p w14:paraId="7DBC6B8A" w14:textId="77777777" w:rsidR="00386FF3" w:rsidRDefault="00386FF3" w:rsidP="00386FF3">
      <w:pPr>
        <w:ind w:firstLine="188"/>
        <w:jc w:val="center"/>
      </w:pPr>
    </w:p>
    <w:p w14:paraId="40768D8F" w14:textId="77777777" w:rsidR="00386FF3" w:rsidRDefault="00386FF3" w:rsidP="00386FF3">
      <w:pPr>
        <w:ind w:firstLine="188"/>
        <w:jc w:val="left"/>
      </w:pPr>
    </w:p>
    <w:p w14:paraId="1F218DAE" w14:textId="77777777" w:rsidR="00386FF3" w:rsidRDefault="00386FF3" w:rsidP="00386FF3">
      <w:pPr>
        <w:ind w:firstLine="188"/>
        <w:jc w:val="left"/>
      </w:pPr>
    </w:p>
    <w:p w14:paraId="654500CF" w14:textId="77777777" w:rsidR="00386FF3" w:rsidRDefault="00386FF3" w:rsidP="00386FF3">
      <w:pPr>
        <w:ind w:firstLine="188"/>
        <w:jc w:val="left"/>
      </w:pPr>
    </w:p>
    <w:p w14:paraId="233CF2AC" w14:textId="77777777" w:rsidR="00386FF3" w:rsidRDefault="00386FF3" w:rsidP="00386FF3">
      <w:pPr>
        <w:ind w:firstLine="188"/>
        <w:jc w:val="left"/>
      </w:pPr>
    </w:p>
    <w:p w14:paraId="7436726B" w14:textId="77777777" w:rsidR="00386FF3" w:rsidRDefault="00386FF3" w:rsidP="00386FF3">
      <w:pPr>
        <w:ind w:firstLine="188"/>
        <w:jc w:val="left"/>
      </w:pPr>
    </w:p>
    <w:p w14:paraId="67D06D14" w14:textId="77777777" w:rsidR="00386FF3" w:rsidRDefault="00386FF3" w:rsidP="00386FF3">
      <w:pPr>
        <w:ind w:firstLine="188"/>
        <w:jc w:val="left"/>
      </w:pPr>
    </w:p>
    <w:p w14:paraId="41F57BFF" w14:textId="77777777" w:rsidR="00386FF3" w:rsidRDefault="00386FF3" w:rsidP="00386FF3">
      <w:pPr>
        <w:ind w:firstLine="188"/>
        <w:jc w:val="left"/>
      </w:pPr>
    </w:p>
    <w:p w14:paraId="01A2B66A" w14:textId="77777777" w:rsidR="00386FF3" w:rsidRDefault="00386FF3" w:rsidP="00386FF3">
      <w:pPr>
        <w:ind w:firstLine="188"/>
        <w:jc w:val="left"/>
      </w:pPr>
    </w:p>
    <w:p w14:paraId="5A3CACA4" w14:textId="77777777" w:rsidR="00386FF3" w:rsidRDefault="00386FF3" w:rsidP="00386FF3">
      <w:pPr>
        <w:ind w:firstLine="188"/>
        <w:jc w:val="left"/>
      </w:pPr>
    </w:p>
    <w:p w14:paraId="64B7E8E4" w14:textId="77777777" w:rsidR="00386FF3" w:rsidRDefault="00386FF3" w:rsidP="00386FF3">
      <w:pPr>
        <w:ind w:firstLine="188"/>
        <w:jc w:val="left"/>
      </w:pPr>
    </w:p>
    <w:p w14:paraId="7E6E6BE9" w14:textId="77777777" w:rsidR="00386FF3" w:rsidRDefault="00386FF3" w:rsidP="00386FF3">
      <w:pPr>
        <w:ind w:firstLine="188"/>
        <w:jc w:val="left"/>
      </w:pPr>
    </w:p>
    <w:p w14:paraId="6D2EB7DD" w14:textId="77777777" w:rsidR="00386FF3" w:rsidRDefault="00386FF3" w:rsidP="00386FF3">
      <w:pPr>
        <w:ind w:firstLine="188"/>
        <w:jc w:val="left"/>
      </w:pPr>
    </w:p>
    <w:p w14:paraId="34507A9E" w14:textId="77777777" w:rsidR="00386FF3" w:rsidRDefault="00386FF3" w:rsidP="00386FF3">
      <w:pPr>
        <w:ind w:firstLine="188"/>
        <w:jc w:val="left"/>
      </w:pPr>
    </w:p>
    <w:p w14:paraId="0E7CD771" w14:textId="77777777" w:rsidR="00386FF3" w:rsidRDefault="00386FF3" w:rsidP="00386FF3">
      <w:pPr>
        <w:ind w:firstLine="188"/>
        <w:jc w:val="left"/>
      </w:pPr>
    </w:p>
    <w:p w14:paraId="6661CDEF" w14:textId="77777777" w:rsidR="00386FF3" w:rsidRDefault="00386FF3" w:rsidP="00386FF3">
      <w:pPr>
        <w:ind w:firstLine="188"/>
        <w:jc w:val="left"/>
      </w:pPr>
    </w:p>
    <w:p w14:paraId="51263964" w14:textId="77777777" w:rsidR="00386FF3" w:rsidRDefault="00386FF3" w:rsidP="00386FF3">
      <w:pPr>
        <w:ind w:firstLine="188"/>
        <w:jc w:val="left"/>
      </w:pPr>
    </w:p>
    <w:p w14:paraId="42749CED" w14:textId="77777777" w:rsidR="00386FF3" w:rsidRDefault="00386FF3" w:rsidP="00386FF3">
      <w:pPr>
        <w:ind w:firstLine="188"/>
        <w:jc w:val="left"/>
      </w:pPr>
    </w:p>
    <w:p w14:paraId="0EB503A5" w14:textId="77777777" w:rsidR="00386FF3" w:rsidRDefault="00386FF3" w:rsidP="00386FF3">
      <w:pPr>
        <w:ind w:firstLine="188"/>
        <w:jc w:val="left"/>
      </w:pPr>
      <w:r>
        <w:rPr>
          <w:rFonts w:hint="eastAsia"/>
          <w:noProof/>
        </w:rPr>
        <w:lastRenderedPageBreak/>
        <mc:AlternateContent>
          <mc:Choice Requires="wps">
            <w:drawing>
              <wp:anchor distT="0" distB="0" distL="114300" distR="114300" simplePos="0" relativeHeight="251801600" behindDoc="0" locked="0" layoutInCell="1" allowOverlap="1" wp14:anchorId="5167F710" wp14:editId="1C7E0345">
                <wp:simplePos x="0" y="0"/>
                <wp:positionH relativeFrom="margin">
                  <wp:align>right</wp:align>
                </wp:positionH>
                <wp:positionV relativeFrom="paragraph">
                  <wp:posOffset>-1018</wp:posOffset>
                </wp:positionV>
                <wp:extent cx="5342890" cy="8333117"/>
                <wp:effectExtent l="0" t="0" r="10160" b="10795"/>
                <wp:wrapNone/>
                <wp:docPr id="2083" name="テキスト ボックス 2083"/>
                <wp:cNvGraphicFramePr/>
                <a:graphic xmlns:a="http://schemas.openxmlformats.org/drawingml/2006/main">
                  <a:graphicData uri="http://schemas.microsoft.com/office/word/2010/wordprocessingShape">
                    <wps:wsp>
                      <wps:cNvSpPr txBox="1"/>
                      <wps:spPr>
                        <a:xfrm>
                          <a:off x="0" y="0"/>
                          <a:ext cx="5342890" cy="8333117"/>
                        </a:xfrm>
                        <a:prstGeom prst="rect">
                          <a:avLst/>
                        </a:prstGeom>
                        <a:solidFill>
                          <a:schemeClr val="lt1"/>
                        </a:solidFill>
                        <a:ln w="6350">
                          <a:solidFill>
                            <a:prstClr val="black"/>
                          </a:solidFill>
                        </a:ln>
                      </wps:spPr>
                      <wps:txbx>
                        <w:txbxContent>
                          <w:p w14:paraId="0761A032" w14:textId="77777777" w:rsidR="001D6546" w:rsidRPr="00EB6BA6" w:rsidRDefault="001D6546" w:rsidP="00386FF3">
                            <w:pPr>
                              <w:ind w:firstLineChars="0" w:firstLine="840"/>
                              <w:rPr>
                                <w:rFonts w:ascii="Consolas" w:hAnsi="Consolas"/>
                              </w:rPr>
                            </w:pPr>
                            <w:r w:rsidRPr="00EB6BA6">
                              <w:rPr>
                                <w:rFonts w:ascii="Consolas" w:hAnsi="Consolas"/>
                              </w:rPr>
                              <w:t xml:space="preserve">public void </w:t>
                            </w:r>
                            <w:proofErr w:type="spellStart"/>
                            <w:r w:rsidRPr="00EB6BA6">
                              <w:rPr>
                                <w:rFonts w:ascii="Consolas" w:hAnsi="Consolas"/>
                              </w:rPr>
                              <w:t>setNumber</w:t>
                            </w:r>
                            <w:proofErr w:type="spellEnd"/>
                            <w:r w:rsidRPr="00EB6BA6">
                              <w:rPr>
                                <w:rFonts w:ascii="Consolas" w:hAnsi="Consolas"/>
                              </w:rPr>
                              <w:t>(</w:t>
                            </w:r>
                            <w:proofErr w:type="spellStart"/>
                            <w:r w:rsidRPr="00EB6BA6">
                              <w:rPr>
                                <w:rFonts w:ascii="Consolas" w:hAnsi="Consolas"/>
                              </w:rPr>
                              <w:t>int</w:t>
                            </w:r>
                            <w:proofErr w:type="spellEnd"/>
                            <w:r w:rsidRPr="00EB6BA6">
                              <w:rPr>
                                <w:rFonts w:ascii="Consolas" w:hAnsi="Consolas"/>
                              </w:rPr>
                              <w:t xml:space="preserve"> number) {</w:t>
                            </w:r>
                          </w:p>
                          <w:p w14:paraId="474B438E"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this.number</w:t>
                            </w:r>
                            <w:proofErr w:type="spellEnd"/>
                            <w:r w:rsidRPr="00EB6BA6">
                              <w:rPr>
                                <w:rFonts w:ascii="Consolas" w:hAnsi="Consolas"/>
                              </w:rPr>
                              <w:t xml:space="preserve"> = number;</w:t>
                            </w:r>
                          </w:p>
                          <w:p w14:paraId="2D6B6A91" w14:textId="77777777" w:rsidR="001D6546" w:rsidRPr="00EB6BA6" w:rsidRDefault="001D6546" w:rsidP="00386FF3">
                            <w:pPr>
                              <w:ind w:firstLine="188"/>
                              <w:rPr>
                                <w:rFonts w:ascii="Consolas" w:hAnsi="Consolas"/>
                              </w:rPr>
                            </w:pPr>
                            <w:r w:rsidRPr="00EB6BA6">
                              <w:rPr>
                                <w:rFonts w:ascii="Consolas" w:hAnsi="Consolas"/>
                              </w:rPr>
                              <w:tab/>
                              <w:t>}</w:t>
                            </w:r>
                          </w:p>
                          <w:p w14:paraId="0CE3F733" w14:textId="77777777" w:rsidR="001D6546" w:rsidRPr="00EB6BA6" w:rsidRDefault="001D6546" w:rsidP="00386FF3">
                            <w:pPr>
                              <w:ind w:firstLine="188"/>
                              <w:rPr>
                                <w:rFonts w:ascii="Consolas" w:hAnsi="Consolas"/>
                              </w:rPr>
                            </w:pPr>
                            <w:r w:rsidRPr="00EB6BA6">
                              <w:rPr>
                                <w:rFonts w:ascii="Consolas" w:hAnsi="Consolas"/>
                              </w:rPr>
                              <w:tab/>
                              <w:t xml:space="preserve">public void </w:t>
                            </w:r>
                            <w:proofErr w:type="spellStart"/>
                            <w:r w:rsidRPr="00EB6BA6">
                              <w:rPr>
                                <w:rFonts w:ascii="Consolas" w:hAnsi="Consolas"/>
                              </w:rPr>
                              <w:t>setSubject</w:t>
                            </w:r>
                            <w:proofErr w:type="spellEnd"/>
                            <w:r w:rsidRPr="00EB6BA6">
                              <w:rPr>
                                <w:rFonts w:ascii="Consolas" w:hAnsi="Consolas"/>
                              </w:rPr>
                              <w:t>(String subject) {</w:t>
                            </w:r>
                          </w:p>
                          <w:p w14:paraId="208F0DAF"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this.subject</w:t>
                            </w:r>
                            <w:proofErr w:type="spellEnd"/>
                            <w:r w:rsidRPr="00EB6BA6">
                              <w:rPr>
                                <w:rFonts w:ascii="Consolas" w:hAnsi="Consolas"/>
                              </w:rPr>
                              <w:t xml:space="preserve"> = subject;</w:t>
                            </w:r>
                          </w:p>
                          <w:p w14:paraId="2B0CC838" w14:textId="77777777" w:rsidR="001D6546" w:rsidRPr="00EB6BA6" w:rsidRDefault="001D6546" w:rsidP="00386FF3">
                            <w:pPr>
                              <w:ind w:firstLine="188"/>
                              <w:rPr>
                                <w:rFonts w:ascii="Consolas" w:hAnsi="Consolas"/>
                              </w:rPr>
                            </w:pPr>
                            <w:r w:rsidRPr="00EB6BA6">
                              <w:rPr>
                                <w:rFonts w:ascii="Consolas" w:hAnsi="Consolas"/>
                              </w:rPr>
                              <w:tab/>
                              <w:t>}</w:t>
                            </w:r>
                          </w:p>
                          <w:p w14:paraId="2469D76D" w14:textId="77777777" w:rsidR="001D6546" w:rsidRPr="00EB6BA6" w:rsidRDefault="001D6546" w:rsidP="00386FF3">
                            <w:pPr>
                              <w:ind w:firstLine="188"/>
                              <w:rPr>
                                <w:rFonts w:ascii="Consolas" w:hAnsi="Consolas"/>
                              </w:rPr>
                            </w:pPr>
                            <w:r w:rsidRPr="00EB6BA6">
                              <w:rPr>
                                <w:rFonts w:ascii="Consolas" w:hAnsi="Consolas"/>
                              </w:rPr>
                              <w:tab/>
                              <w:t xml:space="preserve">public void </w:t>
                            </w:r>
                            <w:proofErr w:type="spellStart"/>
                            <w:r w:rsidRPr="00EB6BA6">
                              <w:rPr>
                                <w:rFonts w:ascii="Consolas" w:hAnsi="Consolas"/>
                              </w:rPr>
                              <w:t>setSubject_Name</w:t>
                            </w:r>
                            <w:proofErr w:type="spellEnd"/>
                            <w:r w:rsidRPr="00EB6BA6">
                              <w:rPr>
                                <w:rFonts w:ascii="Consolas" w:hAnsi="Consolas"/>
                              </w:rPr>
                              <w:t xml:space="preserve">(String </w:t>
                            </w:r>
                            <w:proofErr w:type="spellStart"/>
                            <w:r w:rsidRPr="00EB6BA6">
                              <w:rPr>
                                <w:rFonts w:ascii="Consolas" w:hAnsi="Consolas"/>
                              </w:rPr>
                              <w:t>subject_Name</w:t>
                            </w:r>
                            <w:proofErr w:type="spellEnd"/>
                            <w:r w:rsidRPr="00EB6BA6">
                              <w:rPr>
                                <w:rFonts w:ascii="Consolas" w:hAnsi="Consolas"/>
                              </w:rPr>
                              <w:t>) {</w:t>
                            </w:r>
                          </w:p>
                          <w:p w14:paraId="0B7A243A"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this.subject_Name</w:t>
                            </w:r>
                            <w:proofErr w:type="spellEnd"/>
                            <w:r w:rsidRPr="00EB6BA6">
                              <w:rPr>
                                <w:rFonts w:ascii="Consolas" w:hAnsi="Consolas"/>
                              </w:rPr>
                              <w:t xml:space="preserve"> = </w:t>
                            </w:r>
                            <w:proofErr w:type="spellStart"/>
                            <w:r w:rsidRPr="00EB6BA6">
                              <w:rPr>
                                <w:rFonts w:ascii="Consolas" w:hAnsi="Consolas"/>
                              </w:rPr>
                              <w:t>subject_Name</w:t>
                            </w:r>
                            <w:proofErr w:type="spellEnd"/>
                            <w:r w:rsidRPr="00EB6BA6">
                              <w:rPr>
                                <w:rFonts w:ascii="Consolas" w:hAnsi="Consolas"/>
                              </w:rPr>
                              <w:t>;</w:t>
                            </w:r>
                          </w:p>
                          <w:p w14:paraId="67CC7E50" w14:textId="77777777" w:rsidR="001D6546" w:rsidRPr="00EB6BA6" w:rsidRDefault="001D6546" w:rsidP="00386FF3">
                            <w:pPr>
                              <w:ind w:firstLine="188"/>
                              <w:rPr>
                                <w:rFonts w:ascii="Consolas" w:hAnsi="Consolas"/>
                              </w:rPr>
                            </w:pPr>
                            <w:r w:rsidRPr="00EB6BA6">
                              <w:rPr>
                                <w:rFonts w:ascii="Consolas" w:hAnsi="Consolas"/>
                              </w:rPr>
                              <w:tab/>
                              <w:t>}</w:t>
                            </w:r>
                          </w:p>
                          <w:p w14:paraId="2B16BA93" w14:textId="77777777" w:rsidR="001D6546" w:rsidRPr="00EB6BA6" w:rsidRDefault="001D6546" w:rsidP="00386FF3">
                            <w:pPr>
                              <w:ind w:firstLine="188"/>
                              <w:rPr>
                                <w:rFonts w:ascii="Consolas" w:hAnsi="Consolas"/>
                              </w:rPr>
                            </w:pPr>
                            <w:r w:rsidRPr="00EB6BA6">
                              <w:rPr>
                                <w:rFonts w:ascii="Consolas" w:hAnsi="Consolas"/>
                              </w:rPr>
                              <w:tab/>
                              <w:t xml:space="preserve">public String </w:t>
                            </w:r>
                            <w:proofErr w:type="spellStart"/>
                            <w:r w:rsidRPr="00EB6BA6">
                              <w:rPr>
                                <w:rFonts w:ascii="Consolas" w:hAnsi="Consolas"/>
                              </w:rPr>
                              <w:t>getStudent_number</w:t>
                            </w:r>
                            <w:proofErr w:type="spellEnd"/>
                            <w:r w:rsidRPr="00EB6BA6">
                              <w:rPr>
                                <w:rFonts w:ascii="Consolas" w:hAnsi="Consolas"/>
                              </w:rPr>
                              <w:t>() {</w:t>
                            </w:r>
                          </w:p>
                          <w:p w14:paraId="22006861"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 xml:space="preserve">return </w:t>
                            </w:r>
                            <w:proofErr w:type="spellStart"/>
                            <w:r w:rsidRPr="00EB6BA6">
                              <w:rPr>
                                <w:rFonts w:ascii="Consolas" w:hAnsi="Consolas"/>
                              </w:rPr>
                              <w:t>student_number</w:t>
                            </w:r>
                            <w:proofErr w:type="spellEnd"/>
                            <w:r w:rsidRPr="00EB6BA6">
                              <w:rPr>
                                <w:rFonts w:ascii="Consolas" w:hAnsi="Consolas"/>
                              </w:rPr>
                              <w:t>;</w:t>
                            </w:r>
                          </w:p>
                          <w:p w14:paraId="04B115F4" w14:textId="77777777" w:rsidR="001D6546" w:rsidRPr="00EB6BA6" w:rsidRDefault="001D6546" w:rsidP="00386FF3">
                            <w:pPr>
                              <w:ind w:firstLine="188"/>
                              <w:rPr>
                                <w:rFonts w:ascii="Consolas" w:hAnsi="Consolas"/>
                              </w:rPr>
                            </w:pPr>
                            <w:r w:rsidRPr="00EB6BA6">
                              <w:rPr>
                                <w:rFonts w:ascii="Consolas" w:hAnsi="Consolas"/>
                              </w:rPr>
                              <w:tab/>
                              <w:t>}</w:t>
                            </w:r>
                          </w:p>
                          <w:p w14:paraId="18A3D469" w14:textId="77777777" w:rsidR="001D6546" w:rsidRPr="00EB6BA6" w:rsidRDefault="001D6546" w:rsidP="00386FF3">
                            <w:pPr>
                              <w:ind w:firstLine="188"/>
                              <w:rPr>
                                <w:rFonts w:ascii="Consolas" w:hAnsi="Consolas"/>
                              </w:rPr>
                            </w:pPr>
                            <w:r w:rsidRPr="00EB6BA6">
                              <w:rPr>
                                <w:rFonts w:ascii="Consolas" w:hAnsi="Consolas"/>
                              </w:rPr>
                              <w:tab/>
                              <w:t xml:space="preserve">public String </w:t>
                            </w:r>
                            <w:proofErr w:type="spellStart"/>
                            <w:r w:rsidRPr="00EB6BA6">
                              <w:rPr>
                                <w:rFonts w:ascii="Consolas" w:hAnsi="Consolas"/>
                              </w:rPr>
                              <w:t>getLast</w:t>
                            </w:r>
                            <w:proofErr w:type="spellEnd"/>
                            <w:r w:rsidRPr="00EB6BA6">
                              <w:rPr>
                                <w:rFonts w:ascii="Consolas" w:hAnsi="Consolas"/>
                              </w:rPr>
                              <w:t>() {</w:t>
                            </w:r>
                          </w:p>
                          <w:p w14:paraId="60187E69"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last;</w:t>
                            </w:r>
                          </w:p>
                          <w:p w14:paraId="26B659D0" w14:textId="77777777" w:rsidR="001D6546" w:rsidRPr="00EB6BA6" w:rsidRDefault="001D6546" w:rsidP="00386FF3">
                            <w:pPr>
                              <w:ind w:firstLine="188"/>
                              <w:rPr>
                                <w:rFonts w:ascii="Consolas" w:hAnsi="Consolas"/>
                              </w:rPr>
                            </w:pPr>
                            <w:r w:rsidRPr="00EB6BA6">
                              <w:rPr>
                                <w:rFonts w:ascii="Consolas" w:hAnsi="Consolas"/>
                              </w:rPr>
                              <w:tab/>
                              <w:t>}</w:t>
                            </w:r>
                          </w:p>
                          <w:p w14:paraId="3CA047F8" w14:textId="77777777" w:rsidR="001D6546" w:rsidRPr="00EB6BA6" w:rsidRDefault="001D6546" w:rsidP="00386FF3">
                            <w:pPr>
                              <w:ind w:firstLine="188"/>
                              <w:rPr>
                                <w:rFonts w:ascii="Consolas" w:hAnsi="Consolas"/>
                              </w:rPr>
                            </w:pPr>
                            <w:r w:rsidRPr="00EB6BA6">
                              <w:rPr>
                                <w:rFonts w:ascii="Consolas" w:hAnsi="Consolas"/>
                              </w:rPr>
                              <w:tab/>
                              <w:t xml:space="preserve">public String </w:t>
                            </w:r>
                            <w:proofErr w:type="spellStart"/>
                            <w:r w:rsidRPr="00EB6BA6">
                              <w:rPr>
                                <w:rFonts w:ascii="Consolas" w:hAnsi="Consolas"/>
                              </w:rPr>
                              <w:t>getFirst</w:t>
                            </w:r>
                            <w:proofErr w:type="spellEnd"/>
                            <w:r w:rsidRPr="00EB6BA6">
                              <w:rPr>
                                <w:rFonts w:ascii="Consolas" w:hAnsi="Consolas"/>
                              </w:rPr>
                              <w:t>() {</w:t>
                            </w:r>
                          </w:p>
                          <w:p w14:paraId="6BF5D2E7"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first;</w:t>
                            </w:r>
                          </w:p>
                          <w:p w14:paraId="50A8D1A4" w14:textId="77777777" w:rsidR="001D6546" w:rsidRPr="00EB6BA6" w:rsidRDefault="001D6546" w:rsidP="00386FF3">
                            <w:pPr>
                              <w:ind w:firstLine="188"/>
                              <w:rPr>
                                <w:rFonts w:ascii="Consolas" w:hAnsi="Consolas"/>
                              </w:rPr>
                            </w:pPr>
                            <w:r w:rsidRPr="00EB6BA6">
                              <w:rPr>
                                <w:rFonts w:ascii="Consolas" w:hAnsi="Consolas"/>
                              </w:rPr>
                              <w:tab/>
                              <w:t>}</w:t>
                            </w:r>
                          </w:p>
                          <w:p w14:paraId="777F65CE" w14:textId="77777777" w:rsidR="001D6546" w:rsidRPr="00EB6BA6" w:rsidRDefault="001D6546" w:rsidP="00386FF3">
                            <w:pPr>
                              <w:ind w:firstLine="188"/>
                              <w:rPr>
                                <w:rFonts w:ascii="Consolas" w:hAnsi="Consolas"/>
                              </w:rPr>
                            </w:pPr>
                            <w:r w:rsidRPr="00EB6BA6">
                              <w:rPr>
                                <w:rFonts w:ascii="Consolas" w:hAnsi="Consolas"/>
                              </w:rPr>
                              <w:tab/>
                              <w:t xml:space="preserve">public </w:t>
                            </w:r>
                            <w:proofErr w:type="spellStart"/>
                            <w:r w:rsidRPr="00EB6BA6">
                              <w:rPr>
                                <w:rFonts w:ascii="Consolas" w:hAnsi="Consolas"/>
                              </w:rPr>
                              <w:t>int</w:t>
                            </w:r>
                            <w:proofErr w:type="spellEnd"/>
                            <w:r w:rsidRPr="00EB6BA6">
                              <w:rPr>
                                <w:rFonts w:ascii="Consolas" w:hAnsi="Consolas"/>
                              </w:rPr>
                              <w:t xml:space="preserve"> </w:t>
                            </w:r>
                            <w:proofErr w:type="spellStart"/>
                            <w:r w:rsidRPr="00EB6BA6">
                              <w:rPr>
                                <w:rFonts w:ascii="Consolas" w:hAnsi="Consolas"/>
                              </w:rPr>
                              <w:t>getNumber</w:t>
                            </w:r>
                            <w:proofErr w:type="spellEnd"/>
                            <w:r w:rsidRPr="00EB6BA6">
                              <w:rPr>
                                <w:rFonts w:ascii="Consolas" w:hAnsi="Consolas"/>
                              </w:rPr>
                              <w:t>() {</w:t>
                            </w:r>
                          </w:p>
                          <w:p w14:paraId="6D7178E2"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number;</w:t>
                            </w:r>
                          </w:p>
                          <w:p w14:paraId="3537696B" w14:textId="77777777" w:rsidR="001D6546" w:rsidRPr="00EB6BA6" w:rsidRDefault="001D6546" w:rsidP="00386FF3">
                            <w:pPr>
                              <w:ind w:firstLine="188"/>
                              <w:rPr>
                                <w:rFonts w:ascii="Consolas" w:hAnsi="Consolas"/>
                              </w:rPr>
                            </w:pPr>
                            <w:r w:rsidRPr="00EB6BA6">
                              <w:rPr>
                                <w:rFonts w:ascii="Consolas" w:hAnsi="Consolas"/>
                              </w:rPr>
                              <w:tab/>
                              <w:t xml:space="preserve">} </w:t>
                            </w:r>
                          </w:p>
                          <w:p w14:paraId="29D3F654" w14:textId="77777777" w:rsidR="001D6546" w:rsidRPr="00EB6BA6" w:rsidRDefault="001D6546" w:rsidP="00386FF3">
                            <w:pPr>
                              <w:ind w:firstLineChars="446" w:firstLine="839"/>
                              <w:rPr>
                                <w:rFonts w:ascii="Consolas" w:hAnsi="Consolas"/>
                              </w:rPr>
                            </w:pPr>
                            <w:r w:rsidRPr="00EB6BA6">
                              <w:rPr>
                                <w:rFonts w:ascii="Consolas" w:hAnsi="Consolas"/>
                              </w:rPr>
                              <w:t xml:space="preserve">public String </w:t>
                            </w:r>
                            <w:proofErr w:type="spellStart"/>
                            <w:r w:rsidRPr="00EB6BA6">
                              <w:rPr>
                                <w:rFonts w:ascii="Consolas" w:hAnsi="Consolas"/>
                              </w:rPr>
                              <w:t>getSubject</w:t>
                            </w:r>
                            <w:proofErr w:type="spellEnd"/>
                            <w:r w:rsidRPr="00EB6BA6">
                              <w:rPr>
                                <w:rFonts w:ascii="Consolas" w:hAnsi="Consolas"/>
                              </w:rPr>
                              <w:t>() {</w:t>
                            </w:r>
                          </w:p>
                          <w:p w14:paraId="439DC0CB"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subject;</w:t>
                            </w:r>
                          </w:p>
                          <w:p w14:paraId="15FA0224" w14:textId="77777777" w:rsidR="001D6546" w:rsidRPr="00EB6BA6" w:rsidRDefault="001D6546" w:rsidP="00386FF3">
                            <w:pPr>
                              <w:ind w:firstLine="188"/>
                              <w:rPr>
                                <w:rFonts w:ascii="Consolas" w:hAnsi="Consolas"/>
                              </w:rPr>
                            </w:pPr>
                            <w:r w:rsidRPr="00EB6BA6">
                              <w:rPr>
                                <w:rFonts w:ascii="Consolas" w:hAnsi="Consolas"/>
                              </w:rPr>
                              <w:tab/>
                              <w:t>}</w:t>
                            </w:r>
                          </w:p>
                          <w:p w14:paraId="3330E31D" w14:textId="77777777" w:rsidR="001D6546" w:rsidRDefault="001D6546" w:rsidP="00386FF3">
                            <w:pPr>
                              <w:ind w:firstLine="188"/>
                            </w:pPr>
                          </w:p>
                          <w:p w14:paraId="7585A6AC" w14:textId="77777777" w:rsidR="001D6546" w:rsidRDefault="001D6546" w:rsidP="00386FF3">
                            <w:pPr>
                              <w:ind w:firstLine="188"/>
                            </w:pPr>
                            <w:r>
                              <w:tab/>
                              <w:t xml:space="preserve">public String </w:t>
                            </w:r>
                            <w:proofErr w:type="spellStart"/>
                            <w:r>
                              <w:t>getSubject_Name</w:t>
                            </w:r>
                            <w:proofErr w:type="spellEnd"/>
                            <w:r>
                              <w:t>() {</w:t>
                            </w:r>
                          </w:p>
                          <w:p w14:paraId="23581E34" w14:textId="77777777" w:rsidR="001D6546" w:rsidRDefault="001D6546" w:rsidP="00386FF3">
                            <w:pPr>
                              <w:ind w:firstLine="188"/>
                            </w:pPr>
                            <w:r>
                              <w:tab/>
                            </w:r>
                            <w:r>
                              <w:tab/>
                              <w:t xml:space="preserve">return </w:t>
                            </w:r>
                            <w:proofErr w:type="spellStart"/>
                            <w:r>
                              <w:t>subject_Name</w:t>
                            </w:r>
                            <w:proofErr w:type="spellEnd"/>
                            <w:r>
                              <w:t>;</w:t>
                            </w:r>
                          </w:p>
                          <w:p w14:paraId="068B8557" w14:textId="77777777" w:rsidR="001D6546" w:rsidRPr="002330AA" w:rsidRDefault="001D6546" w:rsidP="00386FF3">
                            <w:pPr>
                              <w:ind w:firstLine="188"/>
                            </w:pPr>
                            <w:r>
                              <w:ta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7F710" id="テキスト ボックス 2083" o:spid="_x0000_s1105" type="#_x0000_t202" style="position:absolute;left:0;text-align:left;margin-left:369.5pt;margin-top:-.1pt;width:420.7pt;height:656.15pt;z-index:251801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" fillcolor="white [3201]" strokeweight=".5pt">
                <v:textbox>
                  <w:txbxContent>
                    <w:p w14:paraId="0761A032" w14:textId="77777777" w:rsidR="001D6546" w:rsidRPr="00EB6BA6" w:rsidRDefault="001D6546" w:rsidP="00386FF3">
                      <w:pPr>
                        <w:ind w:firstLineChars="0" w:firstLine="840"/>
                        <w:rPr>
                          <w:rFonts w:ascii="Consolas" w:hAnsi="Consolas"/>
                        </w:rPr>
                      </w:pPr>
                      <w:r w:rsidRPr="00EB6BA6">
                        <w:rPr>
                          <w:rFonts w:ascii="Consolas" w:hAnsi="Consolas"/>
                        </w:rPr>
                        <w:t>public void setNumber(int number) {</w:t>
                      </w:r>
                    </w:p>
                    <w:p w14:paraId="474B438E"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this.number = number;</w:t>
                      </w:r>
                    </w:p>
                    <w:p w14:paraId="2D6B6A91" w14:textId="77777777" w:rsidR="001D6546" w:rsidRPr="00EB6BA6" w:rsidRDefault="001D6546" w:rsidP="00386FF3">
                      <w:pPr>
                        <w:ind w:firstLine="188"/>
                        <w:rPr>
                          <w:rFonts w:ascii="Consolas" w:hAnsi="Consolas"/>
                        </w:rPr>
                      </w:pPr>
                      <w:r w:rsidRPr="00EB6BA6">
                        <w:rPr>
                          <w:rFonts w:ascii="Consolas" w:hAnsi="Consolas"/>
                        </w:rPr>
                        <w:tab/>
                        <w:t>}</w:t>
                      </w:r>
                    </w:p>
                    <w:p w14:paraId="0CE3F733" w14:textId="77777777" w:rsidR="001D6546" w:rsidRPr="00EB6BA6" w:rsidRDefault="001D6546" w:rsidP="00386FF3">
                      <w:pPr>
                        <w:ind w:firstLine="188"/>
                        <w:rPr>
                          <w:rFonts w:ascii="Consolas" w:hAnsi="Consolas"/>
                        </w:rPr>
                      </w:pPr>
                      <w:r w:rsidRPr="00EB6BA6">
                        <w:rPr>
                          <w:rFonts w:ascii="Consolas" w:hAnsi="Consolas"/>
                        </w:rPr>
                        <w:tab/>
                        <w:t>public void setSubject(String subject) {</w:t>
                      </w:r>
                    </w:p>
                    <w:p w14:paraId="208F0DAF"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this.subject = subject;</w:t>
                      </w:r>
                    </w:p>
                    <w:p w14:paraId="2B0CC838" w14:textId="77777777" w:rsidR="001D6546" w:rsidRPr="00EB6BA6" w:rsidRDefault="001D6546" w:rsidP="00386FF3">
                      <w:pPr>
                        <w:ind w:firstLine="188"/>
                        <w:rPr>
                          <w:rFonts w:ascii="Consolas" w:hAnsi="Consolas"/>
                        </w:rPr>
                      </w:pPr>
                      <w:r w:rsidRPr="00EB6BA6">
                        <w:rPr>
                          <w:rFonts w:ascii="Consolas" w:hAnsi="Consolas"/>
                        </w:rPr>
                        <w:tab/>
                        <w:t>}</w:t>
                      </w:r>
                    </w:p>
                    <w:p w14:paraId="2469D76D" w14:textId="77777777" w:rsidR="001D6546" w:rsidRPr="00EB6BA6" w:rsidRDefault="001D6546" w:rsidP="00386FF3">
                      <w:pPr>
                        <w:ind w:firstLine="188"/>
                        <w:rPr>
                          <w:rFonts w:ascii="Consolas" w:hAnsi="Consolas"/>
                        </w:rPr>
                      </w:pPr>
                      <w:r w:rsidRPr="00EB6BA6">
                        <w:rPr>
                          <w:rFonts w:ascii="Consolas" w:hAnsi="Consolas"/>
                        </w:rPr>
                        <w:tab/>
                        <w:t>public void setSubject_Name(String subject_Name) {</w:t>
                      </w:r>
                    </w:p>
                    <w:p w14:paraId="0B7A243A"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this.subject_Name = subject_Name;</w:t>
                      </w:r>
                    </w:p>
                    <w:p w14:paraId="67CC7E50" w14:textId="77777777" w:rsidR="001D6546" w:rsidRPr="00EB6BA6" w:rsidRDefault="001D6546" w:rsidP="00386FF3">
                      <w:pPr>
                        <w:ind w:firstLine="188"/>
                        <w:rPr>
                          <w:rFonts w:ascii="Consolas" w:hAnsi="Consolas"/>
                        </w:rPr>
                      </w:pPr>
                      <w:r w:rsidRPr="00EB6BA6">
                        <w:rPr>
                          <w:rFonts w:ascii="Consolas" w:hAnsi="Consolas"/>
                        </w:rPr>
                        <w:tab/>
                        <w:t>}</w:t>
                      </w:r>
                    </w:p>
                    <w:p w14:paraId="2B16BA93" w14:textId="77777777" w:rsidR="001D6546" w:rsidRPr="00EB6BA6" w:rsidRDefault="001D6546" w:rsidP="00386FF3">
                      <w:pPr>
                        <w:ind w:firstLine="188"/>
                        <w:rPr>
                          <w:rFonts w:ascii="Consolas" w:hAnsi="Consolas"/>
                        </w:rPr>
                      </w:pPr>
                      <w:r w:rsidRPr="00EB6BA6">
                        <w:rPr>
                          <w:rFonts w:ascii="Consolas" w:hAnsi="Consolas"/>
                        </w:rPr>
                        <w:tab/>
                        <w:t>public String getStudent_number() {</w:t>
                      </w:r>
                    </w:p>
                    <w:p w14:paraId="22006861"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student_number;</w:t>
                      </w:r>
                    </w:p>
                    <w:p w14:paraId="04B115F4" w14:textId="77777777" w:rsidR="001D6546" w:rsidRPr="00EB6BA6" w:rsidRDefault="001D6546" w:rsidP="00386FF3">
                      <w:pPr>
                        <w:ind w:firstLine="188"/>
                        <w:rPr>
                          <w:rFonts w:ascii="Consolas" w:hAnsi="Consolas"/>
                        </w:rPr>
                      </w:pPr>
                      <w:r w:rsidRPr="00EB6BA6">
                        <w:rPr>
                          <w:rFonts w:ascii="Consolas" w:hAnsi="Consolas"/>
                        </w:rPr>
                        <w:tab/>
                        <w:t>}</w:t>
                      </w:r>
                    </w:p>
                    <w:p w14:paraId="18A3D469" w14:textId="77777777" w:rsidR="001D6546" w:rsidRPr="00EB6BA6" w:rsidRDefault="001D6546" w:rsidP="00386FF3">
                      <w:pPr>
                        <w:ind w:firstLine="188"/>
                        <w:rPr>
                          <w:rFonts w:ascii="Consolas" w:hAnsi="Consolas"/>
                        </w:rPr>
                      </w:pPr>
                      <w:r w:rsidRPr="00EB6BA6">
                        <w:rPr>
                          <w:rFonts w:ascii="Consolas" w:hAnsi="Consolas"/>
                        </w:rPr>
                        <w:tab/>
                        <w:t>public String getLast() {</w:t>
                      </w:r>
                    </w:p>
                    <w:p w14:paraId="60187E69"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last;</w:t>
                      </w:r>
                    </w:p>
                    <w:p w14:paraId="26B659D0" w14:textId="77777777" w:rsidR="001D6546" w:rsidRPr="00EB6BA6" w:rsidRDefault="001D6546" w:rsidP="00386FF3">
                      <w:pPr>
                        <w:ind w:firstLine="188"/>
                        <w:rPr>
                          <w:rFonts w:ascii="Consolas" w:hAnsi="Consolas"/>
                        </w:rPr>
                      </w:pPr>
                      <w:r w:rsidRPr="00EB6BA6">
                        <w:rPr>
                          <w:rFonts w:ascii="Consolas" w:hAnsi="Consolas"/>
                        </w:rPr>
                        <w:tab/>
                        <w:t>}</w:t>
                      </w:r>
                    </w:p>
                    <w:p w14:paraId="3CA047F8" w14:textId="77777777" w:rsidR="001D6546" w:rsidRPr="00EB6BA6" w:rsidRDefault="001D6546" w:rsidP="00386FF3">
                      <w:pPr>
                        <w:ind w:firstLine="188"/>
                        <w:rPr>
                          <w:rFonts w:ascii="Consolas" w:hAnsi="Consolas"/>
                        </w:rPr>
                      </w:pPr>
                      <w:r w:rsidRPr="00EB6BA6">
                        <w:rPr>
                          <w:rFonts w:ascii="Consolas" w:hAnsi="Consolas"/>
                        </w:rPr>
                        <w:tab/>
                        <w:t>public String getFirst() {</w:t>
                      </w:r>
                    </w:p>
                    <w:p w14:paraId="6BF5D2E7"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first;</w:t>
                      </w:r>
                    </w:p>
                    <w:p w14:paraId="50A8D1A4" w14:textId="77777777" w:rsidR="001D6546" w:rsidRPr="00EB6BA6" w:rsidRDefault="001D6546" w:rsidP="00386FF3">
                      <w:pPr>
                        <w:ind w:firstLine="188"/>
                        <w:rPr>
                          <w:rFonts w:ascii="Consolas" w:hAnsi="Consolas"/>
                        </w:rPr>
                      </w:pPr>
                      <w:r w:rsidRPr="00EB6BA6">
                        <w:rPr>
                          <w:rFonts w:ascii="Consolas" w:hAnsi="Consolas"/>
                        </w:rPr>
                        <w:tab/>
                        <w:t>}</w:t>
                      </w:r>
                    </w:p>
                    <w:p w14:paraId="777F65CE" w14:textId="77777777" w:rsidR="001D6546" w:rsidRPr="00EB6BA6" w:rsidRDefault="001D6546" w:rsidP="00386FF3">
                      <w:pPr>
                        <w:ind w:firstLine="188"/>
                        <w:rPr>
                          <w:rFonts w:ascii="Consolas" w:hAnsi="Consolas"/>
                        </w:rPr>
                      </w:pPr>
                      <w:r w:rsidRPr="00EB6BA6">
                        <w:rPr>
                          <w:rFonts w:ascii="Consolas" w:hAnsi="Consolas"/>
                        </w:rPr>
                        <w:tab/>
                        <w:t>public int getNumber() {</w:t>
                      </w:r>
                    </w:p>
                    <w:p w14:paraId="6D7178E2"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number;</w:t>
                      </w:r>
                    </w:p>
                    <w:p w14:paraId="3537696B" w14:textId="77777777" w:rsidR="001D6546" w:rsidRPr="00EB6BA6" w:rsidRDefault="001D6546" w:rsidP="00386FF3">
                      <w:pPr>
                        <w:ind w:firstLine="188"/>
                        <w:rPr>
                          <w:rFonts w:ascii="Consolas" w:hAnsi="Consolas"/>
                        </w:rPr>
                      </w:pPr>
                      <w:r w:rsidRPr="00EB6BA6">
                        <w:rPr>
                          <w:rFonts w:ascii="Consolas" w:hAnsi="Consolas"/>
                        </w:rPr>
                        <w:tab/>
                        <w:t xml:space="preserve">} </w:t>
                      </w:r>
                    </w:p>
                    <w:p w14:paraId="29D3F654" w14:textId="77777777" w:rsidR="001D6546" w:rsidRPr="00EB6BA6" w:rsidRDefault="001D6546" w:rsidP="00386FF3">
                      <w:pPr>
                        <w:ind w:firstLineChars="446" w:firstLine="839"/>
                        <w:rPr>
                          <w:rFonts w:ascii="Consolas" w:hAnsi="Consolas"/>
                        </w:rPr>
                      </w:pPr>
                      <w:r w:rsidRPr="00EB6BA6">
                        <w:rPr>
                          <w:rFonts w:ascii="Consolas" w:hAnsi="Consolas"/>
                        </w:rPr>
                        <w:t>public String getSubject() {</w:t>
                      </w:r>
                    </w:p>
                    <w:p w14:paraId="439DC0CB"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subject;</w:t>
                      </w:r>
                    </w:p>
                    <w:p w14:paraId="15FA0224" w14:textId="77777777" w:rsidR="001D6546" w:rsidRPr="00EB6BA6" w:rsidRDefault="001D6546" w:rsidP="00386FF3">
                      <w:pPr>
                        <w:ind w:firstLine="188"/>
                        <w:rPr>
                          <w:rFonts w:ascii="Consolas" w:hAnsi="Consolas"/>
                        </w:rPr>
                      </w:pPr>
                      <w:r w:rsidRPr="00EB6BA6">
                        <w:rPr>
                          <w:rFonts w:ascii="Consolas" w:hAnsi="Consolas"/>
                        </w:rPr>
                        <w:tab/>
                        <w:t>}</w:t>
                      </w:r>
                    </w:p>
                    <w:p w14:paraId="3330E31D" w14:textId="77777777" w:rsidR="001D6546" w:rsidRDefault="001D6546" w:rsidP="00386FF3">
                      <w:pPr>
                        <w:ind w:firstLine="188"/>
                      </w:pPr>
                    </w:p>
                    <w:p w14:paraId="7585A6AC" w14:textId="77777777" w:rsidR="001D6546" w:rsidRDefault="001D6546" w:rsidP="00386FF3">
                      <w:pPr>
                        <w:ind w:firstLine="188"/>
                      </w:pPr>
                      <w:r>
                        <w:tab/>
                        <w:t>public String getSubject_Name() {</w:t>
                      </w:r>
                    </w:p>
                    <w:p w14:paraId="23581E34" w14:textId="77777777" w:rsidR="001D6546" w:rsidRDefault="001D6546" w:rsidP="00386FF3">
                      <w:pPr>
                        <w:ind w:firstLine="188"/>
                      </w:pPr>
                      <w:r>
                        <w:tab/>
                      </w:r>
                      <w:r>
                        <w:tab/>
                        <w:t>return subject_Name;</w:t>
                      </w:r>
                    </w:p>
                    <w:p w14:paraId="068B8557" w14:textId="77777777" w:rsidR="001D6546" w:rsidRPr="002330AA" w:rsidRDefault="001D6546" w:rsidP="00386FF3">
                      <w:pPr>
                        <w:ind w:firstLine="188"/>
                      </w:pPr>
                      <w:r>
                        <w:tab/>
                        <w:t>}</w:t>
                      </w:r>
                    </w:p>
                  </w:txbxContent>
                </v:textbox>
                <w10:wrap anchorx="margin"/>
              </v:shape>
            </w:pict>
          </mc:Fallback>
        </mc:AlternateContent>
      </w:r>
    </w:p>
    <w:p w14:paraId="515998B9" w14:textId="77777777" w:rsidR="00386FF3" w:rsidRDefault="00386FF3" w:rsidP="00386FF3">
      <w:pPr>
        <w:ind w:firstLine="188"/>
        <w:jc w:val="left"/>
      </w:pPr>
    </w:p>
    <w:p w14:paraId="7544CB7E" w14:textId="77777777" w:rsidR="00386FF3" w:rsidRDefault="00386FF3" w:rsidP="00386FF3">
      <w:pPr>
        <w:ind w:firstLine="188"/>
        <w:jc w:val="left"/>
      </w:pPr>
    </w:p>
    <w:p w14:paraId="6B3F9C41" w14:textId="77777777" w:rsidR="00386FF3" w:rsidRDefault="00386FF3" w:rsidP="00386FF3">
      <w:pPr>
        <w:ind w:firstLine="188"/>
        <w:jc w:val="left"/>
      </w:pPr>
    </w:p>
    <w:p w14:paraId="025A50A5" w14:textId="77777777" w:rsidR="00386FF3" w:rsidRDefault="00386FF3" w:rsidP="00386FF3">
      <w:pPr>
        <w:ind w:firstLine="188"/>
        <w:jc w:val="left"/>
      </w:pPr>
    </w:p>
    <w:p w14:paraId="5DD47420" w14:textId="77777777" w:rsidR="00386FF3" w:rsidRDefault="00386FF3" w:rsidP="00386FF3">
      <w:pPr>
        <w:ind w:firstLine="188"/>
        <w:jc w:val="left"/>
      </w:pPr>
    </w:p>
    <w:p w14:paraId="3A77D395" w14:textId="77777777" w:rsidR="00386FF3" w:rsidRDefault="00386FF3" w:rsidP="00386FF3">
      <w:pPr>
        <w:ind w:firstLine="188"/>
        <w:jc w:val="left"/>
      </w:pPr>
    </w:p>
    <w:p w14:paraId="21FCD173" w14:textId="77777777" w:rsidR="00386FF3" w:rsidRDefault="00386FF3" w:rsidP="00386FF3">
      <w:pPr>
        <w:ind w:firstLine="188"/>
        <w:jc w:val="left"/>
      </w:pPr>
    </w:p>
    <w:p w14:paraId="7AFBE5D7" w14:textId="77777777" w:rsidR="00386FF3" w:rsidRDefault="00386FF3" w:rsidP="00386FF3">
      <w:pPr>
        <w:ind w:firstLine="188"/>
        <w:jc w:val="left"/>
      </w:pPr>
    </w:p>
    <w:p w14:paraId="2CAD6ABC" w14:textId="77777777" w:rsidR="00386FF3" w:rsidRDefault="00386FF3" w:rsidP="00386FF3">
      <w:pPr>
        <w:ind w:firstLine="188"/>
        <w:jc w:val="left"/>
      </w:pPr>
    </w:p>
    <w:p w14:paraId="13E46B11" w14:textId="77777777" w:rsidR="00386FF3" w:rsidRDefault="00386FF3" w:rsidP="00386FF3">
      <w:pPr>
        <w:ind w:firstLine="188"/>
        <w:jc w:val="left"/>
      </w:pPr>
    </w:p>
    <w:p w14:paraId="3CEC2A91" w14:textId="77777777" w:rsidR="00386FF3" w:rsidRDefault="00386FF3" w:rsidP="00386FF3">
      <w:pPr>
        <w:ind w:firstLine="188"/>
        <w:jc w:val="left"/>
      </w:pPr>
    </w:p>
    <w:p w14:paraId="4B29C9C7" w14:textId="77777777" w:rsidR="00386FF3" w:rsidRDefault="00386FF3" w:rsidP="00386FF3">
      <w:pPr>
        <w:ind w:firstLine="188"/>
        <w:jc w:val="left"/>
      </w:pPr>
    </w:p>
    <w:p w14:paraId="1D2EAD9D" w14:textId="77777777" w:rsidR="00386FF3" w:rsidRDefault="00386FF3" w:rsidP="00386FF3">
      <w:pPr>
        <w:ind w:firstLine="188"/>
        <w:jc w:val="left"/>
      </w:pPr>
    </w:p>
    <w:p w14:paraId="22C71D1B" w14:textId="77777777" w:rsidR="00386FF3" w:rsidRDefault="00386FF3" w:rsidP="00386FF3">
      <w:pPr>
        <w:ind w:firstLine="188"/>
        <w:jc w:val="left"/>
      </w:pPr>
    </w:p>
    <w:p w14:paraId="4BB449B5" w14:textId="77777777" w:rsidR="00386FF3" w:rsidRDefault="00386FF3" w:rsidP="00386FF3">
      <w:pPr>
        <w:ind w:firstLine="188"/>
        <w:jc w:val="left"/>
      </w:pPr>
    </w:p>
    <w:p w14:paraId="5E7C87BC" w14:textId="77777777" w:rsidR="00386FF3" w:rsidRDefault="00386FF3" w:rsidP="00386FF3">
      <w:pPr>
        <w:ind w:firstLine="188"/>
        <w:jc w:val="left"/>
      </w:pPr>
    </w:p>
    <w:p w14:paraId="6A700F1C" w14:textId="77777777" w:rsidR="00386FF3" w:rsidRDefault="00386FF3" w:rsidP="00386FF3">
      <w:pPr>
        <w:ind w:firstLine="188"/>
        <w:jc w:val="left"/>
      </w:pPr>
    </w:p>
    <w:p w14:paraId="6800A0E0" w14:textId="77777777" w:rsidR="00386FF3" w:rsidRDefault="00386FF3" w:rsidP="00386FF3">
      <w:pPr>
        <w:ind w:firstLine="188"/>
        <w:jc w:val="left"/>
      </w:pPr>
    </w:p>
    <w:p w14:paraId="7B28AD4E" w14:textId="77777777" w:rsidR="00386FF3" w:rsidRDefault="00386FF3" w:rsidP="00386FF3">
      <w:pPr>
        <w:ind w:firstLine="188"/>
        <w:jc w:val="left"/>
      </w:pPr>
    </w:p>
    <w:p w14:paraId="628D73CF" w14:textId="77777777" w:rsidR="00386FF3" w:rsidRDefault="00386FF3" w:rsidP="00386FF3">
      <w:pPr>
        <w:ind w:firstLine="188"/>
        <w:jc w:val="left"/>
      </w:pPr>
    </w:p>
    <w:p w14:paraId="67A0AA62" w14:textId="77777777" w:rsidR="00386FF3" w:rsidRDefault="00386FF3" w:rsidP="00386FF3">
      <w:pPr>
        <w:ind w:firstLine="188"/>
        <w:jc w:val="left"/>
      </w:pPr>
    </w:p>
    <w:p w14:paraId="19B557CE" w14:textId="77777777" w:rsidR="00386FF3" w:rsidRDefault="00386FF3" w:rsidP="00386FF3">
      <w:pPr>
        <w:ind w:firstLine="188"/>
        <w:jc w:val="left"/>
      </w:pPr>
    </w:p>
    <w:p w14:paraId="5CF64A62" w14:textId="77777777" w:rsidR="00386FF3" w:rsidRDefault="00386FF3" w:rsidP="00386FF3">
      <w:pPr>
        <w:ind w:firstLine="188"/>
        <w:jc w:val="left"/>
      </w:pPr>
    </w:p>
    <w:p w14:paraId="6F90758E" w14:textId="77777777" w:rsidR="00386FF3" w:rsidRDefault="00386FF3" w:rsidP="00386FF3">
      <w:pPr>
        <w:ind w:firstLineChars="0" w:firstLine="0"/>
        <w:jc w:val="left"/>
      </w:pPr>
      <w:r>
        <w:rPr>
          <w:rFonts w:hint="eastAsia"/>
          <w:noProof/>
        </w:rPr>
        <w:lastRenderedPageBreak/>
        <mc:AlternateContent>
          <mc:Choice Requires="wps">
            <w:drawing>
              <wp:anchor distT="0" distB="0" distL="114300" distR="114300" simplePos="0" relativeHeight="251803648" behindDoc="0" locked="0" layoutInCell="1" allowOverlap="1" wp14:anchorId="29503B78" wp14:editId="0606366D">
                <wp:simplePos x="0" y="0"/>
                <wp:positionH relativeFrom="margin">
                  <wp:align>left</wp:align>
                </wp:positionH>
                <wp:positionV relativeFrom="paragraph">
                  <wp:posOffset>-1017</wp:posOffset>
                </wp:positionV>
                <wp:extent cx="5342890" cy="1414732"/>
                <wp:effectExtent l="0" t="0" r="10160" b="14605"/>
                <wp:wrapNone/>
                <wp:docPr id="2084" name="テキスト ボックス 2084"/>
                <wp:cNvGraphicFramePr/>
                <a:graphic xmlns:a="http://schemas.openxmlformats.org/drawingml/2006/main">
                  <a:graphicData uri="http://schemas.microsoft.com/office/word/2010/wordprocessingShape">
                    <wps:wsp>
                      <wps:cNvSpPr txBox="1"/>
                      <wps:spPr>
                        <a:xfrm>
                          <a:off x="0" y="0"/>
                          <a:ext cx="5342890" cy="1414732"/>
                        </a:xfrm>
                        <a:prstGeom prst="rect">
                          <a:avLst/>
                        </a:prstGeom>
                        <a:solidFill>
                          <a:schemeClr val="lt1"/>
                        </a:solidFill>
                        <a:ln w="6350">
                          <a:solidFill>
                            <a:prstClr val="black"/>
                          </a:solidFill>
                        </a:ln>
                      </wps:spPr>
                      <wps:txbx>
                        <w:txbxContent>
                          <w:p w14:paraId="2387C093" w14:textId="77777777" w:rsidR="001D6546" w:rsidRPr="00EB6BA6" w:rsidRDefault="001D6546" w:rsidP="00386FF3">
                            <w:pPr>
                              <w:ind w:firstLineChars="0" w:firstLine="0"/>
                              <w:rPr>
                                <w:rFonts w:ascii="Consolas" w:hAnsi="Consolas"/>
                              </w:rPr>
                            </w:pPr>
                          </w:p>
                          <w:p w14:paraId="29F37AA8" w14:textId="77777777" w:rsidR="001D6546" w:rsidRPr="00EB6BA6" w:rsidRDefault="001D6546" w:rsidP="00386FF3">
                            <w:pPr>
                              <w:ind w:firstLine="188"/>
                              <w:rPr>
                                <w:rFonts w:ascii="Consolas" w:hAnsi="Consolas"/>
                              </w:rPr>
                            </w:pPr>
                            <w:r w:rsidRPr="00EB6BA6">
                              <w:rPr>
                                <w:rFonts w:ascii="Consolas" w:hAnsi="Consolas"/>
                              </w:rPr>
                              <w:tab/>
                              <w:t xml:space="preserve">public String </w:t>
                            </w:r>
                            <w:proofErr w:type="spellStart"/>
                            <w:r w:rsidRPr="00EB6BA6">
                              <w:rPr>
                                <w:rFonts w:ascii="Consolas" w:hAnsi="Consolas"/>
                              </w:rPr>
                              <w:t>getSubject_Name</w:t>
                            </w:r>
                            <w:proofErr w:type="spellEnd"/>
                            <w:r w:rsidRPr="00EB6BA6">
                              <w:rPr>
                                <w:rFonts w:ascii="Consolas" w:hAnsi="Consolas"/>
                              </w:rPr>
                              <w:t>() {</w:t>
                            </w:r>
                          </w:p>
                          <w:p w14:paraId="7CB53BCB"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 xml:space="preserve">return </w:t>
                            </w:r>
                            <w:proofErr w:type="spellStart"/>
                            <w:r w:rsidRPr="00EB6BA6">
                              <w:rPr>
                                <w:rFonts w:ascii="Consolas" w:hAnsi="Consolas"/>
                              </w:rPr>
                              <w:t>subject_Name</w:t>
                            </w:r>
                            <w:proofErr w:type="spellEnd"/>
                            <w:r w:rsidRPr="00EB6BA6">
                              <w:rPr>
                                <w:rFonts w:ascii="Consolas" w:hAnsi="Consolas"/>
                              </w:rPr>
                              <w:t>;</w:t>
                            </w:r>
                          </w:p>
                          <w:p w14:paraId="4FC3E6DD" w14:textId="77777777" w:rsidR="001D6546" w:rsidRPr="00EB6BA6" w:rsidRDefault="001D6546" w:rsidP="00386FF3">
                            <w:pPr>
                              <w:ind w:firstLine="188"/>
                              <w:rPr>
                                <w:rFonts w:ascii="Consolas" w:hAnsi="Consolas"/>
                              </w:rPr>
                            </w:pPr>
                            <w:r w:rsidRPr="00EB6BA6">
                              <w:rPr>
                                <w:rFonts w:ascii="Consolas" w:hAnsi="Consolas"/>
                              </w:rPr>
                              <w:ta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03B78" id="テキスト ボックス 2084" o:spid="_x0000_s1106" type="#_x0000_t202" style="position:absolute;margin-left:0;margin-top:-.1pt;width:420.7pt;height:111.4pt;z-index:251803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" fillcolor="white [3201]" strokeweight=".5pt">
                <v:textbox>
                  <w:txbxContent>
                    <w:p w14:paraId="2387C093" w14:textId="77777777" w:rsidR="001D6546" w:rsidRPr="00EB6BA6" w:rsidRDefault="001D6546" w:rsidP="00386FF3">
                      <w:pPr>
                        <w:ind w:firstLineChars="0" w:firstLine="0"/>
                        <w:rPr>
                          <w:rFonts w:ascii="Consolas" w:hAnsi="Consolas"/>
                        </w:rPr>
                      </w:pPr>
                    </w:p>
                    <w:p w14:paraId="29F37AA8" w14:textId="77777777" w:rsidR="001D6546" w:rsidRPr="00EB6BA6" w:rsidRDefault="001D6546" w:rsidP="00386FF3">
                      <w:pPr>
                        <w:ind w:firstLine="188"/>
                        <w:rPr>
                          <w:rFonts w:ascii="Consolas" w:hAnsi="Consolas"/>
                        </w:rPr>
                      </w:pPr>
                      <w:r w:rsidRPr="00EB6BA6">
                        <w:rPr>
                          <w:rFonts w:ascii="Consolas" w:hAnsi="Consolas"/>
                        </w:rPr>
                        <w:tab/>
                        <w:t>public String getSubject_Name() {</w:t>
                      </w:r>
                    </w:p>
                    <w:p w14:paraId="7CB53BCB"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return subject_Name;</w:t>
                      </w:r>
                    </w:p>
                    <w:p w14:paraId="4FC3E6DD" w14:textId="77777777" w:rsidR="001D6546" w:rsidRPr="00EB6BA6" w:rsidRDefault="001D6546" w:rsidP="00386FF3">
                      <w:pPr>
                        <w:ind w:firstLine="188"/>
                        <w:rPr>
                          <w:rFonts w:ascii="Consolas" w:hAnsi="Consolas"/>
                        </w:rPr>
                      </w:pPr>
                      <w:r w:rsidRPr="00EB6BA6">
                        <w:rPr>
                          <w:rFonts w:ascii="Consolas" w:hAnsi="Consolas"/>
                        </w:rPr>
                        <w:tab/>
                        <w:t>}</w:t>
                      </w:r>
                    </w:p>
                  </w:txbxContent>
                </v:textbox>
                <w10:wrap anchorx="margin"/>
              </v:shape>
            </w:pict>
          </mc:Fallback>
        </mc:AlternateContent>
      </w:r>
    </w:p>
    <w:p w14:paraId="13FAAE44" w14:textId="77777777" w:rsidR="00386FF3" w:rsidRDefault="00386FF3" w:rsidP="00386FF3">
      <w:pPr>
        <w:widowControl/>
        <w:spacing w:line="240" w:lineRule="auto"/>
        <w:ind w:firstLineChars="0" w:firstLine="0"/>
        <w:jc w:val="left"/>
      </w:pPr>
    </w:p>
    <w:p w14:paraId="12FC2CEA" w14:textId="77777777" w:rsidR="00386FF3" w:rsidRDefault="00386FF3" w:rsidP="00386FF3">
      <w:pPr>
        <w:widowControl/>
        <w:spacing w:line="240" w:lineRule="auto"/>
        <w:ind w:firstLineChars="0" w:firstLine="0"/>
        <w:jc w:val="left"/>
      </w:pPr>
    </w:p>
    <w:p w14:paraId="6F53C80C" w14:textId="77777777" w:rsidR="00386FF3" w:rsidRDefault="00386FF3" w:rsidP="00386FF3">
      <w:pPr>
        <w:widowControl/>
        <w:spacing w:line="240" w:lineRule="auto"/>
        <w:ind w:firstLineChars="0" w:firstLine="0"/>
        <w:jc w:val="left"/>
      </w:pPr>
    </w:p>
    <w:p w14:paraId="7C2E79A7" w14:textId="77777777" w:rsidR="00386FF3" w:rsidRDefault="00386FF3" w:rsidP="00386FF3">
      <w:pPr>
        <w:widowControl/>
        <w:spacing w:line="240" w:lineRule="auto"/>
        <w:ind w:firstLineChars="0" w:firstLine="0"/>
        <w:jc w:val="left"/>
      </w:pPr>
    </w:p>
    <w:p w14:paraId="1DFE0144" w14:textId="77777777" w:rsidR="00386FF3" w:rsidRDefault="00386FF3" w:rsidP="00386FF3">
      <w:pPr>
        <w:widowControl/>
        <w:spacing w:line="240" w:lineRule="auto"/>
        <w:ind w:firstLineChars="0" w:firstLine="0"/>
        <w:jc w:val="left"/>
      </w:pPr>
    </w:p>
    <w:p w14:paraId="34836273" w14:textId="77777777" w:rsidR="00386FF3" w:rsidRDefault="00386FF3" w:rsidP="00386FF3">
      <w:pPr>
        <w:widowControl/>
        <w:spacing w:line="240" w:lineRule="auto"/>
        <w:ind w:firstLineChars="0" w:firstLine="0"/>
        <w:jc w:val="left"/>
      </w:pPr>
      <w:r>
        <w:br w:type="page"/>
      </w:r>
    </w:p>
    <w:p w14:paraId="2F6499F7" w14:textId="77777777" w:rsidR="00386FF3" w:rsidRDefault="00386FF3" w:rsidP="00386FF3">
      <w:pPr>
        <w:pStyle w:val="a7"/>
        <w:widowControl/>
        <w:numPr>
          <w:ilvl w:val="0"/>
          <w:numId w:val="34"/>
        </w:numPr>
        <w:spacing w:line="240" w:lineRule="auto"/>
        <w:ind w:leftChars="0" w:firstLineChars="0"/>
        <w:jc w:val="left"/>
      </w:pPr>
      <w:proofErr w:type="spellStart"/>
      <w:r>
        <w:rPr>
          <w:rFonts w:hint="eastAsia"/>
        </w:rPr>
        <w:lastRenderedPageBreak/>
        <w:t>A</w:t>
      </w:r>
      <w:r>
        <w:t>ttendanceLogic</w:t>
      </w:r>
      <w:proofErr w:type="spellEnd"/>
      <w:r>
        <w:rPr>
          <w:rFonts w:hint="eastAsia"/>
        </w:rPr>
        <w:t>クラス</w:t>
      </w:r>
    </w:p>
    <w:p w14:paraId="26851203" w14:textId="3807EA78" w:rsidR="00CF165A" w:rsidRDefault="00386FF3" w:rsidP="00CF165A">
      <w:pPr>
        <w:widowControl/>
        <w:spacing w:line="240" w:lineRule="auto"/>
        <w:ind w:firstLineChars="0" w:firstLine="0"/>
        <w:jc w:val="left"/>
      </w:pPr>
      <w:r>
        <w:rPr>
          <w:rFonts w:hint="eastAsia"/>
        </w:rPr>
        <w:t xml:space="preserve">　</w:t>
      </w:r>
      <w:proofErr w:type="spellStart"/>
      <w:r w:rsidR="00CF165A">
        <w:rPr>
          <w:rFonts w:hint="eastAsia"/>
        </w:rPr>
        <w:t>SearchData</w:t>
      </w:r>
      <w:proofErr w:type="spellEnd"/>
      <w:r w:rsidR="00CF165A">
        <w:rPr>
          <w:rFonts w:hint="eastAsia"/>
        </w:rPr>
        <w:t>クラスでデータを検索し</w:t>
      </w:r>
      <w:r w:rsidR="007513F6">
        <w:rPr>
          <w:rFonts w:hint="eastAsia"/>
        </w:rPr>
        <w:t>，</w:t>
      </w:r>
      <w:r w:rsidR="00CF165A">
        <w:rPr>
          <w:rFonts w:hint="eastAsia"/>
        </w:rPr>
        <w:t>｛学生の氏名</w:t>
      </w:r>
      <w:r w:rsidR="007513F6">
        <w:rPr>
          <w:rFonts w:hint="eastAsia"/>
        </w:rPr>
        <w:t>，</w:t>
      </w:r>
      <w:r w:rsidR="00CF165A">
        <w:rPr>
          <w:rFonts w:hint="eastAsia"/>
        </w:rPr>
        <w:t>時間割の科目名｝を電子出席簿に表示するサーブレットである．</w:t>
      </w:r>
    </w:p>
    <w:p w14:paraId="00EE8B88" w14:textId="74F2ED43" w:rsidR="00386FF3" w:rsidRDefault="00386FF3" w:rsidP="00CF165A">
      <w:pPr>
        <w:widowControl/>
        <w:spacing w:line="240" w:lineRule="auto"/>
        <w:ind w:firstLineChars="0" w:firstLine="0"/>
        <w:jc w:val="center"/>
      </w:pPr>
      <w:r>
        <w:rPr>
          <w:rFonts w:hint="eastAsia"/>
        </w:rPr>
        <w:t>リスト6.1.2　A</w:t>
      </w:r>
      <w:r>
        <w:t>ttendanceLogic.java</w:t>
      </w:r>
    </w:p>
    <w:p w14:paraId="5A6B8F16" w14:textId="77777777" w:rsidR="00386FF3" w:rsidRDefault="00386FF3" w:rsidP="00386FF3">
      <w:pPr>
        <w:widowControl/>
        <w:spacing w:line="240" w:lineRule="auto"/>
        <w:ind w:firstLineChars="0" w:firstLine="0"/>
        <w:jc w:val="left"/>
      </w:pPr>
      <w:r>
        <w:rPr>
          <w:rFonts w:hint="eastAsia"/>
          <w:noProof/>
        </w:rPr>
        <mc:AlternateContent>
          <mc:Choice Requires="wps">
            <w:drawing>
              <wp:anchor distT="0" distB="0" distL="114300" distR="114300" simplePos="0" relativeHeight="251804672" behindDoc="0" locked="0" layoutInCell="1" allowOverlap="1" wp14:anchorId="3762A02E" wp14:editId="5DA7E178">
                <wp:simplePos x="0" y="0"/>
                <wp:positionH relativeFrom="margin">
                  <wp:align>left</wp:align>
                </wp:positionH>
                <wp:positionV relativeFrom="paragraph">
                  <wp:posOffset>11921</wp:posOffset>
                </wp:positionV>
                <wp:extent cx="5391509" cy="7297947"/>
                <wp:effectExtent l="0" t="0" r="19050" b="17780"/>
                <wp:wrapNone/>
                <wp:docPr id="2085" name="テキスト ボックス 2085"/>
                <wp:cNvGraphicFramePr/>
                <a:graphic xmlns:a="http://schemas.openxmlformats.org/drawingml/2006/main">
                  <a:graphicData uri="http://schemas.microsoft.com/office/word/2010/wordprocessingShape">
                    <wps:wsp>
                      <wps:cNvSpPr txBox="1"/>
                      <wps:spPr>
                        <a:xfrm>
                          <a:off x="0" y="0"/>
                          <a:ext cx="5391509" cy="7297947"/>
                        </a:xfrm>
                        <a:prstGeom prst="rect">
                          <a:avLst/>
                        </a:prstGeom>
                        <a:solidFill>
                          <a:schemeClr val="lt1"/>
                        </a:solidFill>
                        <a:ln w="6350">
                          <a:solidFill>
                            <a:prstClr val="black"/>
                          </a:solidFill>
                        </a:ln>
                      </wps:spPr>
                      <wps:txbx>
                        <w:txbxContent>
                          <w:p w14:paraId="274F6107"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java.io.IOException</w:t>
                            </w:r>
                            <w:proofErr w:type="spellEnd"/>
                            <w:r w:rsidRPr="00EB6BA6">
                              <w:rPr>
                                <w:rFonts w:ascii="Consolas" w:hAnsi="Consolas"/>
                              </w:rPr>
                              <w:t>;</w:t>
                            </w:r>
                          </w:p>
                          <w:p w14:paraId="2B49FE5E"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javax.servlet.RequestDispatcher</w:t>
                            </w:r>
                            <w:proofErr w:type="spellEnd"/>
                            <w:r w:rsidRPr="00EB6BA6">
                              <w:rPr>
                                <w:rFonts w:ascii="Consolas" w:hAnsi="Consolas"/>
                              </w:rPr>
                              <w:t>;</w:t>
                            </w:r>
                          </w:p>
                          <w:p w14:paraId="50B03829"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javax.servlet.ServletException</w:t>
                            </w:r>
                            <w:proofErr w:type="spellEnd"/>
                            <w:r w:rsidRPr="00EB6BA6">
                              <w:rPr>
                                <w:rFonts w:ascii="Consolas" w:hAnsi="Consolas"/>
                              </w:rPr>
                              <w:t>;</w:t>
                            </w:r>
                          </w:p>
                          <w:p w14:paraId="136758D6"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javax.servlet.annotation.WebServlet</w:t>
                            </w:r>
                            <w:proofErr w:type="spellEnd"/>
                            <w:r w:rsidRPr="00EB6BA6">
                              <w:rPr>
                                <w:rFonts w:ascii="Consolas" w:hAnsi="Consolas"/>
                              </w:rPr>
                              <w:t>;</w:t>
                            </w:r>
                          </w:p>
                          <w:p w14:paraId="7EC7B858"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javax.servlet.http.HttpServlet</w:t>
                            </w:r>
                            <w:proofErr w:type="spellEnd"/>
                            <w:r w:rsidRPr="00EB6BA6">
                              <w:rPr>
                                <w:rFonts w:ascii="Consolas" w:hAnsi="Consolas"/>
                              </w:rPr>
                              <w:t>;</w:t>
                            </w:r>
                          </w:p>
                          <w:p w14:paraId="4EF8076C"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javax.servlet.http.HttpServletRequest</w:t>
                            </w:r>
                            <w:proofErr w:type="spellEnd"/>
                            <w:r w:rsidRPr="00EB6BA6">
                              <w:rPr>
                                <w:rFonts w:ascii="Consolas" w:hAnsi="Consolas"/>
                              </w:rPr>
                              <w:t>;</w:t>
                            </w:r>
                          </w:p>
                          <w:p w14:paraId="1C419307" w14:textId="77777777" w:rsidR="001D6546" w:rsidRPr="00EB6BA6" w:rsidRDefault="001D6546" w:rsidP="00386FF3">
                            <w:pPr>
                              <w:ind w:firstLine="188"/>
                              <w:rPr>
                                <w:rFonts w:ascii="Consolas" w:hAnsi="Consolas"/>
                              </w:rPr>
                            </w:pPr>
                            <w:r w:rsidRPr="00EB6BA6">
                              <w:rPr>
                                <w:rFonts w:ascii="Consolas" w:hAnsi="Consolas"/>
                              </w:rPr>
                              <w:t xml:space="preserve">import </w:t>
                            </w:r>
                            <w:proofErr w:type="spellStart"/>
                            <w:r w:rsidRPr="00EB6BA6">
                              <w:rPr>
                                <w:rFonts w:ascii="Consolas" w:hAnsi="Consolas"/>
                              </w:rPr>
                              <w:t>javax.servlet.http.HttpServletResponse</w:t>
                            </w:r>
                            <w:proofErr w:type="spellEnd"/>
                            <w:r w:rsidRPr="00EB6BA6">
                              <w:rPr>
                                <w:rFonts w:ascii="Consolas" w:hAnsi="Consolas"/>
                              </w:rPr>
                              <w:t>;</w:t>
                            </w:r>
                          </w:p>
                          <w:p w14:paraId="1AB23063" w14:textId="77777777" w:rsidR="001D6546" w:rsidRPr="00EB6BA6" w:rsidRDefault="001D6546" w:rsidP="00386FF3">
                            <w:pPr>
                              <w:ind w:firstLineChars="0" w:firstLine="0"/>
                              <w:rPr>
                                <w:rFonts w:ascii="Consolas" w:hAnsi="Consolas"/>
                              </w:rPr>
                            </w:pPr>
                          </w:p>
                          <w:p w14:paraId="40F70C53" w14:textId="77777777" w:rsidR="001D6546" w:rsidRPr="00EB6BA6" w:rsidRDefault="001D6546" w:rsidP="00386FF3">
                            <w:pPr>
                              <w:ind w:firstLine="188"/>
                              <w:rPr>
                                <w:rFonts w:ascii="Consolas" w:hAnsi="Consolas"/>
                              </w:rPr>
                            </w:pPr>
                            <w:r w:rsidRPr="00EB6BA6">
                              <w:rPr>
                                <w:rFonts w:ascii="Consolas" w:hAnsi="Consolas"/>
                              </w:rPr>
                              <w:t>@</w:t>
                            </w:r>
                            <w:proofErr w:type="spellStart"/>
                            <w:r w:rsidRPr="00EB6BA6">
                              <w:rPr>
                                <w:rFonts w:ascii="Consolas" w:hAnsi="Consolas"/>
                              </w:rPr>
                              <w:t>WebServlet</w:t>
                            </w:r>
                            <w:proofErr w:type="spellEnd"/>
                            <w:r w:rsidRPr="00EB6BA6">
                              <w:rPr>
                                <w:rFonts w:ascii="Consolas" w:hAnsi="Consolas"/>
                              </w:rPr>
                              <w:t>("/ATTENDANCE")</w:t>
                            </w:r>
                          </w:p>
                          <w:p w14:paraId="60A09521" w14:textId="77777777" w:rsidR="001D6546" w:rsidRPr="00EB6BA6" w:rsidRDefault="001D6546" w:rsidP="00386FF3">
                            <w:pPr>
                              <w:ind w:firstLine="188"/>
                              <w:rPr>
                                <w:rFonts w:ascii="Consolas" w:hAnsi="Consolas"/>
                              </w:rPr>
                            </w:pPr>
                            <w:r w:rsidRPr="00EB6BA6">
                              <w:rPr>
                                <w:rFonts w:ascii="Consolas" w:hAnsi="Consolas"/>
                              </w:rPr>
                              <w:t xml:space="preserve">public class </w:t>
                            </w:r>
                            <w:proofErr w:type="spellStart"/>
                            <w:r w:rsidRPr="00EB6BA6">
                              <w:rPr>
                                <w:rFonts w:ascii="Consolas" w:hAnsi="Consolas"/>
                              </w:rPr>
                              <w:t>MainLogic</w:t>
                            </w:r>
                            <w:proofErr w:type="spellEnd"/>
                            <w:r w:rsidRPr="00EB6BA6">
                              <w:rPr>
                                <w:rFonts w:ascii="Consolas" w:hAnsi="Consolas"/>
                              </w:rPr>
                              <w:t xml:space="preserve"> extends </w:t>
                            </w:r>
                            <w:proofErr w:type="spellStart"/>
                            <w:r w:rsidRPr="00EB6BA6">
                              <w:rPr>
                                <w:rFonts w:ascii="Consolas" w:hAnsi="Consolas"/>
                              </w:rPr>
                              <w:t>HttpServlet</w:t>
                            </w:r>
                            <w:proofErr w:type="spellEnd"/>
                            <w:r w:rsidRPr="00EB6BA6">
                              <w:rPr>
                                <w:rFonts w:ascii="Consolas" w:hAnsi="Consolas"/>
                              </w:rPr>
                              <w:t xml:space="preserve"> {</w:t>
                            </w:r>
                          </w:p>
                          <w:p w14:paraId="0B86100C" w14:textId="77777777" w:rsidR="001D6546" w:rsidRPr="00EB6BA6" w:rsidRDefault="001D6546" w:rsidP="00386FF3">
                            <w:pPr>
                              <w:ind w:firstLine="188"/>
                              <w:rPr>
                                <w:rFonts w:ascii="Consolas" w:hAnsi="Consolas"/>
                              </w:rPr>
                            </w:pPr>
                            <w:r w:rsidRPr="00EB6BA6">
                              <w:rPr>
                                <w:rFonts w:ascii="Consolas" w:hAnsi="Consolas"/>
                              </w:rPr>
                              <w:tab/>
                              <w:t>@Override</w:t>
                            </w:r>
                          </w:p>
                          <w:p w14:paraId="312255E8" w14:textId="7F8380DD" w:rsidR="001D6546" w:rsidRPr="00EB6BA6" w:rsidRDefault="001D6546" w:rsidP="00386FF3">
                            <w:pPr>
                              <w:ind w:firstLine="188"/>
                              <w:rPr>
                                <w:rFonts w:ascii="Consolas" w:hAnsi="Consolas"/>
                              </w:rPr>
                            </w:pPr>
                            <w:r w:rsidRPr="00EB6BA6">
                              <w:rPr>
                                <w:rFonts w:ascii="Consolas" w:hAnsi="Consolas"/>
                              </w:rPr>
                              <w:tab/>
                              <w:t xml:space="preserve">protected void </w:t>
                            </w:r>
                            <w:proofErr w:type="spellStart"/>
                            <w:r w:rsidRPr="00EB6BA6">
                              <w:rPr>
                                <w:rFonts w:ascii="Consolas" w:hAnsi="Consolas"/>
                              </w:rPr>
                              <w:t>doGet</w:t>
                            </w:r>
                            <w:proofErr w:type="spellEnd"/>
                            <w:r w:rsidRPr="00EB6BA6">
                              <w:rPr>
                                <w:rFonts w:ascii="Consolas" w:hAnsi="Consolas"/>
                              </w:rPr>
                              <w:t>(</w:t>
                            </w:r>
                            <w:proofErr w:type="spellStart"/>
                            <w:r w:rsidRPr="00EB6BA6">
                              <w:rPr>
                                <w:rFonts w:ascii="Consolas" w:hAnsi="Consolas"/>
                              </w:rPr>
                              <w:t>HttpServletRequest</w:t>
                            </w:r>
                            <w:proofErr w:type="spellEnd"/>
                            <w:r w:rsidRPr="00EB6BA6">
                              <w:rPr>
                                <w:rFonts w:ascii="Consolas" w:hAnsi="Consolas"/>
                              </w:rPr>
                              <w:t xml:space="preserve"> </w:t>
                            </w:r>
                            <w:proofErr w:type="spellStart"/>
                            <w:r w:rsidRPr="00EB6BA6">
                              <w:rPr>
                                <w:rFonts w:ascii="Consolas" w:hAnsi="Consolas"/>
                              </w:rPr>
                              <w:t>req</w:t>
                            </w:r>
                            <w:proofErr w:type="spellEnd"/>
                            <w:r>
                              <w:rPr>
                                <w:rFonts w:ascii="Consolas" w:hAnsi="Consolas"/>
                              </w:rPr>
                              <w:t>，</w:t>
                            </w:r>
                            <w:r w:rsidRPr="00EB6BA6">
                              <w:rPr>
                                <w:rFonts w:ascii="Consolas" w:hAnsi="Consolas"/>
                              </w:rPr>
                              <w:t xml:space="preserve"> </w:t>
                            </w:r>
                            <w:proofErr w:type="spellStart"/>
                            <w:r w:rsidRPr="00EB6BA6">
                              <w:rPr>
                                <w:rFonts w:ascii="Consolas" w:hAnsi="Consolas"/>
                              </w:rPr>
                              <w:t>HttpServletResponse</w:t>
                            </w:r>
                            <w:proofErr w:type="spellEnd"/>
                            <w:r w:rsidRPr="00EB6BA6">
                              <w:rPr>
                                <w:rFonts w:ascii="Consolas" w:hAnsi="Consolas"/>
                              </w:rPr>
                              <w:t xml:space="preserve"> </w:t>
                            </w:r>
                            <w:proofErr w:type="spellStart"/>
                            <w:r w:rsidRPr="00EB6BA6">
                              <w:rPr>
                                <w:rFonts w:ascii="Consolas" w:hAnsi="Consolas"/>
                              </w:rPr>
                              <w:t>resp</w:t>
                            </w:r>
                            <w:proofErr w:type="spellEnd"/>
                            <w:r w:rsidRPr="00EB6BA6">
                              <w:rPr>
                                <w:rFonts w:ascii="Consolas" w:hAnsi="Consolas"/>
                              </w:rPr>
                              <w:t xml:space="preserve">) throws </w:t>
                            </w:r>
                            <w:proofErr w:type="spellStart"/>
                            <w:r w:rsidRPr="00EB6BA6">
                              <w:rPr>
                                <w:rFonts w:ascii="Consolas" w:hAnsi="Consolas"/>
                              </w:rPr>
                              <w:t>ServletException</w:t>
                            </w:r>
                            <w:proofErr w:type="spellEnd"/>
                            <w:r>
                              <w:rPr>
                                <w:rFonts w:ascii="Consolas" w:hAnsi="Consolas"/>
                              </w:rPr>
                              <w:t>，</w:t>
                            </w:r>
                            <w:r w:rsidRPr="00EB6BA6">
                              <w:rPr>
                                <w:rFonts w:ascii="Consolas" w:hAnsi="Consolas"/>
                              </w:rPr>
                              <w:t xml:space="preserve"> </w:t>
                            </w:r>
                            <w:proofErr w:type="spellStart"/>
                            <w:r w:rsidRPr="00EB6BA6">
                              <w:rPr>
                                <w:rFonts w:ascii="Consolas" w:hAnsi="Consolas"/>
                              </w:rPr>
                              <w:t>IOException</w:t>
                            </w:r>
                            <w:proofErr w:type="spellEnd"/>
                            <w:r w:rsidRPr="00EB6BA6">
                              <w:rPr>
                                <w:rFonts w:ascii="Consolas" w:hAnsi="Consolas"/>
                              </w:rPr>
                              <w:t xml:space="preserve"> {</w:t>
                            </w:r>
                          </w:p>
                          <w:p w14:paraId="0D466BF1" w14:textId="07D48A92"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doPost</w:t>
                            </w:r>
                            <w:proofErr w:type="spellEnd"/>
                            <w:r w:rsidRPr="00EB6BA6">
                              <w:rPr>
                                <w:rFonts w:ascii="Consolas" w:hAnsi="Consolas"/>
                              </w:rPr>
                              <w:t>(</w:t>
                            </w:r>
                            <w:proofErr w:type="spellStart"/>
                            <w:r w:rsidRPr="00EB6BA6">
                              <w:rPr>
                                <w:rFonts w:ascii="Consolas" w:hAnsi="Consolas"/>
                              </w:rPr>
                              <w:t>req</w:t>
                            </w:r>
                            <w:proofErr w:type="spellEnd"/>
                            <w:r>
                              <w:rPr>
                                <w:rFonts w:ascii="Consolas" w:hAnsi="Consolas"/>
                              </w:rPr>
                              <w:t>，</w:t>
                            </w:r>
                            <w:r w:rsidRPr="00EB6BA6">
                              <w:rPr>
                                <w:rFonts w:ascii="Consolas" w:hAnsi="Consolas"/>
                              </w:rPr>
                              <w:t xml:space="preserve"> </w:t>
                            </w:r>
                            <w:proofErr w:type="spellStart"/>
                            <w:r w:rsidRPr="00EB6BA6">
                              <w:rPr>
                                <w:rFonts w:ascii="Consolas" w:hAnsi="Consolas"/>
                              </w:rPr>
                              <w:t>resp</w:t>
                            </w:r>
                            <w:proofErr w:type="spellEnd"/>
                            <w:r w:rsidRPr="00EB6BA6">
                              <w:rPr>
                                <w:rFonts w:ascii="Consolas" w:hAnsi="Consolas"/>
                              </w:rPr>
                              <w:t>);</w:t>
                            </w:r>
                          </w:p>
                          <w:p w14:paraId="61A7BB0A" w14:textId="77777777" w:rsidR="001D6546" w:rsidRPr="00EB6BA6" w:rsidRDefault="001D6546" w:rsidP="00386FF3">
                            <w:pPr>
                              <w:ind w:firstLine="188"/>
                              <w:rPr>
                                <w:rFonts w:ascii="Consolas" w:hAnsi="Consolas"/>
                              </w:rPr>
                            </w:pPr>
                            <w:r w:rsidRPr="00EB6BA6">
                              <w:rPr>
                                <w:rFonts w:ascii="Consolas" w:hAnsi="Consolas"/>
                              </w:rPr>
                              <w:tab/>
                              <w:t>}</w:t>
                            </w:r>
                          </w:p>
                          <w:p w14:paraId="7ABF5B33" w14:textId="77777777" w:rsidR="001D6546" w:rsidRPr="00EB6BA6" w:rsidRDefault="001D6546" w:rsidP="00386FF3">
                            <w:pPr>
                              <w:ind w:firstLine="188"/>
                              <w:rPr>
                                <w:rFonts w:ascii="Consolas" w:hAnsi="Consolas"/>
                              </w:rPr>
                            </w:pPr>
                          </w:p>
                          <w:p w14:paraId="1A1ABB4D" w14:textId="77777777" w:rsidR="001D6546" w:rsidRPr="00EB6BA6" w:rsidRDefault="001D6546" w:rsidP="00386FF3">
                            <w:pPr>
                              <w:ind w:firstLine="188"/>
                              <w:rPr>
                                <w:rFonts w:ascii="Consolas" w:hAnsi="Consolas"/>
                              </w:rPr>
                            </w:pPr>
                            <w:r w:rsidRPr="00EB6BA6">
                              <w:rPr>
                                <w:rFonts w:ascii="Consolas" w:hAnsi="Consolas"/>
                              </w:rPr>
                              <w:tab/>
                              <w:t>@Override</w:t>
                            </w:r>
                          </w:p>
                          <w:p w14:paraId="0E90318C" w14:textId="2A96BC24" w:rsidR="001D6546" w:rsidRPr="00EB6BA6" w:rsidRDefault="001D6546" w:rsidP="00386FF3">
                            <w:pPr>
                              <w:ind w:firstLine="188"/>
                              <w:rPr>
                                <w:rFonts w:ascii="Consolas" w:hAnsi="Consolas"/>
                              </w:rPr>
                            </w:pPr>
                            <w:r w:rsidRPr="00EB6BA6">
                              <w:rPr>
                                <w:rFonts w:ascii="Consolas" w:hAnsi="Consolas"/>
                              </w:rPr>
                              <w:tab/>
                              <w:t xml:space="preserve">protected void </w:t>
                            </w:r>
                            <w:proofErr w:type="spellStart"/>
                            <w:r w:rsidRPr="00EB6BA6">
                              <w:rPr>
                                <w:rFonts w:ascii="Consolas" w:hAnsi="Consolas"/>
                              </w:rPr>
                              <w:t>doPost</w:t>
                            </w:r>
                            <w:proofErr w:type="spellEnd"/>
                            <w:r w:rsidRPr="00EB6BA6">
                              <w:rPr>
                                <w:rFonts w:ascii="Consolas" w:hAnsi="Consolas"/>
                              </w:rPr>
                              <w:t>(</w:t>
                            </w:r>
                            <w:proofErr w:type="spellStart"/>
                            <w:r w:rsidRPr="00EB6BA6">
                              <w:rPr>
                                <w:rFonts w:ascii="Consolas" w:hAnsi="Consolas"/>
                              </w:rPr>
                              <w:t>HttpServletRequest</w:t>
                            </w:r>
                            <w:proofErr w:type="spellEnd"/>
                            <w:r w:rsidRPr="00EB6BA6">
                              <w:rPr>
                                <w:rFonts w:ascii="Consolas" w:hAnsi="Consolas"/>
                              </w:rPr>
                              <w:t xml:space="preserve"> </w:t>
                            </w:r>
                            <w:proofErr w:type="spellStart"/>
                            <w:r w:rsidRPr="00EB6BA6">
                              <w:rPr>
                                <w:rFonts w:ascii="Consolas" w:hAnsi="Consolas"/>
                              </w:rPr>
                              <w:t>req</w:t>
                            </w:r>
                            <w:proofErr w:type="spellEnd"/>
                            <w:r>
                              <w:rPr>
                                <w:rFonts w:ascii="Consolas" w:hAnsi="Consolas"/>
                              </w:rPr>
                              <w:t>，</w:t>
                            </w:r>
                            <w:r w:rsidRPr="00EB6BA6">
                              <w:rPr>
                                <w:rFonts w:ascii="Consolas" w:hAnsi="Consolas"/>
                              </w:rPr>
                              <w:t xml:space="preserve"> </w:t>
                            </w:r>
                            <w:proofErr w:type="spellStart"/>
                            <w:r w:rsidRPr="00EB6BA6">
                              <w:rPr>
                                <w:rFonts w:ascii="Consolas" w:hAnsi="Consolas"/>
                              </w:rPr>
                              <w:t>HttpServletResponse</w:t>
                            </w:r>
                            <w:proofErr w:type="spellEnd"/>
                            <w:r w:rsidRPr="00EB6BA6">
                              <w:rPr>
                                <w:rFonts w:ascii="Consolas" w:hAnsi="Consolas"/>
                              </w:rPr>
                              <w:t xml:space="preserve"> </w:t>
                            </w:r>
                            <w:proofErr w:type="spellStart"/>
                            <w:r w:rsidRPr="00EB6BA6">
                              <w:rPr>
                                <w:rFonts w:ascii="Consolas" w:hAnsi="Consolas"/>
                              </w:rPr>
                              <w:t>resp</w:t>
                            </w:r>
                            <w:proofErr w:type="spellEnd"/>
                            <w:r w:rsidRPr="00EB6BA6">
                              <w:rPr>
                                <w:rFonts w:ascii="Consolas" w:hAnsi="Consolas"/>
                              </w:rPr>
                              <w:t xml:space="preserve">) throws </w:t>
                            </w:r>
                            <w:proofErr w:type="spellStart"/>
                            <w:r w:rsidRPr="00EB6BA6">
                              <w:rPr>
                                <w:rFonts w:ascii="Consolas" w:hAnsi="Consolas"/>
                              </w:rPr>
                              <w:t>ServletException</w:t>
                            </w:r>
                            <w:proofErr w:type="spellEnd"/>
                            <w:r>
                              <w:rPr>
                                <w:rFonts w:ascii="Consolas" w:hAnsi="Consolas"/>
                              </w:rPr>
                              <w:t>，</w:t>
                            </w:r>
                            <w:r w:rsidRPr="00EB6BA6">
                              <w:rPr>
                                <w:rFonts w:ascii="Consolas" w:hAnsi="Consolas"/>
                              </w:rPr>
                              <w:t xml:space="preserve"> </w:t>
                            </w:r>
                            <w:proofErr w:type="spellStart"/>
                            <w:r w:rsidRPr="00EB6BA6">
                              <w:rPr>
                                <w:rFonts w:ascii="Consolas" w:hAnsi="Consolas"/>
                              </w:rPr>
                              <w:t>IOException</w:t>
                            </w:r>
                            <w:proofErr w:type="spellEnd"/>
                            <w:r w:rsidRPr="00EB6BA6">
                              <w:rPr>
                                <w:rFonts w:ascii="Consolas" w:hAnsi="Consolas"/>
                              </w:rPr>
                              <w:t xml:space="preserve"> {</w:t>
                            </w:r>
                          </w:p>
                          <w:p w14:paraId="4CC980A8"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SearchData</w:t>
                            </w:r>
                            <w:proofErr w:type="spellEnd"/>
                            <w:r w:rsidRPr="00EB6BA6">
                              <w:rPr>
                                <w:rFonts w:ascii="Consolas" w:hAnsi="Consolas"/>
                              </w:rPr>
                              <w:t xml:space="preserve"> </w:t>
                            </w:r>
                            <w:proofErr w:type="spellStart"/>
                            <w:r w:rsidRPr="00EB6BA6">
                              <w:rPr>
                                <w:rFonts w:ascii="Consolas" w:hAnsi="Consolas"/>
                              </w:rPr>
                              <w:t>sd</w:t>
                            </w:r>
                            <w:proofErr w:type="spellEnd"/>
                            <w:r w:rsidRPr="00EB6BA6">
                              <w:rPr>
                                <w:rFonts w:ascii="Consolas" w:hAnsi="Consolas"/>
                              </w:rPr>
                              <w:t xml:space="preserve"> = new </w:t>
                            </w:r>
                            <w:proofErr w:type="spellStart"/>
                            <w:r w:rsidRPr="00EB6BA6">
                              <w:rPr>
                                <w:rFonts w:ascii="Consolas" w:hAnsi="Consolas"/>
                              </w:rPr>
                              <w:t>SearchData</w:t>
                            </w:r>
                            <w:proofErr w:type="spellEnd"/>
                            <w:r w:rsidRPr="00EB6BA6">
                              <w:rPr>
                                <w:rFonts w:ascii="Consolas" w:hAnsi="Consolas"/>
                              </w:rPr>
                              <w:t>(</w:t>
                            </w:r>
                            <w:proofErr w:type="spellStart"/>
                            <w:r w:rsidRPr="00EB6BA6">
                              <w:rPr>
                                <w:rFonts w:ascii="Consolas" w:hAnsi="Consolas"/>
                              </w:rPr>
                              <w:t>req</w:t>
                            </w:r>
                            <w:proofErr w:type="spellEnd"/>
                            <w:r w:rsidRPr="00EB6BA6">
                              <w:rPr>
                                <w:rFonts w:ascii="Consolas" w:hAnsi="Consolas"/>
                              </w:rPr>
                              <w:t>);</w:t>
                            </w:r>
                          </w:p>
                          <w:p w14:paraId="69597ABB"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sd.searchAll</w:t>
                            </w:r>
                            <w:proofErr w:type="spellEnd"/>
                            <w:r w:rsidRPr="00EB6BA6">
                              <w:rPr>
                                <w:rFonts w:ascii="Consolas" w:hAnsi="Consolas"/>
                              </w:rPr>
                              <w:t>();</w:t>
                            </w:r>
                          </w:p>
                          <w:p w14:paraId="28C63FA3" w14:textId="77777777" w:rsidR="001D6546" w:rsidRDefault="001D6546" w:rsidP="00386FF3">
                            <w:pPr>
                              <w:ind w:firstLine="188"/>
                            </w:pPr>
                            <w:r>
                              <w:tab/>
                            </w:r>
                            <w:r>
                              <w:tab/>
                            </w:r>
                            <w:proofErr w:type="spellStart"/>
                            <w:r>
                              <w:t>RequestDispatcher</w:t>
                            </w:r>
                            <w:proofErr w:type="spellEnd"/>
                            <w:r>
                              <w:t xml:space="preserve"> </w:t>
                            </w:r>
                            <w:proofErr w:type="spellStart"/>
                            <w:r>
                              <w:t>disp</w:t>
                            </w:r>
                            <w:proofErr w:type="spellEnd"/>
                            <w:r>
                              <w:t xml:space="preserve"> = </w:t>
                            </w:r>
                            <w:proofErr w:type="spellStart"/>
                            <w:r>
                              <w:t>req.getRequestDispatcher</w:t>
                            </w:r>
                            <w:proofErr w:type="spellEnd"/>
                            <w:r>
                              <w:t>("WEB-INF/</w:t>
                            </w:r>
                            <w:proofErr w:type="spellStart"/>
                            <w:r>
                              <w:t>jsp</w:t>
                            </w:r>
                            <w:proofErr w:type="spellEnd"/>
                            <w:r>
                              <w:t>/</w:t>
                            </w:r>
                            <w:proofErr w:type="spellStart"/>
                            <w:r>
                              <w:t>Attendance.jsp</w:t>
                            </w:r>
                            <w:proofErr w:type="spellEnd"/>
                            <w:r>
                              <w:t>");</w:t>
                            </w:r>
                          </w:p>
                          <w:p w14:paraId="588412AD" w14:textId="239D25DF" w:rsidR="001D6546" w:rsidRDefault="001D6546" w:rsidP="00386FF3">
                            <w:pPr>
                              <w:ind w:firstLine="188"/>
                            </w:pPr>
                            <w:r>
                              <w:tab/>
                            </w:r>
                            <w:r>
                              <w:tab/>
                            </w:r>
                            <w:proofErr w:type="spellStart"/>
                            <w:r>
                              <w:t>disp.forward</w:t>
                            </w:r>
                            <w:proofErr w:type="spellEnd"/>
                            <w:r>
                              <w:t>(</w:t>
                            </w:r>
                            <w:proofErr w:type="spellStart"/>
                            <w:r>
                              <w:t>req</w:t>
                            </w:r>
                            <w:proofErr w:type="spellEnd"/>
                            <w:r>
                              <w:t xml:space="preserve">， </w:t>
                            </w:r>
                            <w:proofErr w:type="spellStart"/>
                            <w:r>
                              <w:t>resp</w:t>
                            </w:r>
                            <w:proofErr w:type="spellEnd"/>
                            <w:r>
                              <w:t>);</w:t>
                            </w:r>
                          </w:p>
                          <w:p w14:paraId="5DCD551B" w14:textId="77777777" w:rsidR="001D6546" w:rsidRDefault="001D6546" w:rsidP="00386FF3">
                            <w:pPr>
                              <w:ind w:firstLine="188"/>
                            </w:pPr>
                            <w:r>
                              <w:tab/>
                              <w:t>}</w:t>
                            </w:r>
                          </w:p>
                          <w:p w14:paraId="2946D9FB" w14:textId="77777777" w:rsidR="001D6546" w:rsidRDefault="001D6546" w:rsidP="00386FF3">
                            <w:pPr>
                              <w:ind w:firstLine="188"/>
                            </w:pPr>
                          </w:p>
                          <w:p w14:paraId="1E253E9D" w14:textId="77777777" w:rsidR="001D6546" w:rsidRPr="002330AA" w:rsidRDefault="001D6546" w:rsidP="00386FF3">
                            <w:pPr>
                              <w:ind w:firstLine="188"/>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2A02E" id="テキスト ボックス 2085" o:spid="_x0000_s1107" type="#_x0000_t202" style="position:absolute;margin-left:0;margin-top:.95pt;width:424.55pt;height:574.65pt;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" fillcolor="white [3201]" strokeweight=".5pt">
                <v:textbox>
                  <w:txbxContent>
                    <w:p w14:paraId="274F6107" w14:textId="77777777" w:rsidR="001D6546" w:rsidRPr="00EB6BA6" w:rsidRDefault="001D6546" w:rsidP="00386FF3">
                      <w:pPr>
                        <w:ind w:firstLine="188"/>
                        <w:rPr>
                          <w:rFonts w:ascii="Consolas" w:hAnsi="Consolas"/>
                        </w:rPr>
                      </w:pPr>
                      <w:r w:rsidRPr="00EB6BA6">
                        <w:rPr>
                          <w:rFonts w:ascii="Consolas" w:hAnsi="Consolas"/>
                        </w:rPr>
                        <w:t>import java.io.IOException;</w:t>
                      </w:r>
                    </w:p>
                    <w:p w14:paraId="2B49FE5E" w14:textId="77777777" w:rsidR="001D6546" w:rsidRPr="00EB6BA6" w:rsidRDefault="001D6546" w:rsidP="00386FF3">
                      <w:pPr>
                        <w:ind w:firstLine="188"/>
                        <w:rPr>
                          <w:rFonts w:ascii="Consolas" w:hAnsi="Consolas"/>
                        </w:rPr>
                      </w:pPr>
                      <w:r w:rsidRPr="00EB6BA6">
                        <w:rPr>
                          <w:rFonts w:ascii="Consolas" w:hAnsi="Consolas"/>
                        </w:rPr>
                        <w:t>import javax.servlet.RequestDispatcher;</w:t>
                      </w:r>
                    </w:p>
                    <w:p w14:paraId="50B03829" w14:textId="77777777" w:rsidR="001D6546" w:rsidRPr="00EB6BA6" w:rsidRDefault="001D6546" w:rsidP="00386FF3">
                      <w:pPr>
                        <w:ind w:firstLine="188"/>
                        <w:rPr>
                          <w:rFonts w:ascii="Consolas" w:hAnsi="Consolas"/>
                        </w:rPr>
                      </w:pPr>
                      <w:r w:rsidRPr="00EB6BA6">
                        <w:rPr>
                          <w:rFonts w:ascii="Consolas" w:hAnsi="Consolas"/>
                        </w:rPr>
                        <w:t>import javax.servlet.ServletException;</w:t>
                      </w:r>
                    </w:p>
                    <w:p w14:paraId="136758D6" w14:textId="77777777" w:rsidR="001D6546" w:rsidRPr="00EB6BA6" w:rsidRDefault="001D6546" w:rsidP="00386FF3">
                      <w:pPr>
                        <w:ind w:firstLine="188"/>
                        <w:rPr>
                          <w:rFonts w:ascii="Consolas" w:hAnsi="Consolas"/>
                        </w:rPr>
                      </w:pPr>
                      <w:r w:rsidRPr="00EB6BA6">
                        <w:rPr>
                          <w:rFonts w:ascii="Consolas" w:hAnsi="Consolas"/>
                        </w:rPr>
                        <w:t>import javax.servlet.annotation.WebServlet;</w:t>
                      </w:r>
                    </w:p>
                    <w:p w14:paraId="7EC7B858" w14:textId="77777777" w:rsidR="001D6546" w:rsidRPr="00EB6BA6" w:rsidRDefault="001D6546" w:rsidP="00386FF3">
                      <w:pPr>
                        <w:ind w:firstLine="188"/>
                        <w:rPr>
                          <w:rFonts w:ascii="Consolas" w:hAnsi="Consolas"/>
                        </w:rPr>
                      </w:pPr>
                      <w:r w:rsidRPr="00EB6BA6">
                        <w:rPr>
                          <w:rFonts w:ascii="Consolas" w:hAnsi="Consolas"/>
                        </w:rPr>
                        <w:t>import javax.servlet.http.HttpServlet;</w:t>
                      </w:r>
                    </w:p>
                    <w:p w14:paraId="4EF8076C" w14:textId="77777777" w:rsidR="001D6546" w:rsidRPr="00EB6BA6" w:rsidRDefault="001D6546" w:rsidP="00386FF3">
                      <w:pPr>
                        <w:ind w:firstLine="188"/>
                        <w:rPr>
                          <w:rFonts w:ascii="Consolas" w:hAnsi="Consolas"/>
                        </w:rPr>
                      </w:pPr>
                      <w:r w:rsidRPr="00EB6BA6">
                        <w:rPr>
                          <w:rFonts w:ascii="Consolas" w:hAnsi="Consolas"/>
                        </w:rPr>
                        <w:t>import javax.servlet.http.HttpServletRequest;</w:t>
                      </w:r>
                    </w:p>
                    <w:p w14:paraId="1C419307" w14:textId="77777777" w:rsidR="001D6546" w:rsidRPr="00EB6BA6" w:rsidRDefault="001D6546" w:rsidP="00386FF3">
                      <w:pPr>
                        <w:ind w:firstLine="188"/>
                        <w:rPr>
                          <w:rFonts w:ascii="Consolas" w:hAnsi="Consolas"/>
                        </w:rPr>
                      </w:pPr>
                      <w:r w:rsidRPr="00EB6BA6">
                        <w:rPr>
                          <w:rFonts w:ascii="Consolas" w:hAnsi="Consolas"/>
                        </w:rPr>
                        <w:t>import javax.servlet.http.HttpServletResponse;</w:t>
                      </w:r>
                    </w:p>
                    <w:p w14:paraId="1AB23063" w14:textId="77777777" w:rsidR="001D6546" w:rsidRPr="00EB6BA6" w:rsidRDefault="001D6546" w:rsidP="00386FF3">
                      <w:pPr>
                        <w:ind w:firstLineChars="0" w:firstLine="0"/>
                        <w:rPr>
                          <w:rFonts w:ascii="Consolas" w:hAnsi="Consolas"/>
                        </w:rPr>
                      </w:pPr>
                    </w:p>
                    <w:p w14:paraId="40F70C53" w14:textId="77777777" w:rsidR="001D6546" w:rsidRPr="00EB6BA6" w:rsidRDefault="001D6546" w:rsidP="00386FF3">
                      <w:pPr>
                        <w:ind w:firstLine="188"/>
                        <w:rPr>
                          <w:rFonts w:ascii="Consolas" w:hAnsi="Consolas"/>
                        </w:rPr>
                      </w:pPr>
                      <w:r w:rsidRPr="00EB6BA6">
                        <w:rPr>
                          <w:rFonts w:ascii="Consolas" w:hAnsi="Consolas"/>
                        </w:rPr>
                        <w:t>@WebServlet("/ATTENDANCE")</w:t>
                      </w:r>
                    </w:p>
                    <w:p w14:paraId="60A09521" w14:textId="77777777" w:rsidR="001D6546" w:rsidRPr="00EB6BA6" w:rsidRDefault="001D6546" w:rsidP="00386FF3">
                      <w:pPr>
                        <w:ind w:firstLine="188"/>
                        <w:rPr>
                          <w:rFonts w:ascii="Consolas" w:hAnsi="Consolas"/>
                        </w:rPr>
                      </w:pPr>
                      <w:r w:rsidRPr="00EB6BA6">
                        <w:rPr>
                          <w:rFonts w:ascii="Consolas" w:hAnsi="Consolas"/>
                        </w:rPr>
                        <w:t>public class MainLogic extends HttpServlet {</w:t>
                      </w:r>
                    </w:p>
                    <w:p w14:paraId="0B86100C" w14:textId="77777777" w:rsidR="001D6546" w:rsidRPr="00EB6BA6" w:rsidRDefault="001D6546" w:rsidP="00386FF3">
                      <w:pPr>
                        <w:ind w:firstLine="188"/>
                        <w:rPr>
                          <w:rFonts w:ascii="Consolas" w:hAnsi="Consolas"/>
                        </w:rPr>
                      </w:pPr>
                      <w:r w:rsidRPr="00EB6BA6">
                        <w:rPr>
                          <w:rFonts w:ascii="Consolas" w:hAnsi="Consolas"/>
                        </w:rPr>
                        <w:tab/>
                        <w:t>@Override</w:t>
                      </w:r>
                    </w:p>
                    <w:p w14:paraId="312255E8" w14:textId="7F8380DD" w:rsidR="001D6546" w:rsidRPr="00EB6BA6" w:rsidRDefault="001D6546" w:rsidP="00386FF3">
                      <w:pPr>
                        <w:ind w:firstLine="188"/>
                        <w:rPr>
                          <w:rFonts w:ascii="Consolas" w:hAnsi="Consolas"/>
                        </w:rPr>
                      </w:pPr>
                      <w:r w:rsidRPr="00EB6BA6">
                        <w:rPr>
                          <w:rFonts w:ascii="Consolas" w:hAnsi="Consolas"/>
                        </w:rPr>
                        <w:tab/>
                        <w:t>protected void doGet(HttpServletRequest req</w:t>
                      </w:r>
                      <w:r>
                        <w:rPr>
                          <w:rFonts w:ascii="Consolas" w:hAnsi="Consolas"/>
                        </w:rPr>
                        <w:t>，</w:t>
                      </w:r>
                      <w:r w:rsidRPr="00EB6BA6">
                        <w:rPr>
                          <w:rFonts w:ascii="Consolas" w:hAnsi="Consolas"/>
                        </w:rPr>
                        <w:t xml:space="preserve"> HttpServletResponse resp) throws ServletException</w:t>
                      </w:r>
                      <w:r>
                        <w:rPr>
                          <w:rFonts w:ascii="Consolas" w:hAnsi="Consolas"/>
                        </w:rPr>
                        <w:t>，</w:t>
                      </w:r>
                      <w:r w:rsidRPr="00EB6BA6">
                        <w:rPr>
                          <w:rFonts w:ascii="Consolas" w:hAnsi="Consolas"/>
                        </w:rPr>
                        <w:t xml:space="preserve"> IOException {</w:t>
                      </w:r>
                    </w:p>
                    <w:p w14:paraId="0D466BF1" w14:textId="07D48A92"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doPost(req</w:t>
                      </w:r>
                      <w:r>
                        <w:rPr>
                          <w:rFonts w:ascii="Consolas" w:hAnsi="Consolas"/>
                        </w:rPr>
                        <w:t>，</w:t>
                      </w:r>
                      <w:r w:rsidRPr="00EB6BA6">
                        <w:rPr>
                          <w:rFonts w:ascii="Consolas" w:hAnsi="Consolas"/>
                        </w:rPr>
                        <w:t xml:space="preserve"> resp);</w:t>
                      </w:r>
                    </w:p>
                    <w:p w14:paraId="61A7BB0A" w14:textId="77777777" w:rsidR="001D6546" w:rsidRPr="00EB6BA6" w:rsidRDefault="001D6546" w:rsidP="00386FF3">
                      <w:pPr>
                        <w:ind w:firstLine="188"/>
                        <w:rPr>
                          <w:rFonts w:ascii="Consolas" w:hAnsi="Consolas"/>
                        </w:rPr>
                      </w:pPr>
                      <w:r w:rsidRPr="00EB6BA6">
                        <w:rPr>
                          <w:rFonts w:ascii="Consolas" w:hAnsi="Consolas"/>
                        </w:rPr>
                        <w:tab/>
                        <w:t>}</w:t>
                      </w:r>
                    </w:p>
                    <w:p w14:paraId="7ABF5B33" w14:textId="77777777" w:rsidR="001D6546" w:rsidRPr="00EB6BA6" w:rsidRDefault="001D6546" w:rsidP="00386FF3">
                      <w:pPr>
                        <w:ind w:firstLine="188"/>
                        <w:rPr>
                          <w:rFonts w:ascii="Consolas" w:hAnsi="Consolas"/>
                        </w:rPr>
                      </w:pPr>
                    </w:p>
                    <w:p w14:paraId="1A1ABB4D" w14:textId="77777777" w:rsidR="001D6546" w:rsidRPr="00EB6BA6" w:rsidRDefault="001D6546" w:rsidP="00386FF3">
                      <w:pPr>
                        <w:ind w:firstLine="188"/>
                        <w:rPr>
                          <w:rFonts w:ascii="Consolas" w:hAnsi="Consolas"/>
                        </w:rPr>
                      </w:pPr>
                      <w:r w:rsidRPr="00EB6BA6">
                        <w:rPr>
                          <w:rFonts w:ascii="Consolas" w:hAnsi="Consolas"/>
                        </w:rPr>
                        <w:tab/>
                        <w:t>@Override</w:t>
                      </w:r>
                    </w:p>
                    <w:p w14:paraId="0E90318C" w14:textId="2A96BC24" w:rsidR="001D6546" w:rsidRPr="00EB6BA6" w:rsidRDefault="001D6546" w:rsidP="00386FF3">
                      <w:pPr>
                        <w:ind w:firstLine="188"/>
                        <w:rPr>
                          <w:rFonts w:ascii="Consolas" w:hAnsi="Consolas"/>
                        </w:rPr>
                      </w:pPr>
                      <w:r w:rsidRPr="00EB6BA6">
                        <w:rPr>
                          <w:rFonts w:ascii="Consolas" w:hAnsi="Consolas"/>
                        </w:rPr>
                        <w:tab/>
                        <w:t>protected void doPost(HttpServletRequest req</w:t>
                      </w:r>
                      <w:r>
                        <w:rPr>
                          <w:rFonts w:ascii="Consolas" w:hAnsi="Consolas"/>
                        </w:rPr>
                        <w:t>，</w:t>
                      </w:r>
                      <w:r w:rsidRPr="00EB6BA6">
                        <w:rPr>
                          <w:rFonts w:ascii="Consolas" w:hAnsi="Consolas"/>
                        </w:rPr>
                        <w:t xml:space="preserve"> HttpServletResponse resp) throws ServletException</w:t>
                      </w:r>
                      <w:r>
                        <w:rPr>
                          <w:rFonts w:ascii="Consolas" w:hAnsi="Consolas"/>
                        </w:rPr>
                        <w:t>，</w:t>
                      </w:r>
                      <w:r w:rsidRPr="00EB6BA6">
                        <w:rPr>
                          <w:rFonts w:ascii="Consolas" w:hAnsi="Consolas"/>
                        </w:rPr>
                        <w:t xml:space="preserve"> IOException {</w:t>
                      </w:r>
                    </w:p>
                    <w:p w14:paraId="4CC980A8"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SearchData sd = new SearchData(req);</w:t>
                      </w:r>
                    </w:p>
                    <w:p w14:paraId="69597ABB" w14:textId="77777777"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sd.searchAll();</w:t>
                      </w:r>
                    </w:p>
                    <w:p w14:paraId="28C63FA3" w14:textId="77777777" w:rsidR="001D6546" w:rsidRDefault="001D6546" w:rsidP="00386FF3">
                      <w:pPr>
                        <w:ind w:firstLine="188"/>
                      </w:pPr>
                      <w:r>
                        <w:tab/>
                      </w:r>
                      <w:r>
                        <w:tab/>
                        <w:t>RequestDispatcher disp = req.getRequestDispatcher("WEB-INF/jsp/Attendance.jsp");</w:t>
                      </w:r>
                    </w:p>
                    <w:p w14:paraId="588412AD" w14:textId="239D25DF" w:rsidR="001D6546" w:rsidRDefault="001D6546" w:rsidP="00386FF3">
                      <w:pPr>
                        <w:ind w:firstLine="188"/>
                      </w:pPr>
                      <w:r>
                        <w:tab/>
                      </w:r>
                      <w:r>
                        <w:tab/>
                        <w:t>disp.forward(req， resp);</w:t>
                      </w:r>
                    </w:p>
                    <w:p w14:paraId="5DCD551B" w14:textId="77777777" w:rsidR="001D6546" w:rsidRDefault="001D6546" w:rsidP="00386FF3">
                      <w:pPr>
                        <w:ind w:firstLine="188"/>
                      </w:pPr>
                      <w:r>
                        <w:tab/>
                        <w:t>}</w:t>
                      </w:r>
                    </w:p>
                    <w:p w14:paraId="2946D9FB" w14:textId="77777777" w:rsidR="001D6546" w:rsidRDefault="001D6546" w:rsidP="00386FF3">
                      <w:pPr>
                        <w:ind w:firstLine="188"/>
                      </w:pPr>
                    </w:p>
                    <w:p w14:paraId="1E253E9D" w14:textId="77777777" w:rsidR="001D6546" w:rsidRPr="002330AA" w:rsidRDefault="001D6546" w:rsidP="00386FF3">
                      <w:pPr>
                        <w:ind w:firstLine="188"/>
                      </w:pPr>
                      <w:r>
                        <w:t>}</w:t>
                      </w:r>
                    </w:p>
                  </w:txbxContent>
                </v:textbox>
                <w10:wrap anchorx="margin"/>
              </v:shape>
            </w:pict>
          </mc:Fallback>
        </mc:AlternateContent>
      </w:r>
    </w:p>
    <w:p w14:paraId="6B5D1F0D" w14:textId="77777777" w:rsidR="00386FF3" w:rsidRDefault="00386FF3" w:rsidP="00386FF3">
      <w:pPr>
        <w:widowControl/>
        <w:spacing w:line="240" w:lineRule="auto"/>
        <w:ind w:firstLineChars="0" w:firstLine="0"/>
        <w:jc w:val="left"/>
      </w:pPr>
    </w:p>
    <w:p w14:paraId="6E7D15C7" w14:textId="77777777" w:rsidR="00386FF3" w:rsidRDefault="00386FF3" w:rsidP="00386FF3">
      <w:pPr>
        <w:widowControl/>
        <w:spacing w:line="240" w:lineRule="auto"/>
        <w:ind w:firstLineChars="0" w:firstLine="0"/>
        <w:jc w:val="left"/>
      </w:pPr>
    </w:p>
    <w:p w14:paraId="4FB96E66" w14:textId="77777777" w:rsidR="00386FF3" w:rsidRDefault="00386FF3" w:rsidP="00386FF3">
      <w:pPr>
        <w:widowControl/>
        <w:spacing w:line="240" w:lineRule="auto"/>
        <w:ind w:firstLineChars="0" w:firstLine="0"/>
        <w:jc w:val="left"/>
      </w:pPr>
    </w:p>
    <w:p w14:paraId="17CD29AE" w14:textId="77777777" w:rsidR="00386FF3" w:rsidRDefault="00386FF3" w:rsidP="00386FF3">
      <w:pPr>
        <w:widowControl/>
        <w:spacing w:line="240" w:lineRule="auto"/>
        <w:ind w:firstLineChars="0" w:firstLine="0"/>
        <w:jc w:val="left"/>
      </w:pPr>
    </w:p>
    <w:p w14:paraId="34C4BDE5" w14:textId="77777777" w:rsidR="00386FF3" w:rsidRDefault="00386FF3" w:rsidP="00386FF3">
      <w:pPr>
        <w:widowControl/>
        <w:spacing w:line="240" w:lineRule="auto"/>
        <w:ind w:firstLineChars="0" w:firstLine="0"/>
        <w:jc w:val="left"/>
      </w:pPr>
    </w:p>
    <w:p w14:paraId="7AB5D12E" w14:textId="77777777" w:rsidR="00386FF3" w:rsidRDefault="00386FF3" w:rsidP="00386FF3">
      <w:pPr>
        <w:widowControl/>
        <w:spacing w:line="240" w:lineRule="auto"/>
        <w:ind w:firstLineChars="0" w:firstLine="0"/>
        <w:jc w:val="left"/>
      </w:pPr>
    </w:p>
    <w:p w14:paraId="2C26CD7E" w14:textId="77777777" w:rsidR="00386FF3" w:rsidRDefault="00386FF3" w:rsidP="00386FF3">
      <w:pPr>
        <w:widowControl/>
        <w:spacing w:line="240" w:lineRule="auto"/>
        <w:ind w:firstLineChars="0" w:firstLine="0"/>
        <w:jc w:val="left"/>
      </w:pPr>
    </w:p>
    <w:p w14:paraId="67A6374F" w14:textId="77777777" w:rsidR="00386FF3" w:rsidRDefault="00386FF3" w:rsidP="00386FF3">
      <w:pPr>
        <w:widowControl/>
        <w:spacing w:line="240" w:lineRule="auto"/>
        <w:ind w:firstLineChars="0" w:firstLine="0"/>
        <w:jc w:val="left"/>
      </w:pPr>
    </w:p>
    <w:p w14:paraId="6EA4B80C" w14:textId="77777777" w:rsidR="00386FF3" w:rsidRDefault="00386FF3" w:rsidP="00386FF3">
      <w:pPr>
        <w:widowControl/>
        <w:spacing w:line="240" w:lineRule="auto"/>
        <w:ind w:firstLineChars="0" w:firstLine="0"/>
        <w:jc w:val="left"/>
      </w:pPr>
    </w:p>
    <w:p w14:paraId="4035A935" w14:textId="77777777" w:rsidR="00386FF3" w:rsidRDefault="00386FF3" w:rsidP="00386FF3">
      <w:pPr>
        <w:widowControl/>
        <w:spacing w:line="240" w:lineRule="auto"/>
        <w:ind w:firstLineChars="0" w:firstLine="0"/>
        <w:jc w:val="left"/>
      </w:pPr>
    </w:p>
    <w:p w14:paraId="65A9320A" w14:textId="77777777" w:rsidR="00386FF3" w:rsidRDefault="00386FF3" w:rsidP="00386FF3">
      <w:pPr>
        <w:widowControl/>
        <w:spacing w:line="240" w:lineRule="auto"/>
        <w:ind w:firstLineChars="0" w:firstLine="0"/>
        <w:jc w:val="left"/>
      </w:pPr>
    </w:p>
    <w:p w14:paraId="26F19708" w14:textId="77777777" w:rsidR="00386FF3" w:rsidRDefault="00386FF3" w:rsidP="00386FF3">
      <w:pPr>
        <w:widowControl/>
        <w:spacing w:line="240" w:lineRule="auto"/>
        <w:ind w:firstLineChars="0" w:firstLine="0"/>
        <w:jc w:val="left"/>
      </w:pPr>
    </w:p>
    <w:p w14:paraId="1D3BC8E1" w14:textId="77777777" w:rsidR="00386FF3" w:rsidRDefault="00386FF3" w:rsidP="00386FF3">
      <w:pPr>
        <w:widowControl/>
        <w:spacing w:line="240" w:lineRule="auto"/>
        <w:ind w:firstLineChars="0" w:firstLine="0"/>
        <w:jc w:val="left"/>
      </w:pPr>
    </w:p>
    <w:p w14:paraId="19961158" w14:textId="77777777" w:rsidR="00386FF3" w:rsidRDefault="00386FF3" w:rsidP="00386FF3">
      <w:pPr>
        <w:widowControl/>
        <w:spacing w:line="240" w:lineRule="auto"/>
        <w:ind w:firstLineChars="0" w:firstLine="0"/>
        <w:jc w:val="left"/>
      </w:pPr>
    </w:p>
    <w:p w14:paraId="2D2419E3" w14:textId="77777777" w:rsidR="00386FF3" w:rsidRDefault="00386FF3" w:rsidP="00386FF3">
      <w:pPr>
        <w:widowControl/>
        <w:spacing w:line="240" w:lineRule="auto"/>
        <w:ind w:firstLineChars="0" w:firstLine="0"/>
        <w:jc w:val="left"/>
      </w:pPr>
    </w:p>
    <w:p w14:paraId="5D01E6CA" w14:textId="77777777" w:rsidR="00386FF3" w:rsidRDefault="00386FF3" w:rsidP="00386FF3">
      <w:pPr>
        <w:widowControl/>
        <w:spacing w:line="240" w:lineRule="auto"/>
        <w:ind w:firstLineChars="0" w:firstLine="0"/>
        <w:jc w:val="left"/>
      </w:pPr>
    </w:p>
    <w:p w14:paraId="2CFFBE9B" w14:textId="77777777" w:rsidR="00386FF3" w:rsidRDefault="00386FF3" w:rsidP="00386FF3">
      <w:pPr>
        <w:widowControl/>
        <w:spacing w:line="240" w:lineRule="auto"/>
        <w:ind w:firstLineChars="0" w:firstLine="0"/>
        <w:jc w:val="left"/>
      </w:pPr>
    </w:p>
    <w:p w14:paraId="6A40175F" w14:textId="77777777" w:rsidR="00386FF3" w:rsidRDefault="00386FF3" w:rsidP="00386FF3">
      <w:pPr>
        <w:widowControl/>
        <w:spacing w:line="240" w:lineRule="auto"/>
        <w:ind w:firstLineChars="0" w:firstLine="0"/>
        <w:jc w:val="left"/>
      </w:pPr>
    </w:p>
    <w:p w14:paraId="37CD9A43" w14:textId="77777777" w:rsidR="00386FF3" w:rsidRDefault="00386FF3" w:rsidP="00386FF3">
      <w:pPr>
        <w:widowControl/>
        <w:spacing w:line="240" w:lineRule="auto"/>
        <w:ind w:firstLineChars="0" w:firstLine="0"/>
        <w:jc w:val="left"/>
      </w:pPr>
    </w:p>
    <w:p w14:paraId="65A3D4C1" w14:textId="77777777" w:rsidR="00386FF3" w:rsidRDefault="00386FF3" w:rsidP="00386FF3">
      <w:pPr>
        <w:widowControl/>
        <w:spacing w:line="240" w:lineRule="auto"/>
        <w:ind w:firstLineChars="0" w:firstLine="0"/>
        <w:jc w:val="left"/>
      </w:pPr>
    </w:p>
    <w:p w14:paraId="5925D6D7" w14:textId="77777777" w:rsidR="00386FF3" w:rsidRDefault="00386FF3" w:rsidP="00386FF3">
      <w:pPr>
        <w:widowControl/>
        <w:spacing w:line="240" w:lineRule="auto"/>
        <w:ind w:firstLineChars="0" w:firstLine="0"/>
        <w:jc w:val="left"/>
      </w:pPr>
    </w:p>
    <w:p w14:paraId="1BAFD112" w14:textId="77777777" w:rsidR="00386FF3" w:rsidRDefault="00386FF3" w:rsidP="00386FF3">
      <w:pPr>
        <w:widowControl/>
        <w:spacing w:line="240" w:lineRule="auto"/>
        <w:ind w:firstLineChars="0" w:firstLine="0"/>
        <w:jc w:val="left"/>
      </w:pPr>
    </w:p>
    <w:p w14:paraId="42F466A5" w14:textId="77777777" w:rsidR="00386FF3" w:rsidRDefault="00386FF3" w:rsidP="00386FF3">
      <w:pPr>
        <w:widowControl/>
        <w:spacing w:line="240" w:lineRule="auto"/>
        <w:ind w:firstLineChars="0" w:firstLine="0"/>
        <w:jc w:val="left"/>
      </w:pPr>
    </w:p>
    <w:p w14:paraId="3512B03E" w14:textId="77777777" w:rsidR="00386FF3" w:rsidRDefault="00386FF3" w:rsidP="00386FF3">
      <w:pPr>
        <w:widowControl/>
        <w:spacing w:line="240" w:lineRule="auto"/>
        <w:ind w:firstLineChars="0" w:firstLine="0"/>
        <w:jc w:val="left"/>
      </w:pPr>
    </w:p>
    <w:p w14:paraId="29000E5F" w14:textId="77777777" w:rsidR="00386FF3" w:rsidRDefault="00386FF3" w:rsidP="00386FF3">
      <w:pPr>
        <w:widowControl/>
        <w:spacing w:line="240" w:lineRule="auto"/>
        <w:ind w:firstLineChars="0" w:firstLine="0"/>
        <w:jc w:val="left"/>
      </w:pPr>
    </w:p>
    <w:p w14:paraId="02340FCF" w14:textId="77777777" w:rsidR="00386FF3" w:rsidRDefault="00386FF3" w:rsidP="00386FF3">
      <w:pPr>
        <w:widowControl/>
        <w:spacing w:line="240" w:lineRule="auto"/>
        <w:ind w:firstLineChars="0" w:firstLine="0"/>
        <w:jc w:val="left"/>
      </w:pPr>
    </w:p>
    <w:p w14:paraId="224F1BA4" w14:textId="77777777" w:rsidR="00386FF3" w:rsidRDefault="00386FF3" w:rsidP="00386FF3">
      <w:pPr>
        <w:widowControl/>
        <w:spacing w:line="240" w:lineRule="auto"/>
        <w:ind w:firstLineChars="0" w:firstLine="0"/>
        <w:jc w:val="left"/>
      </w:pPr>
    </w:p>
    <w:p w14:paraId="4FE43932" w14:textId="77777777" w:rsidR="00386FF3" w:rsidRDefault="00386FF3" w:rsidP="00386FF3">
      <w:pPr>
        <w:widowControl/>
        <w:spacing w:line="240" w:lineRule="auto"/>
        <w:ind w:firstLineChars="0" w:firstLine="0"/>
        <w:jc w:val="left"/>
      </w:pPr>
    </w:p>
    <w:p w14:paraId="0173231C" w14:textId="77777777" w:rsidR="00386FF3" w:rsidRDefault="00386FF3" w:rsidP="00386FF3">
      <w:pPr>
        <w:widowControl/>
        <w:spacing w:line="240" w:lineRule="auto"/>
        <w:ind w:firstLineChars="0" w:firstLine="0"/>
        <w:jc w:val="left"/>
      </w:pPr>
    </w:p>
    <w:p w14:paraId="3916AAE2" w14:textId="77777777" w:rsidR="00386FF3" w:rsidRDefault="00386FF3" w:rsidP="00386FF3">
      <w:pPr>
        <w:widowControl/>
        <w:spacing w:line="240" w:lineRule="auto"/>
        <w:ind w:firstLineChars="0" w:firstLine="0"/>
        <w:jc w:val="left"/>
      </w:pPr>
    </w:p>
    <w:p w14:paraId="35A68568" w14:textId="1AF3D21B" w:rsidR="00386FF3" w:rsidRDefault="00386FF3" w:rsidP="00386FF3">
      <w:pPr>
        <w:widowControl/>
        <w:spacing w:line="240" w:lineRule="auto"/>
        <w:ind w:firstLineChars="0" w:firstLine="0"/>
        <w:jc w:val="left"/>
      </w:pPr>
    </w:p>
    <w:p w14:paraId="5058BBE6" w14:textId="77777777" w:rsidR="00386FF3" w:rsidRDefault="00386FF3" w:rsidP="00386FF3">
      <w:pPr>
        <w:ind w:firstLine="188"/>
        <w:jc w:val="left"/>
      </w:pPr>
      <w:r>
        <w:rPr>
          <w:rFonts w:hint="eastAsia"/>
          <w:noProof/>
        </w:rPr>
        <mc:AlternateContent>
          <mc:Choice Requires="wps">
            <w:drawing>
              <wp:anchor distT="0" distB="0" distL="114300" distR="114300" simplePos="0" relativeHeight="251805696" behindDoc="0" locked="0" layoutInCell="1" allowOverlap="1" wp14:anchorId="0C81B3DB" wp14:editId="66DD8451">
                <wp:simplePos x="0" y="0"/>
                <wp:positionH relativeFrom="margin">
                  <wp:align>left</wp:align>
                </wp:positionH>
                <wp:positionV relativeFrom="paragraph">
                  <wp:posOffset>-1018</wp:posOffset>
                </wp:positionV>
                <wp:extent cx="5391509" cy="1656271"/>
                <wp:effectExtent l="0" t="0" r="19050" b="20320"/>
                <wp:wrapNone/>
                <wp:docPr id="2086" name="テキスト ボックス 2086"/>
                <wp:cNvGraphicFramePr/>
                <a:graphic xmlns:a="http://schemas.openxmlformats.org/drawingml/2006/main">
                  <a:graphicData uri="http://schemas.microsoft.com/office/word/2010/wordprocessingShape">
                    <wps:wsp>
                      <wps:cNvSpPr txBox="1"/>
                      <wps:spPr>
                        <a:xfrm>
                          <a:off x="0" y="0"/>
                          <a:ext cx="5391509" cy="1656271"/>
                        </a:xfrm>
                        <a:prstGeom prst="rect">
                          <a:avLst/>
                        </a:prstGeom>
                        <a:solidFill>
                          <a:schemeClr val="lt1"/>
                        </a:solidFill>
                        <a:ln w="6350">
                          <a:solidFill>
                            <a:prstClr val="black"/>
                          </a:solidFill>
                        </a:ln>
                      </wps:spPr>
                      <wps:txbx>
                        <w:txbxContent>
                          <w:p w14:paraId="457BA128" w14:textId="77777777" w:rsidR="001D6546" w:rsidRPr="00EB6BA6" w:rsidRDefault="001D6546" w:rsidP="00386FF3">
                            <w:pPr>
                              <w:ind w:firstLine="188"/>
                              <w:rPr>
                                <w:rFonts w:ascii="Consolas" w:hAnsi="Consolas"/>
                              </w:rPr>
                            </w:pPr>
                            <w:r>
                              <w:tab/>
                            </w:r>
                            <w:r w:rsidRPr="00EB6BA6">
                              <w:rPr>
                                <w:rFonts w:ascii="Consolas" w:hAnsi="Consolas"/>
                              </w:rPr>
                              <w:tab/>
                            </w:r>
                            <w:proofErr w:type="spellStart"/>
                            <w:r w:rsidRPr="00EB6BA6">
                              <w:rPr>
                                <w:rFonts w:ascii="Consolas" w:hAnsi="Consolas"/>
                              </w:rPr>
                              <w:t>RequestDispatcher</w:t>
                            </w:r>
                            <w:proofErr w:type="spellEnd"/>
                            <w:r w:rsidRPr="00EB6BA6">
                              <w:rPr>
                                <w:rFonts w:ascii="Consolas" w:hAnsi="Consolas"/>
                              </w:rPr>
                              <w:t xml:space="preserve"> </w:t>
                            </w:r>
                            <w:proofErr w:type="spellStart"/>
                            <w:r w:rsidRPr="00EB6BA6">
                              <w:rPr>
                                <w:rFonts w:ascii="Consolas" w:hAnsi="Consolas"/>
                              </w:rPr>
                              <w:t>disp</w:t>
                            </w:r>
                            <w:proofErr w:type="spellEnd"/>
                            <w:r w:rsidRPr="00EB6BA6">
                              <w:rPr>
                                <w:rFonts w:ascii="Consolas" w:hAnsi="Consolas"/>
                              </w:rPr>
                              <w:t xml:space="preserve"> = </w:t>
                            </w:r>
                            <w:proofErr w:type="spellStart"/>
                            <w:r w:rsidRPr="00EB6BA6">
                              <w:rPr>
                                <w:rFonts w:ascii="Consolas" w:hAnsi="Consolas"/>
                              </w:rPr>
                              <w:t>req.getRequestDispatcher</w:t>
                            </w:r>
                            <w:proofErr w:type="spellEnd"/>
                            <w:r w:rsidRPr="00EB6BA6">
                              <w:rPr>
                                <w:rFonts w:ascii="Consolas" w:hAnsi="Consolas"/>
                              </w:rPr>
                              <w:t>("WEB-INF/</w:t>
                            </w:r>
                            <w:proofErr w:type="spellStart"/>
                            <w:r w:rsidRPr="00EB6BA6">
                              <w:rPr>
                                <w:rFonts w:ascii="Consolas" w:hAnsi="Consolas"/>
                              </w:rPr>
                              <w:t>jsp</w:t>
                            </w:r>
                            <w:proofErr w:type="spellEnd"/>
                            <w:r w:rsidRPr="00EB6BA6">
                              <w:rPr>
                                <w:rFonts w:ascii="Consolas" w:hAnsi="Consolas"/>
                              </w:rPr>
                              <w:t>/</w:t>
                            </w:r>
                            <w:proofErr w:type="spellStart"/>
                            <w:r w:rsidRPr="00EB6BA6">
                              <w:rPr>
                                <w:rFonts w:ascii="Consolas" w:hAnsi="Consolas"/>
                              </w:rPr>
                              <w:t>Attendance.jsp</w:t>
                            </w:r>
                            <w:proofErr w:type="spellEnd"/>
                            <w:r w:rsidRPr="00EB6BA6">
                              <w:rPr>
                                <w:rFonts w:ascii="Consolas" w:hAnsi="Consolas"/>
                              </w:rPr>
                              <w:t>");</w:t>
                            </w:r>
                          </w:p>
                          <w:p w14:paraId="32E2536C" w14:textId="6D06D20A"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r>
                            <w:proofErr w:type="spellStart"/>
                            <w:r w:rsidRPr="00EB6BA6">
                              <w:rPr>
                                <w:rFonts w:ascii="Consolas" w:hAnsi="Consolas"/>
                              </w:rPr>
                              <w:t>disp.forward</w:t>
                            </w:r>
                            <w:proofErr w:type="spellEnd"/>
                            <w:r w:rsidRPr="00EB6BA6">
                              <w:rPr>
                                <w:rFonts w:ascii="Consolas" w:hAnsi="Consolas"/>
                              </w:rPr>
                              <w:t>(</w:t>
                            </w:r>
                            <w:proofErr w:type="spellStart"/>
                            <w:r w:rsidRPr="00EB6BA6">
                              <w:rPr>
                                <w:rFonts w:ascii="Consolas" w:hAnsi="Consolas"/>
                              </w:rPr>
                              <w:t>req</w:t>
                            </w:r>
                            <w:proofErr w:type="spellEnd"/>
                            <w:r>
                              <w:rPr>
                                <w:rFonts w:ascii="Consolas" w:hAnsi="Consolas"/>
                              </w:rPr>
                              <w:t>，</w:t>
                            </w:r>
                            <w:r w:rsidRPr="00EB6BA6">
                              <w:rPr>
                                <w:rFonts w:ascii="Consolas" w:hAnsi="Consolas"/>
                              </w:rPr>
                              <w:t xml:space="preserve"> </w:t>
                            </w:r>
                            <w:proofErr w:type="spellStart"/>
                            <w:r w:rsidRPr="00EB6BA6">
                              <w:rPr>
                                <w:rFonts w:ascii="Consolas" w:hAnsi="Consolas"/>
                              </w:rPr>
                              <w:t>resp</w:t>
                            </w:r>
                            <w:proofErr w:type="spellEnd"/>
                            <w:r w:rsidRPr="00EB6BA6">
                              <w:rPr>
                                <w:rFonts w:ascii="Consolas" w:hAnsi="Consolas"/>
                              </w:rPr>
                              <w:t>);</w:t>
                            </w:r>
                          </w:p>
                          <w:p w14:paraId="2FA7328C" w14:textId="77777777" w:rsidR="001D6546" w:rsidRPr="00EB6BA6" w:rsidRDefault="001D6546" w:rsidP="00386FF3">
                            <w:pPr>
                              <w:ind w:firstLine="188"/>
                              <w:rPr>
                                <w:rFonts w:ascii="Consolas" w:hAnsi="Consolas"/>
                              </w:rPr>
                            </w:pPr>
                            <w:r w:rsidRPr="00EB6BA6">
                              <w:rPr>
                                <w:rFonts w:ascii="Consolas" w:hAnsi="Consolas"/>
                              </w:rPr>
                              <w:tab/>
                              <w:t>}</w:t>
                            </w:r>
                          </w:p>
                          <w:p w14:paraId="3C4AF64F" w14:textId="77777777" w:rsidR="001D6546" w:rsidRDefault="001D6546" w:rsidP="00386FF3">
                            <w:pPr>
                              <w:ind w:firstLine="188"/>
                            </w:pPr>
                          </w:p>
                          <w:p w14:paraId="22D7F930" w14:textId="77777777" w:rsidR="001D6546" w:rsidRPr="002330AA" w:rsidRDefault="001D6546" w:rsidP="00386FF3">
                            <w:pPr>
                              <w:ind w:firstLine="188"/>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1B3DB" id="テキスト ボックス 2086" o:spid="_x0000_s1108" type="#_x0000_t202" style="position:absolute;left:0;text-align:left;margin-left:0;margin-top:-.1pt;width:424.55pt;height:130.4pt;z-index:251805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" fillcolor="white [3201]" strokeweight=".5pt">
                <v:textbox>
                  <w:txbxContent>
                    <w:p w14:paraId="457BA128" w14:textId="77777777" w:rsidR="001D6546" w:rsidRPr="00EB6BA6" w:rsidRDefault="001D6546" w:rsidP="00386FF3">
                      <w:pPr>
                        <w:ind w:firstLine="188"/>
                        <w:rPr>
                          <w:rFonts w:ascii="Consolas" w:hAnsi="Consolas"/>
                        </w:rPr>
                      </w:pPr>
                      <w:r>
                        <w:tab/>
                      </w:r>
                      <w:r w:rsidRPr="00EB6BA6">
                        <w:rPr>
                          <w:rFonts w:ascii="Consolas" w:hAnsi="Consolas"/>
                        </w:rPr>
                        <w:tab/>
                        <w:t>RequestDispatcher disp = req.getRequestDispatcher("WEB-INF/jsp/Attendance.jsp");</w:t>
                      </w:r>
                    </w:p>
                    <w:p w14:paraId="32E2536C" w14:textId="6D06D20A" w:rsidR="001D6546" w:rsidRPr="00EB6BA6" w:rsidRDefault="001D6546" w:rsidP="00386FF3">
                      <w:pPr>
                        <w:ind w:firstLine="188"/>
                        <w:rPr>
                          <w:rFonts w:ascii="Consolas" w:hAnsi="Consolas"/>
                        </w:rPr>
                      </w:pPr>
                      <w:r w:rsidRPr="00EB6BA6">
                        <w:rPr>
                          <w:rFonts w:ascii="Consolas" w:hAnsi="Consolas"/>
                        </w:rPr>
                        <w:tab/>
                      </w:r>
                      <w:r w:rsidRPr="00EB6BA6">
                        <w:rPr>
                          <w:rFonts w:ascii="Consolas" w:hAnsi="Consolas"/>
                        </w:rPr>
                        <w:tab/>
                        <w:t>disp.forward(req</w:t>
                      </w:r>
                      <w:r>
                        <w:rPr>
                          <w:rFonts w:ascii="Consolas" w:hAnsi="Consolas"/>
                        </w:rPr>
                        <w:t>，</w:t>
                      </w:r>
                      <w:r w:rsidRPr="00EB6BA6">
                        <w:rPr>
                          <w:rFonts w:ascii="Consolas" w:hAnsi="Consolas"/>
                        </w:rPr>
                        <w:t xml:space="preserve"> resp);</w:t>
                      </w:r>
                    </w:p>
                    <w:p w14:paraId="2FA7328C" w14:textId="77777777" w:rsidR="001D6546" w:rsidRPr="00EB6BA6" w:rsidRDefault="001D6546" w:rsidP="00386FF3">
                      <w:pPr>
                        <w:ind w:firstLine="188"/>
                        <w:rPr>
                          <w:rFonts w:ascii="Consolas" w:hAnsi="Consolas"/>
                        </w:rPr>
                      </w:pPr>
                      <w:r w:rsidRPr="00EB6BA6">
                        <w:rPr>
                          <w:rFonts w:ascii="Consolas" w:hAnsi="Consolas"/>
                        </w:rPr>
                        <w:tab/>
                        <w:t>}</w:t>
                      </w:r>
                    </w:p>
                    <w:p w14:paraId="3C4AF64F" w14:textId="77777777" w:rsidR="001D6546" w:rsidRDefault="001D6546" w:rsidP="00386FF3">
                      <w:pPr>
                        <w:ind w:firstLine="188"/>
                      </w:pPr>
                    </w:p>
                    <w:p w14:paraId="22D7F930" w14:textId="77777777" w:rsidR="001D6546" w:rsidRPr="002330AA" w:rsidRDefault="001D6546" w:rsidP="00386FF3">
                      <w:pPr>
                        <w:ind w:firstLine="188"/>
                      </w:pPr>
                      <w:r>
                        <w:t>}</w:t>
                      </w:r>
                    </w:p>
                  </w:txbxContent>
                </v:textbox>
                <w10:wrap anchorx="margin"/>
              </v:shape>
            </w:pict>
          </mc:Fallback>
        </mc:AlternateContent>
      </w:r>
    </w:p>
    <w:p w14:paraId="772D4D94" w14:textId="77777777" w:rsidR="00386FF3" w:rsidRDefault="00386FF3" w:rsidP="00386FF3">
      <w:pPr>
        <w:ind w:firstLine="188"/>
        <w:jc w:val="left"/>
      </w:pPr>
    </w:p>
    <w:p w14:paraId="20061D9B" w14:textId="77777777" w:rsidR="00386FF3" w:rsidRDefault="00386FF3" w:rsidP="00386FF3">
      <w:pPr>
        <w:ind w:firstLine="188"/>
        <w:jc w:val="left"/>
      </w:pPr>
    </w:p>
    <w:p w14:paraId="25AA7A15" w14:textId="77777777" w:rsidR="00386FF3" w:rsidRDefault="00386FF3" w:rsidP="00386FF3">
      <w:pPr>
        <w:ind w:firstLine="188"/>
        <w:jc w:val="left"/>
      </w:pPr>
    </w:p>
    <w:p w14:paraId="181A4901" w14:textId="77777777" w:rsidR="00386FF3" w:rsidRDefault="00386FF3" w:rsidP="00386FF3">
      <w:pPr>
        <w:ind w:firstLine="188"/>
        <w:jc w:val="left"/>
      </w:pPr>
    </w:p>
    <w:p w14:paraId="436F68E1" w14:textId="77777777" w:rsidR="00386FF3" w:rsidRDefault="00386FF3" w:rsidP="00386FF3">
      <w:pPr>
        <w:widowControl/>
        <w:spacing w:line="240" w:lineRule="auto"/>
        <w:ind w:firstLineChars="0" w:firstLine="0"/>
        <w:jc w:val="left"/>
      </w:pPr>
      <w:r>
        <w:br w:type="page"/>
      </w:r>
    </w:p>
    <w:p w14:paraId="24175E73" w14:textId="77777777" w:rsidR="00386FF3" w:rsidRDefault="00386FF3" w:rsidP="00386FF3">
      <w:pPr>
        <w:ind w:firstLine="188"/>
        <w:jc w:val="left"/>
      </w:pPr>
      <w:r>
        <w:rPr>
          <w:rFonts w:hint="eastAsia"/>
        </w:rPr>
        <w:lastRenderedPageBreak/>
        <w:t>（３）</w:t>
      </w:r>
      <w:proofErr w:type="spellStart"/>
      <w:r>
        <w:rPr>
          <w:rFonts w:hint="eastAsia"/>
        </w:rPr>
        <w:t>S</w:t>
      </w:r>
      <w:r>
        <w:t>earchData</w:t>
      </w:r>
      <w:proofErr w:type="spellEnd"/>
      <w:r>
        <w:t>クラス</w:t>
      </w:r>
    </w:p>
    <w:p w14:paraId="2A2D9626" w14:textId="72EC35DB" w:rsidR="00CF165A" w:rsidRDefault="00386FF3" w:rsidP="00CF165A">
      <w:pPr>
        <w:ind w:firstLine="188"/>
        <w:jc w:val="left"/>
      </w:pPr>
      <w:r>
        <w:rPr>
          <w:rFonts w:hint="eastAsia"/>
        </w:rPr>
        <w:t xml:space="preserve">　</w:t>
      </w:r>
      <w:r w:rsidR="00CF165A">
        <w:rPr>
          <w:rFonts w:hint="eastAsia"/>
        </w:rPr>
        <w:t>学生テーブルのデータと時間割テーブルの科目データをそれぞれData型のリストに格納し</w:t>
      </w:r>
      <w:r w:rsidR="007513F6">
        <w:rPr>
          <w:rFonts w:hint="eastAsia"/>
        </w:rPr>
        <w:t>，</w:t>
      </w:r>
      <w:r w:rsidR="00CF165A">
        <w:rPr>
          <w:rFonts w:hint="eastAsia"/>
        </w:rPr>
        <w:t>セッションにより保持している．</w:t>
      </w:r>
    </w:p>
    <w:p w14:paraId="31E5F50A" w14:textId="77777777" w:rsidR="00CF165A" w:rsidRDefault="00CF165A" w:rsidP="00CF165A">
      <w:pPr>
        <w:ind w:firstLine="188"/>
        <w:jc w:val="left"/>
      </w:pPr>
      <w:r>
        <w:rPr>
          <w:rFonts w:hint="eastAsia"/>
        </w:rPr>
        <w:t>セッションに保持したData型リストは</w:t>
      </w:r>
      <w:proofErr w:type="spellStart"/>
      <w:r>
        <w:rPr>
          <w:rFonts w:hint="eastAsia"/>
        </w:rPr>
        <w:t>j</w:t>
      </w:r>
      <w:r>
        <w:t>sp</w:t>
      </w:r>
      <w:proofErr w:type="spellEnd"/>
      <w:r>
        <w:rPr>
          <w:rFonts w:hint="eastAsia"/>
        </w:rPr>
        <w:t>ファイルで扱うことができる．</w:t>
      </w:r>
    </w:p>
    <w:p w14:paraId="63F9F8AB" w14:textId="5F139AA9" w:rsidR="00386FF3" w:rsidRDefault="00386FF3" w:rsidP="00CF165A">
      <w:pPr>
        <w:ind w:firstLine="188"/>
        <w:jc w:val="center"/>
      </w:pPr>
      <w:r>
        <w:rPr>
          <w:rFonts w:hint="eastAsia"/>
          <w:noProof/>
        </w:rPr>
        <mc:AlternateContent>
          <mc:Choice Requires="wps">
            <w:drawing>
              <wp:anchor distT="0" distB="0" distL="114300" distR="114300" simplePos="0" relativeHeight="251806720" behindDoc="0" locked="0" layoutInCell="1" allowOverlap="1" wp14:anchorId="5B29F443" wp14:editId="738C8A33">
                <wp:simplePos x="0" y="0"/>
                <wp:positionH relativeFrom="margin">
                  <wp:align>left</wp:align>
                </wp:positionH>
                <wp:positionV relativeFrom="paragraph">
                  <wp:posOffset>341882</wp:posOffset>
                </wp:positionV>
                <wp:extent cx="5391150" cy="6961517"/>
                <wp:effectExtent l="0" t="0" r="19050" b="10795"/>
                <wp:wrapNone/>
                <wp:docPr id="2087" name="テキスト ボックス 2087"/>
                <wp:cNvGraphicFramePr/>
                <a:graphic xmlns:a="http://schemas.openxmlformats.org/drawingml/2006/main">
                  <a:graphicData uri="http://schemas.microsoft.com/office/word/2010/wordprocessingShape">
                    <wps:wsp>
                      <wps:cNvSpPr txBox="1"/>
                      <wps:spPr>
                        <a:xfrm>
                          <a:off x="0" y="0"/>
                          <a:ext cx="5391150" cy="6961517"/>
                        </a:xfrm>
                        <a:prstGeom prst="rect">
                          <a:avLst/>
                        </a:prstGeom>
                        <a:solidFill>
                          <a:schemeClr val="lt1"/>
                        </a:solidFill>
                        <a:ln w="6350">
                          <a:solidFill>
                            <a:prstClr val="black"/>
                          </a:solidFill>
                        </a:ln>
                      </wps:spPr>
                      <wps:txbx>
                        <w:txbxContent>
                          <w:p w14:paraId="7AC5F662" w14:textId="77777777" w:rsidR="001D6546" w:rsidRPr="00493067" w:rsidRDefault="001D6546" w:rsidP="00386FF3">
                            <w:pPr>
                              <w:ind w:firstLine="188"/>
                              <w:rPr>
                                <w:rFonts w:ascii="Consolas" w:hAnsi="Consolas"/>
                              </w:rPr>
                            </w:pPr>
                            <w:r w:rsidRPr="00493067">
                              <w:rPr>
                                <w:rFonts w:ascii="Consolas" w:hAnsi="Consolas"/>
                              </w:rPr>
                              <w:t xml:space="preserve">import </w:t>
                            </w:r>
                            <w:proofErr w:type="spellStart"/>
                            <w:r w:rsidRPr="00493067">
                              <w:rPr>
                                <w:rFonts w:ascii="Consolas" w:hAnsi="Consolas"/>
                              </w:rPr>
                              <w:t>java.util.List</w:t>
                            </w:r>
                            <w:proofErr w:type="spellEnd"/>
                            <w:r w:rsidRPr="00493067">
                              <w:rPr>
                                <w:rFonts w:ascii="Consolas" w:hAnsi="Consolas"/>
                              </w:rPr>
                              <w:t>;</w:t>
                            </w:r>
                          </w:p>
                          <w:p w14:paraId="178A0A83" w14:textId="77777777" w:rsidR="001D6546" w:rsidRPr="00493067" w:rsidRDefault="001D6546" w:rsidP="00386FF3">
                            <w:pPr>
                              <w:ind w:firstLine="188"/>
                              <w:rPr>
                                <w:rFonts w:ascii="Consolas" w:hAnsi="Consolas"/>
                              </w:rPr>
                            </w:pPr>
                            <w:r w:rsidRPr="00493067">
                              <w:rPr>
                                <w:rFonts w:ascii="Consolas" w:hAnsi="Consolas"/>
                              </w:rPr>
                              <w:t xml:space="preserve">import </w:t>
                            </w:r>
                            <w:proofErr w:type="spellStart"/>
                            <w:r w:rsidRPr="00493067">
                              <w:rPr>
                                <w:rFonts w:ascii="Consolas" w:hAnsi="Consolas"/>
                              </w:rPr>
                              <w:t>javax.servlet.http.HttpServletRequest</w:t>
                            </w:r>
                            <w:proofErr w:type="spellEnd"/>
                            <w:r w:rsidRPr="00493067">
                              <w:rPr>
                                <w:rFonts w:ascii="Consolas" w:hAnsi="Consolas"/>
                              </w:rPr>
                              <w:t>;</w:t>
                            </w:r>
                          </w:p>
                          <w:p w14:paraId="25C1EF46" w14:textId="77777777" w:rsidR="001D6546" w:rsidRPr="00493067" w:rsidRDefault="001D6546" w:rsidP="00386FF3">
                            <w:pPr>
                              <w:ind w:firstLine="188"/>
                              <w:rPr>
                                <w:rFonts w:ascii="Consolas" w:hAnsi="Consolas"/>
                              </w:rPr>
                            </w:pPr>
                            <w:r w:rsidRPr="00493067">
                              <w:rPr>
                                <w:rFonts w:ascii="Consolas" w:hAnsi="Consolas"/>
                              </w:rPr>
                              <w:t xml:space="preserve">import </w:t>
                            </w:r>
                            <w:proofErr w:type="spellStart"/>
                            <w:r w:rsidRPr="00493067">
                              <w:rPr>
                                <w:rFonts w:ascii="Consolas" w:hAnsi="Consolas"/>
                              </w:rPr>
                              <w:t>javax.servlet.http.HttpSession</w:t>
                            </w:r>
                            <w:proofErr w:type="spellEnd"/>
                            <w:r w:rsidRPr="00493067">
                              <w:rPr>
                                <w:rFonts w:ascii="Consolas" w:hAnsi="Consolas"/>
                              </w:rPr>
                              <w:t>;</w:t>
                            </w:r>
                          </w:p>
                          <w:p w14:paraId="1C05264D" w14:textId="77777777" w:rsidR="001D6546" w:rsidRPr="00493067" w:rsidRDefault="001D6546" w:rsidP="00386FF3">
                            <w:pPr>
                              <w:ind w:firstLine="188"/>
                              <w:rPr>
                                <w:rFonts w:ascii="Consolas" w:hAnsi="Consolas"/>
                              </w:rPr>
                            </w:pPr>
                          </w:p>
                          <w:p w14:paraId="0C9B1199" w14:textId="77777777" w:rsidR="001D6546" w:rsidRPr="00493067" w:rsidRDefault="001D6546" w:rsidP="00386FF3">
                            <w:pPr>
                              <w:ind w:firstLine="188"/>
                              <w:rPr>
                                <w:rFonts w:ascii="Consolas" w:hAnsi="Consolas"/>
                              </w:rPr>
                            </w:pPr>
                            <w:r w:rsidRPr="00493067">
                              <w:rPr>
                                <w:rFonts w:ascii="Consolas" w:hAnsi="Consolas"/>
                              </w:rPr>
                              <w:t xml:space="preserve">public class </w:t>
                            </w:r>
                            <w:proofErr w:type="spellStart"/>
                            <w:r w:rsidRPr="00493067">
                              <w:rPr>
                                <w:rFonts w:ascii="Consolas" w:hAnsi="Consolas"/>
                              </w:rPr>
                              <w:t>SearchData</w:t>
                            </w:r>
                            <w:proofErr w:type="spellEnd"/>
                            <w:r w:rsidRPr="00493067">
                              <w:rPr>
                                <w:rFonts w:ascii="Consolas" w:hAnsi="Consolas"/>
                              </w:rPr>
                              <w:t xml:space="preserve"> {</w:t>
                            </w:r>
                          </w:p>
                          <w:p w14:paraId="33FEC1D8" w14:textId="77777777" w:rsidR="001D6546" w:rsidRPr="00493067" w:rsidRDefault="001D6546" w:rsidP="00386FF3">
                            <w:pPr>
                              <w:ind w:firstLine="188"/>
                              <w:rPr>
                                <w:rFonts w:ascii="Consolas" w:hAnsi="Consolas"/>
                              </w:rPr>
                            </w:pPr>
                            <w:r w:rsidRPr="00493067">
                              <w:rPr>
                                <w:rFonts w:ascii="Consolas" w:hAnsi="Consolas"/>
                              </w:rPr>
                              <w:tab/>
                              <w:t xml:space="preserve">private </w:t>
                            </w:r>
                            <w:proofErr w:type="spellStart"/>
                            <w:r w:rsidRPr="00493067">
                              <w:rPr>
                                <w:rFonts w:ascii="Consolas" w:hAnsi="Consolas"/>
                              </w:rPr>
                              <w:t>HttpServletRequest</w:t>
                            </w:r>
                            <w:proofErr w:type="spellEnd"/>
                            <w:r w:rsidRPr="00493067">
                              <w:rPr>
                                <w:rFonts w:ascii="Consolas" w:hAnsi="Consolas"/>
                              </w:rPr>
                              <w:t xml:space="preserve"> request;</w:t>
                            </w:r>
                          </w:p>
                          <w:p w14:paraId="4F5F5C33" w14:textId="77777777" w:rsidR="001D6546" w:rsidRPr="00493067" w:rsidRDefault="001D6546" w:rsidP="00386FF3">
                            <w:pPr>
                              <w:ind w:firstLine="188"/>
                              <w:rPr>
                                <w:rFonts w:ascii="Consolas" w:hAnsi="Consolas"/>
                              </w:rPr>
                            </w:pPr>
                            <w:r w:rsidRPr="00493067">
                              <w:rPr>
                                <w:rFonts w:ascii="Consolas" w:hAnsi="Consolas"/>
                              </w:rPr>
                              <w:tab/>
                              <w:t xml:space="preserve">public </w:t>
                            </w:r>
                            <w:proofErr w:type="spellStart"/>
                            <w:r w:rsidRPr="00493067">
                              <w:rPr>
                                <w:rFonts w:ascii="Consolas" w:hAnsi="Consolas"/>
                              </w:rPr>
                              <w:t>SearchData</w:t>
                            </w:r>
                            <w:proofErr w:type="spellEnd"/>
                            <w:r w:rsidRPr="00493067">
                              <w:rPr>
                                <w:rFonts w:ascii="Consolas" w:hAnsi="Consolas"/>
                              </w:rPr>
                              <w:t>(</w:t>
                            </w:r>
                            <w:proofErr w:type="spellStart"/>
                            <w:r w:rsidRPr="00493067">
                              <w:rPr>
                                <w:rFonts w:ascii="Consolas" w:hAnsi="Consolas"/>
                              </w:rPr>
                              <w:t>HttpServletRequest</w:t>
                            </w:r>
                            <w:proofErr w:type="spellEnd"/>
                            <w:r w:rsidRPr="00493067">
                              <w:rPr>
                                <w:rFonts w:ascii="Consolas" w:hAnsi="Consolas"/>
                              </w:rPr>
                              <w:t xml:space="preserve"> request) {</w:t>
                            </w:r>
                          </w:p>
                          <w:p w14:paraId="1860FD7A"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proofErr w:type="spellStart"/>
                            <w:r w:rsidRPr="00493067">
                              <w:rPr>
                                <w:rFonts w:ascii="Consolas" w:hAnsi="Consolas"/>
                              </w:rPr>
                              <w:t>this.request</w:t>
                            </w:r>
                            <w:proofErr w:type="spellEnd"/>
                            <w:r w:rsidRPr="00493067">
                              <w:rPr>
                                <w:rFonts w:ascii="Consolas" w:hAnsi="Consolas"/>
                              </w:rPr>
                              <w:t xml:space="preserve"> = request;</w:t>
                            </w:r>
                          </w:p>
                          <w:p w14:paraId="5BE8E8D7" w14:textId="77777777" w:rsidR="001D6546" w:rsidRPr="00493067" w:rsidRDefault="001D6546" w:rsidP="00386FF3">
                            <w:pPr>
                              <w:ind w:firstLine="188"/>
                              <w:rPr>
                                <w:rFonts w:ascii="Consolas" w:hAnsi="Consolas"/>
                              </w:rPr>
                            </w:pPr>
                            <w:r w:rsidRPr="00493067">
                              <w:rPr>
                                <w:rFonts w:ascii="Consolas" w:hAnsi="Consolas"/>
                              </w:rPr>
                              <w:tab/>
                              <w:t>}</w:t>
                            </w:r>
                          </w:p>
                          <w:p w14:paraId="113970CD" w14:textId="77777777" w:rsidR="001D6546" w:rsidRPr="00493067" w:rsidRDefault="001D6546" w:rsidP="00386FF3">
                            <w:pPr>
                              <w:ind w:firstLine="188"/>
                              <w:rPr>
                                <w:rFonts w:ascii="Consolas" w:hAnsi="Consolas"/>
                              </w:rPr>
                            </w:pPr>
                          </w:p>
                          <w:p w14:paraId="63A92324" w14:textId="77777777" w:rsidR="001D6546" w:rsidRPr="00493067" w:rsidRDefault="001D6546" w:rsidP="00386FF3">
                            <w:pPr>
                              <w:ind w:firstLine="188"/>
                              <w:rPr>
                                <w:rFonts w:ascii="Consolas" w:hAnsi="Consolas"/>
                              </w:rPr>
                            </w:pPr>
                            <w:r w:rsidRPr="00493067">
                              <w:rPr>
                                <w:rFonts w:ascii="Consolas" w:hAnsi="Consolas"/>
                              </w:rPr>
                              <w:tab/>
                              <w:t xml:space="preserve">public void </w:t>
                            </w:r>
                            <w:proofErr w:type="spellStart"/>
                            <w:r w:rsidRPr="00493067">
                              <w:rPr>
                                <w:rFonts w:ascii="Consolas" w:hAnsi="Consolas"/>
                              </w:rPr>
                              <w:t>searchAll</w:t>
                            </w:r>
                            <w:proofErr w:type="spellEnd"/>
                            <w:r w:rsidRPr="00493067">
                              <w:rPr>
                                <w:rFonts w:ascii="Consolas" w:hAnsi="Consolas"/>
                              </w:rPr>
                              <w:t>() {</w:t>
                            </w:r>
                          </w:p>
                          <w:p w14:paraId="6AB5FE88"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 xml:space="preserve">List&lt;Data&gt; </w:t>
                            </w:r>
                            <w:proofErr w:type="spellStart"/>
                            <w:r w:rsidRPr="00493067">
                              <w:rPr>
                                <w:rFonts w:ascii="Consolas" w:hAnsi="Consolas"/>
                              </w:rPr>
                              <w:t>studentinfo</w:t>
                            </w:r>
                            <w:proofErr w:type="spellEnd"/>
                            <w:r w:rsidRPr="00493067">
                              <w:rPr>
                                <w:rFonts w:ascii="Consolas" w:hAnsi="Consolas"/>
                              </w:rPr>
                              <w:t xml:space="preserve"> = new </w:t>
                            </w:r>
                            <w:proofErr w:type="spellStart"/>
                            <w:r w:rsidRPr="00493067">
                              <w:rPr>
                                <w:rFonts w:ascii="Consolas" w:hAnsi="Consolas"/>
                              </w:rPr>
                              <w:t>SearchDataDAO</w:t>
                            </w:r>
                            <w:proofErr w:type="spellEnd"/>
                            <w:r w:rsidRPr="00493067">
                              <w:rPr>
                                <w:rFonts w:ascii="Consolas" w:hAnsi="Consolas"/>
                              </w:rPr>
                              <w:t>().</w:t>
                            </w:r>
                            <w:proofErr w:type="spellStart"/>
                            <w:r w:rsidRPr="00493067">
                              <w:rPr>
                                <w:rFonts w:ascii="Consolas" w:hAnsi="Consolas"/>
                              </w:rPr>
                              <w:t>studentinfosearch</w:t>
                            </w:r>
                            <w:proofErr w:type="spellEnd"/>
                            <w:r w:rsidRPr="00493067">
                              <w:rPr>
                                <w:rFonts w:ascii="Consolas" w:hAnsi="Consolas"/>
                              </w:rPr>
                              <w:t>();</w:t>
                            </w:r>
                          </w:p>
                          <w:p w14:paraId="62F29B2B"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 xml:space="preserve">List&lt;Data&gt; </w:t>
                            </w:r>
                            <w:proofErr w:type="spellStart"/>
                            <w:r w:rsidRPr="00493067">
                              <w:rPr>
                                <w:rFonts w:ascii="Consolas" w:hAnsi="Consolas"/>
                              </w:rPr>
                              <w:t>subjectinfo</w:t>
                            </w:r>
                            <w:proofErr w:type="spellEnd"/>
                            <w:r w:rsidRPr="00493067">
                              <w:rPr>
                                <w:rFonts w:ascii="Consolas" w:hAnsi="Consolas"/>
                              </w:rPr>
                              <w:t xml:space="preserve"> = new </w:t>
                            </w:r>
                            <w:proofErr w:type="spellStart"/>
                            <w:r w:rsidRPr="00493067">
                              <w:rPr>
                                <w:rFonts w:ascii="Consolas" w:hAnsi="Consolas"/>
                              </w:rPr>
                              <w:t>SearchDataDAO</w:t>
                            </w:r>
                            <w:proofErr w:type="spellEnd"/>
                            <w:r w:rsidRPr="00493067">
                              <w:rPr>
                                <w:rFonts w:ascii="Consolas" w:hAnsi="Consolas"/>
                              </w:rPr>
                              <w:t>().</w:t>
                            </w:r>
                            <w:proofErr w:type="spellStart"/>
                            <w:r w:rsidRPr="00493067">
                              <w:rPr>
                                <w:rFonts w:ascii="Consolas" w:hAnsi="Consolas"/>
                              </w:rPr>
                              <w:t>subjectinfosearch</w:t>
                            </w:r>
                            <w:proofErr w:type="spellEnd"/>
                            <w:r w:rsidRPr="00493067">
                              <w:rPr>
                                <w:rFonts w:ascii="Consolas" w:hAnsi="Consolas"/>
                              </w:rPr>
                              <w:t>();</w:t>
                            </w:r>
                          </w:p>
                          <w:p w14:paraId="1037B2D1"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if (</w:t>
                            </w:r>
                            <w:proofErr w:type="spellStart"/>
                            <w:r w:rsidRPr="00493067">
                              <w:rPr>
                                <w:rFonts w:ascii="Consolas" w:hAnsi="Consolas"/>
                              </w:rPr>
                              <w:t>studentinfo</w:t>
                            </w:r>
                            <w:proofErr w:type="spellEnd"/>
                            <w:r w:rsidRPr="00493067">
                              <w:rPr>
                                <w:rFonts w:ascii="Consolas" w:hAnsi="Consolas"/>
                              </w:rPr>
                              <w:t xml:space="preserve"> != null) {</w:t>
                            </w:r>
                          </w:p>
                          <w:p w14:paraId="43D3A882"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r w:rsidRPr="00493067">
                              <w:rPr>
                                <w:rFonts w:ascii="Consolas" w:hAnsi="Consolas"/>
                              </w:rPr>
                              <w:tab/>
                            </w:r>
                            <w:proofErr w:type="spellStart"/>
                            <w:r w:rsidRPr="00493067">
                              <w:rPr>
                                <w:rFonts w:ascii="Consolas" w:hAnsi="Consolas"/>
                              </w:rPr>
                              <w:t>HttpSession</w:t>
                            </w:r>
                            <w:proofErr w:type="spellEnd"/>
                            <w:r w:rsidRPr="00493067">
                              <w:rPr>
                                <w:rFonts w:ascii="Consolas" w:hAnsi="Consolas"/>
                              </w:rPr>
                              <w:t xml:space="preserve"> session = </w:t>
                            </w:r>
                            <w:proofErr w:type="spellStart"/>
                            <w:r w:rsidRPr="00493067">
                              <w:rPr>
                                <w:rFonts w:ascii="Consolas" w:hAnsi="Consolas"/>
                              </w:rPr>
                              <w:t>request.getSession</w:t>
                            </w:r>
                            <w:proofErr w:type="spellEnd"/>
                            <w:r w:rsidRPr="00493067">
                              <w:rPr>
                                <w:rFonts w:ascii="Consolas" w:hAnsi="Consolas"/>
                              </w:rPr>
                              <w:t>(true);</w:t>
                            </w:r>
                          </w:p>
                          <w:p w14:paraId="29F45FFD" w14:textId="663A394D"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r w:rsidRPr="00493067">
                              <w:rPr>
                                <w:rFonts w:ascii="Consolas" w:hAnsi="Consolas"/>
                              </w:rPr>
                              <w:tab/>
                            </w:r>
                            <w:proofErr w:type="spellStart"/>
                            <w:r w:rsidRPr="00493067">
                              <w:rPr>
                                <w:rFonts w:ascii="Consolas" w:hAnsi="Consolas"/>
                              </w:rPr>
                              <w:t>session.setAttribute</w:t>
                            </w:r>
                            <w:proofErr w:type="spellEnd"/>
                            <w:r w:rsidRPr="00493067">
                              <w:rPr>
                                <w:rFonts w:ascii="Consolas" w:hAnsi="Consolas"/>
                              </w:rPr>
                              <w:t>("</w:t>
                            </w:r>
                            <w:proofErr w:type="spellStart"/>
                            <w:r w:rsidRPr="00493067">
                              <w:rPr>
                                <w:rFonts w:ascii="Consolas" w:hAnsi="Consolas"/>
                              </w:rPr>
                              <w:t>studentinfo</w:t>
                            </w:r>
                            <w:proofErr w:type="spellEnd"/>
                            <w:r w:rsidRPr="00493067">
                              <w:rPr>
                                <w:rFonts w:ascii="Consolas" w:hAnsi="Consolas"/>
                              </w:rPr>
                              <w:t>"</w:t>
                            </w:r>
                            <w:r>
                              <w:rPr>
                                <w:rFonts w:ascii="Consolas" w:hAnsi="Consolas"/>
                              </w:rPr>
                              <w:t>，</w:t>
                            </w:r>
                            <w:r w:rsidRPr="00493067">
                              <w:rPr>
                                <w:rFonts w:ascii="Consolas" w:hAnsi="Consolas"/>
                              </w:rPr>
                              <w:t xml:space="preserve"> </w:t>
                            </w:r>
                            <w:proofErr w:type="spellStart"/>
                            <w:r w:rsidRPr="00493067">
                              <w:rPr>
                                <w:rFonts w:ascii="Consolas" w:hAnsi="Consolas"/>
                              </w:rPr>
                              <w:t>studentinfo</w:t>
                            </w:r>
                            <w:proofErr w:type="spellEnd"/>
                            <w:r w:rsidRPr="00493067">
                              <w:rPr>
                                <w:rFonts w:ascii="Consolas" w:hAnsi="Consolas"/>
                              </w:rPr>
                              <w:t>);</w:t>
                            </w:r>
                          </w:p>
                          <w:p w14:paraId="1F1341CE" w14:textId="594C0C4F"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r w:rsidRPr="00493067">
                              <w:rPr>
                                <w:rFonts w:ascii="Consolas" w:hAnsi="Consolas"/>
                              </w:rPr>
                              <w:tab/>
                            </w:r>
                            <w:proofErr w:type="spellStart"/>
                            <w:r w:rsidRPr="00493067">
                              <w:rPr>
                                <w:rFonts w:ascii="Consolas" w:hAnsi="Consolas"/>
                              </w:rPr>
                              <w:t>session.setAttribute</w:t>
                            </w:r>
                            <w:proofErr w:type="spellEnd"/>
                            <w:r w:rsidRPr="00493067">
                              <w:rPr>
                                <w:rFonts w:ascii="Consolas" w:hAnsi="Consolas"/>
                              </w:rPr>
                              <w:t>("</w:t>
                            </w:r>
                            <w:proofErr w:type="spellStart"/>
                            <w:r w:rsidRPr="00493067">
                              <w:rPr>
                                <w:rFonts w:ascii="Consolas" w:hAnsi="Consolas"/>
                              </w:rPr>
                              <w:t>subjectinfo</w:t>
                            </w:r>
                            <w:proofErr w:type="spellEnd"/>
                            <w:r w:rsidRPr="00493067">
                              <w:rPr>
                                <w:rFonts w:ascii="Consolas" w:hAnsi="Consolas"/>
                              </w:rPr>
                              <w:t>"</w:t>
                            </w:r>
                            <w:r>
                              <w:rPr>
                                <w:rFonts w:ascii="Consolas" w:hAnsi="Consolas"/>
                              </w:rPr>
                              <w:t>，</w:t>
                            </w:r>
                            <w:r w:rsidRPr="00493067">
                              <w:rPr>
                                <w:rFonts w:ascii="Consolas" w:hAnsi="Consolas"/>
                              </w:rPr>
                              <w:t xml:space="preserve"> </w:t>
                            </w:r>
                            <w:proofErr w:type="spellStart"/>
                            <w:r w:rsidRPr="00493067">
                              <w:rPr>
                                <w:rFonts w:ascii="Consolas" w:hAnsi="Consolas"/>
                              </w:rPr>
                              <w:t>subjectinfo</w:t>
                            </w:r>
                            <w:proofErr w:type="spellEnd"/>
                            <w:r w:rsidRPr="00493067">
                              <w:rPr>
                                <w:rFonts w:ascii="Consolas" w:hAnsi="Consolas"/>
                              </w:rPr>
                              <w:t>);</w:t>
                            </w:r>
                          </w:p>
                          <w:p w14:paraId="40D04DF5" w14:textId="77777777" w:rsidR="001D6546" w:rsidRPr="00493067" w:rsidRDefault="001D6546" w:rsidP="00386FF3">
                            <w:pPr>
                              <w:ind w:firstLineChars="0" w:firstLine="0"/>
                              <w:rPr>
                                <w:rFonts w:ascii="Consolas" w:hAnsi="Consolas"/>
                              </w:rPr>
                            </w:pPr>
                            <w:r w:rsidRPr="00493067">
                              <w:rPr>
                                <w:rFonts w:ascii="Consolas" w:hAnsi="Consolas"/>
                              </w:rPr>
                              <w:t>}</w:t>
                            </w:r>
                          </w:p>
                          <w:p w14:paraId="124B8CD8" w14:textId="77777777" w:rsidR="001D6546" w:rsidRPr="00493067" w:rsidRDefault="001D6546" w:rsidP="00386FF3">
                            <w:pPr>
                              <w:ind w:firstLine="188"/>
                              <w:rPr>
                                <w:rFonts w:ascii="Consolas" w:hAnsi="Consolas"/>
                              </w:rPr>
                            </w:pPr>
                          </w:p>
                          <w:p w14:paraId="7766EFF7" w14:textId="77777777" w:rsidR="001D6546" w:rsidRPr="00493067" w:rsidRDefault="001D6546" w:rsidP="00386FF3">
                            <w:pPr>
                              <w:ind w:firstLine="188"/>
                              <w:rPr>
                                <w:rFonts w:ascii="Consolas" w:hAnsi="Consolas"/>
                              </w:rPr>
                            </w:pPr>
                            <w:r w:rsidRPr="00493067">
                              <w:rPr>
                                <w:rFonts w:ascii="Consolas" w:hAnsi="Consolas"/>
                              </w:rPr>
                              <w:tab/>
                              <w:t>}</w:t>
                            </w:r>
                          </w:p>
                          <w:p w14:paraId="4310CB18" w14:textId="77777777" w:rsidR="001D6546" w:rsidRPr="00493067" w:rsidRDefault="001D6546" w:rsidP="00386FF3">
                            <w:pPr>
                              <w:ind w:firstLine="188"/>
                              <w:rPr>
                                <w:rFonts w:ascii="Consolas" w:hAnsi="Consolas"/>
                              </w:rPr>
                            </w:pPr>
                          </w:p>
                          <w:p w14:paraId="764C3500" w14:textId="77777777" w:rsidR="001D6546" w:rsidRPr="002330AA" w:rsidRDefault="001D6546" w:rsidP="00386FF3">
                            <w:pPr>
                              <w:ind w:firstLine="188"/>
                            </w:pPr>
                            <w:r w:rsidRPr="00493067">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9F443" id="テキスト ボックス 2087" o:spid="_x0000_s1109" type="#_x0000_t202" style="position:absolute;left:0;text-align:left;margin-left:0;margin-top:26.9pt;width:424.5pt;height:548.15pt;z-index:251806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" fillcolor="white [3201]" strokeweight=".5pt">
                <v:textbox>
                  <w:txbxContent>
                    <w:p w14:paraId="7AC5F662" w14:textId="77777777" w:rsidR="001D6546" w:rsidRPr="00493067" w:rsidRDefault="001D6546" w:rsidP="00386FF3">
                      <w:pPr>
                        <w:ind w:firstLine="188"/>
                        <w:rPr>
                          <w:rFonts w:ascii="Consolas" w:hAnsi="Consolas"/>
                        </w:rPr>
                      </w:pPr>
                      <w:r w:rsidRPr="00493067">
                        <w:rPr>
                          <w:rFonts w:ascii="Consolas" w:hAnsi="Consolas"/>
                        </w:rPr>
                        <w:t>import java.util.List;</w:t>
                      </w:r>
                    </w:p>
                    <w:p w14:paraId="178A0A83" w14:textId="77777777" w:rsidR="001D6546" w:rsidRPr="00493067" w:rsidRDefault="001D6546" w:rsidP="00386FF3">
                      <w:pPr>
                        <w:ind w:firstLine="188"/>
                        <w:rPr>
                          <w:rFonts w:ascii="Consolas" w:hAnsi="Consolas"/>
                        </w:rPr>
                      </w:pPr>
                      <w:r w:rsidRPr="00493067">
                        <w:rPr>
                          <w:rFonts w:ascii="Consolas" w:hAnsi="Consolas"/>
                        </w:rPr>
                        <w:t>import javax.servlet.http.HttpServletRequest;</w:t>
                      </w:r>
                    </w:p>
                    <w:p w14:paraId="25C1EF46" w14:textId="77777777" w:rsidR="001D6546" w:rsidRPr="00493067" w:rsidRDefault="001D6546" w:rsidP="00386FF3">
                      <w:pPr>
                        <w:ind w:firstLine="188"/>
                        <w:rPr>
                          <w:rFonts w:ascii="Consolas" w:hAnsi="Consolas"/>
                        </w:rPr>
                      </w:pPr>
                      <w:r w:rsidRPr="00493067">
                        <w:rPr>
                          <w:rFonts w:ascii="Consolas" w:hAnsi="Consolas"/>
                        </w:rPr>
                        <w:t>import javax.servlet.http.HttpSession;</w:t>
                      </w:r>
                    </w:p>
                    <w:p w14:paraId="1C05264D" w14:textId="77777777" w:rsidR="001D6546" w:rsidRPr="00493067" w:rsidRDefault="001D6546" w:rsidP="00386FF3">
                      <w:pPr>
                        <w:ind w:firstLine="188"/>
                        <w:rPr>
                          <w:rFonts w:ascii="Consolas" w:hAnsi="Consolas"/>
                        </w:rPr>
                      </w:pPr>
                    </w:p>
                    <w:p w14:paraId="0C9B1199" w14:textId="77777777" w:rsidR="001D6546" w:rsidRPr="00493067" w:rsidRDefault="001D6546" w:rsidP="00386FF3">
                      <w:pPr>
                        <w:ind w:firstLine="188"/>
                        <w:rPr>
                          <w:rFonts w:ascii="Consolas" w:hAnsi="Consolas"/>
                        </w:rPr>
                      </w:pPr>
                      <w:r w:rsidRPr="00493067">
                        <w:rPr>
                          <w:rFonts w:ascii="Consolas" w:hAnsi="Consolas"/>
                        </w:rPr>
                        <w:t>public class SearchData {</w:t>
                      </w:r>
                    </w:p>
                    <w:p w14:paraId="33FEC1D8" w14:textId="77777777" w:rsidR="001D6546" w:rsidRPr="00493067" w:rsidRDefault="001D6546" w:rsidP="00386FF3">
                      <w:pPr>
                        <w:ind w:firstLine="188"/>
                        <w:rPr>
                          <w:rFonts w:ascii="Consolas" w:hAnsi="Consolas"/>
                        </w:rPr>
                      </w:pPr>
                      <w:r w:rsidRPr="00493067">
                        <w:rPr>
                          <w:rFonts w:ascii="Consolas" w:hAnsi="Consolas"/>
                        </w:rPr>
                        <w:tab/>
                        <w:t>private HttpServletRequest request;</w:t>
                      </w:r>
                    </w:p>
                    <w:p w14:paraId="4F5F5C33" w14:textId="77777777" w:rsidR="001D6546" w:rsidRPr="00493067" w:rsidRDefault="001D6546" w:rsidP="00386FF3">
                      <w:pPr>
                        <w:ind w:firstLine="188"/>
                        <w:rPr>
                          <w:rFonts w:ascii="Consolas" w:hAnsi="Consolas"/>
                        </w:rPr>
                      </w:pPr>
                      <w:r w:rsidRPr="00493067">
                        <w:rPr>
                          <w:rFonts w:ascii="Consolas" w:hAnsi="Consolas"/>
                        </w:rPr>
                        <w:tab/>
                        <w:t>public SearchData(HttpServletRequest request) {</w:t>
                      </w:r>
                    </w:p>
                    <w:p w14:paraId="1860FD7A"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this.request = request;</w:t>
                      </w:r>
                    </w:p>
                    <w:p w14:paraId="5BE8E8D7" w14:textId="77777777" w:rsidR="001D6546" w:rsidRPr="00493067" w:rsidRDefault="001D6546" w:rsidP="00386FF3">
                      <w:pPr>
                        <w:ind w:firstLine="188"/>
                        <w:rPr>
                          <w:rFonts w:ascii="Consolas" w:hAnsi="Consolas"/>
                        </w:rPr>
                      </w:pPr>
                      <w:r w:rsidRPr="00493067">
                        <w:rPr>
                          <w:rFonts w:ascii="Consolas" w:hAnsi="Consolas"/>
                        </w:rPr>
                        <w:tab/>
                        <w:t>}</w:t>
                      </w:r>
                    </w:p>
                    <w:p w14:paraId="113970CD" w14:textId="77777777" w:rsidR="001D6546" w:rsidRPr="00493067" w:rsidRDefault="001D6546" w:rsidP="00386FF3">
                      <w:pPr>
                        <w:ind w:firstLine="188"/>
                        <w:rPr>
                          <w:rFonts w:ascii="Consolas" w:hAnsi="Consolas"/>
                        </w:rPr>
                      </w:pPr>
                    </w:p>
                    <w:p w14:paraId="63A92324" w14:textId="77777777" w:rsidR="001D6546" w:rsidRPr="00493067" w:rsidRDefault="001D6546" w:rsidP="00386FF3">
                      <w:pPr>
                        <w:ind w:firstLine="188"/>
                        <w:rPr>
                          <w:rFonts w:ascii="Consolas" w:hAnsi="Consolas"/>
                        </w:rPr>
                      </w:pPr>
                      <w:r w:rsidRPr="00493067">
                        <w:rPr>
                          <w:rFonts w:ascii="Consolas" w:hAnsi="Consolas"/>
                        </w:rPr>
                        <w:tab/>
                        <w:t>public void searchAll() {</w:t>
                      </w:r>
                    </w:p>
                    <w:p w14:paraId="6AB5FE88"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List&lt;Data&gt; studentinfo = new SearchDataDAO().studentinfosearch();</w:t>
                      </w:r>
                    </w:p>
                    <w:p w14:paraId="62F29B2B"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List&lt;Data&gt; subjectinfo = new SearchDataDAO().subjectinfosearch();</w:t>
                      </w:r>
                    </w:p>
                    <w:p w14:paraId="1037B2D1"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t>if (studentinfo != null) {</w:t>
                      </w:r>
                    </w:p>
                    <w:p w14:paraId="43D3A882" w14:textId="77777777"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r w:rsidRPr="00493067">
                        <w:rPr>
                          <w:rFonts w:ascii="Consolas" w:hAnsi="Consolas"/>
                        </w:rPr>
                        <w:tab/>
                        <w:t>HttpSession session = request.getSession(true);</w:t>
                      </w:r>
                    </w:p>
                    <w:p w14:paraId="29F45FFD" w14:textId="663A394D"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r w:rsidRPr="00493067">
                        <w:rPr>
                          <w:rFonts w:ascii="Consolas" w:hAnsi="Consolas"/>
                        </w:rPr>
                        <w:tab/>
                        <w:t>session.setAttribute("studentinfo"</w:t>
                      </w:r>
                      <w:r>
                        <w:rPr>
                          <w:rFonts w:ascii="Consolas" w:hAnsi="Consolas"/>
                        </w:rPr>
                        <w:t>，</w:t>
                      </w:r>
                      <w:r w:rsidRPr="00493067">
                        <w:rPr>
                          <w:rFonts w:ascii="Consolas" w:hAnsi="Consolas"/>
                        </w:rPr>
                        <w:t xml:space="preserve"> studentinfo);</w:t>
                      </w:r>
                    </w:p>
                    <w:p w14:paraId="1F1341CE" w14:textId="594C0C4F" w:rsidR="001D6546" w:rsidRPr="00493067" w:rsidRDefault="001D6546" w:rsidP="00386FF3">
                      <w:pPr>
                        <w:ind w:firstLine="188"/>
                        <w:rPr>
                          <w:rFonts w:ascii="Consolas" w:hAnsi="Consolas"/>
                        </w:rPr>
                      </w:pPr>
                      <w:r w:rsidRPr="00493067">
                        <w:rPr>
                          <w:rFonts w:ascii="Consolas" w:hAnsi="Consolas"/>
                        </w:rPr>
                        <w:tab/>
                      </w:r>
                      <w:r w:rsidRPr="00493067">
                        <w:rPr>
                          <w:rFonts w:ascii="Consolas" w:hAnsi="Consolas"/>
                        </w:rPr>
                        <w:tab/>
                      </w:r>
                      <w:r w:rsidRPr="00493067">
                        <w:rPr>
                          <w:rFonts w:ascii="Consolas" w:hAnsi="Consolas"/>
                        </w:rPr>
                        <w:tab/>
                        <w:t>session.setAttribute("subjectinfo"</w:t>
                      </w:r>
                      <w:r>
                        <w:rPr>
                          <w:rFonts w:ascii="Consolas" w:hAnsi="Consolas"/>
                        </w:rPr>
                        <w:t>，</w:t>
                      </w:r>
                      <w:r w:rsidRPr="00493067">
                        <w:rPr>
                          <w:rFonts w:ascii="Consolas" w:hAnsi="Consolas"/>
                        </w:rPr>
                        <w:t xml:space="preserve"> subjectinfo);</w:t>
                      </w:r>
                    </w:p>
                    <w:p w14:paraId="40D04DF5" w14:textId="77777777" w:rsidR="001D6546" w:rsidRPr="00493067" w:rsidRDefault="001D6546" w:rsidP="00386FF3">
                      <w:pPr>
                        <w:ind w:firstLineChars="0" w:firstLine="0"/>
                        <w:rPr>
                          <w:rFonts w:ascii="Consolas" w:hAnsi="Consolas"/>
                        </w:rPr>
                      </w:pPr>
                      <w:r w:rsidRPr="00493067">
                        <w:rPr>
                          <w:rFonts w:ascii="Consolas" w:hAnsi="Consolas"/>
                        </w:rPr>
                        <w:t>}</w:t>
                      </w:r>
                    </w:p>
                    <w:p w14:paraId="124B8CD8" w14:textId="77777777" w:rsidR="001D6546" w:rsidRPr="00493067" w:rsidRDefault="001D6546" w:rsidP="00386FF3">
                      <w:pPr>
                        <w:ind w:firstLine="188"/>
                        <w:rPr>
                          <w:rFonts w:ascii="Consolas" w:hAnsi="Consolas"/>
                        </w:rPr>
                      </w:pPr>
                    </w:p>
                    <w:p w14:paraId="7766EFF7" w14:textId="77777777" w:rsidR="001D6546" w:rsidRPr="00493067" w:rsidRDefault="001D6546" w:rsidP="00386FF3">
                      <w:pPr>
                        <w:ind w:firstLine="188"/>
                        <w:rPr>
                          <w:rFonts w:ascii="Consolas" w:hAnsi="Consolas"/>
                        </w:rPr>
                      </w:pPr>
                      <w:r w:rsidRPr="00493067">
                        <w:rPr>
                          <w:rFonts w:ascii="Consolas" w:hAnsi="Consolas"/>
                        </w:rPr>
                        <w:tab/>
                        <w:t>}</w:t>
                      </w:r>
                    </w:p>
                    <w:p w14:paraId="4310CB18" w14:textId="77777777" w:rsidR="001D6546" w:rsidRPr="00493067" w:rsidRDefault="001D6546" w:rsidP="00386FF3">
                      <w:pPr>
                        <w:ind w:firstLine="188"/>
                        <w:rPr>
                          <w:rFonts w:ascii="Consolas" w:hAnsi="Consolas"/>
                        </w:rPr>
                      </w:pPr>
                    </w:p>
                    <w:p w14:paraId="764C3500" w14:textId="77777777" w:rsidR="001D6546" w:rsidRPr="002330AA" w:rsidRDefault="001D6546" w:rsidP="00386FF3">
                      <w:pPr>
                        <w:ind w:firstLine="188"/>
                      </w:pPr>
                      <w:r w:rsidRPr="00493067">
                        <w:rPr>
                          <w:rFonts w:ascii="Consolas" w:hAnsi="Consolas"/>
                        </w:rPr>
                        <w:t>}</w:t>
                      </w:r>
                    </w:p>
                  </w:txbxContent>
                </v:textbox>
                <w10:wrap anchorx="margin"/>
              </v:shape>
            </w:pict>
          </mc:Fallback>
        </mc:AlternateContent>
      </w:r>
      <w:r>
        <w:rPr>
          <w:rFonts w:hint="eastAsia"/>
        </w:rPr>
        <w:t xml:space="preserve">リスト6.1.3　</w:t>
      </w:r>
      <w:proofErr w:type="spellStart"/>
      <w:r>
        <w:rPr>
          <w:rFonts w:hint="eastAsia"/>
        </w:rPr>
        <w:t>SearchData</w:t>
      </w:r>
      <w:proofErr w:type="spellEnd"/>
    </w:p>
    <w:p w14:paraId="07C5AB84" w14:textId="77777777" w:rsidR="00386FF3" w:rsidRDefault="00386FF3" w:rsidP="00386FF3">
      <w:pPr>
        <w:ind w:firstLine="188"/>
        <w:jc w:val="center"/>
      </w:pPr>
    </w:p>
    <w:p w14:paraId="45518FF0" w14:textId="77777777" w:rsidR="00386FF3" w:rsidRDefault="00386FF3" w:rsidP="00386FF3">
      <w:pPr>
        <w:ind w:firstLine="188"/>
        <w:jc w:val="left"/>
      </w:pPr>
    </w:p>
    <w:p w14:paraId="650BD1BD" w14:textId="77777777" w:rsidR="00386FF3" w:rsidRDefault="00386FF3" w:rsidP="00386FF3">
      <w:pPr>
        <w:ind w:firstLine="188"/>
        <w:jc w:val="left"/>
      </w:pPr>
    </w:p>
    <w:p w14:paraId="117A1A8D" w14:textId="77777777" w:rsidR="00386FF3" w:rsidRDefault="00386FF3" w:rsidP="00386FF3">
      <w:pPr>
        <w:ind w:firstLine="188"/>
        <w:jc w:val="left"/>
      </w:pPr>
    </w:p>
    <w:p w14:paraId="1459535D" w14:textId="77777777" w:rsidR="00386FF3" w:rsidRDefault="00386FF3" w:rsidP="00386FF3">
      <w:pPr>
        <w:ind w:firstLine="188"/>
        <w:jc w:val="left"/>
      </w:pPr>
    </w:p>
    <w:p w14:paraId="41DFDCD8" w14:textId="77777777" w:rsidR="00386FF3" w:rsidRDefault="00386FF3" w:rsidP="00386FF3">
      <w:pPr>
        <w:ind w:firstLine="188"/>
        <w:jc w:val="left"/>
      </w:pPr>
    </w:p>
    <w:p w14:paraId="44281DF0" w14:textId="77777777" w:rsidR="00386FF3" w:rsidRDefault="00386FF3" w:rsidP="00386FF3">
      <w:pPr>
        <w:ind w:firstLine="188"/>
        <w:jc w:val="left"/>
      </w:pPr>
    </w:p>
    <w:p w14:paraId="5211675D" w14:textId="77777777" w:rsidR="00386FF3" w:rsidRDefault="00386FF3" w:rsidP="00386FF3">
      <w:pPr>
        <w:ind w:firstLine="188"/>
        <w:jc w:val="left"/>
      </w:pPr>
    </w:p>
    <w:p w14:paraId="00B73933" w14:textId="77777777" w:rsidR="00386FF3" w:rsidRDefault="00386FF3" w:rsidP="00386FF3">
      <w:pPr>
        <w:ind w:firstLine="188"/>
        <w:jc w:val="left"/>
      </w:pPr>
    </w:p>
    <w:p w14:paraId="101A07E9" w14:textId="77777777" w:rsidR="00386FF3" w:rsidRDefault="00386FF3" w:rsidP="00386FF3">
      <w:pPr>
        <w:ind w:firstLine="188"/>
        <w:jc w:val="left"/>
      </w:pPr>
    </w:p>
    <w:p w14:paraId="51AE39D4" w14:textId="77777777" w:rsidR="00386FF3" w:rsidRDefault="00386FF3" w:rsidP="00386FF3">
      <w:pPr>
        <w:ind w:firstLine="188"/>
        <w:jc w:val="left"/>
      </w:pPr>
    </w:p>
    <w:p w14:paraId="23ED6A99" w14:textId="77777777" w:rsidR="00386FF3" w:rsidRDefault="00386FF3" w:rsidP="00386FF3">
      <w:pPr>
        <w:ind w:firstLine="188"/>
        <w:jc w:val="left"/>
      </w:pPr>
    </w:p>
    <w:p w14:paraId="661F3304" w14:textId="77777777" w:rsidR="00386FF3" w:rsidRDefault="00386FF3" w:rsidP="00386FF3">
      <w:pPr>
        <w:ind w:firstLine="188"/>
        <w:jc w:val="left"/>
      </w:pPr>
    </w:p>
    <w:p w14:paraId="55F50C93" w14:textId="77777777" w:rsidR="00386FF3" w:rsidRDefault="00386FF3" w:rsidP="00386FF3">
      <w:pPr>
        <w:ind w:firstLine="188"/>
        <w:jc w:val="left"/>
      </w:pPr>
    </w:p>
    <w:p w14:paraId="34F0415D" w14:textId="77777777" w:rsidR="00386FF3" w:rsidRDefault="00386FF3" w:rsidP="00386FF3">
      <w:pPr>
        <w:ind w:firstLine="188"/>
        <w:jc w:val="left"/>
      </w:pPr>
    </w:p>
    <w:p w14:paraId="00085E16" w14:textId="77777777" w:rsidR="00386FF3" w:rsidRDefault="00386FF3" w:rsidP="00386FF3">
      <w:pPr>
        <w:ind w:firstLine="188"/>
        <w:jc w:val="left"/>
      </w:pPr>
    </w:p>
    <w:p w14:paraId="5C0E288A" w14:textId="77777777" w:rsidR="00386FF3" w:rsidRDefault="00386FF3" w:rsidP="00386FF3">
      <w:pPr>
        <w:ind w:firstLine="188"/>
        <w:jc w:val="left"/>
      </w:pPr>
    </w:p>
    <w:p w14:paraId="263618F7" w14:textId="77777777" w:rsidR="00386FF3" w:rsidRDefault="00386FF3" w:rsidP="00386FF3">
      <w:pPr>
        <w:ind w:firstLine="188"/>
        <w:jc w:val="left"/>
      </w:pPr>
    </w:p>
    <w:p w14:paraId="04689340" w14:textId="77777777" w:rsidR="00386FF3" w:rsidRDefault="00386FF3" w:rsidP="00386FF3">
      <w:pPr>
        <w:ind w:firstLineChars="0" w:firstLine="0"/>
      </w:pPr>
    </w:p>
    <w:p w14:paraId="3AE5B7B8" w14:textId="77777777" w:rsidR="00386FF3" w:rsidRDefault="00386FF3" w:rsidP="00386FF3">
      <w:pPr>
        <w:ind w:firstLine="188"/>
        <w:jc w:val="center"/>
      </w:pPr>
    </w:p>
    <w:p w14:paraId="19C5F3E6" w14:textId="77777777" w:rsidR="00386FF3" w:rsidRDefault="00386FF3" w:rsidP="00386FF3">
      <w:pPr>
        <w:ind w:firstLine="188"/>
        <w:jc w:val="left"/>
      </w:pPr>
      <w:r>
        <w:rPr>
          <w:rFonts w:hint="eastAsia"/>
        </w:rPr>
        <w:t>（４）</w:t>
      </w:r>
      <w:proofErr w:type="spellStart"/>
      <w:r>
        <w:rPr>
          <w:rFonts w:hint="eastAsia"/>
        </w:rPr>
        <w:t>S</w:t>
      </w:r>
      <w:r>
        <w:t>earchDataDAO</w:t>
      </w:r>
      <w:proofErr w:type="spellEnd"/>
      <w:r>
        <w:t>.</w:t>
      </w:r>
      <w:r>
        <w:rPr>
          <w:rFonts w:hint="eastAsia"/>
        </w:rPr>
        <w:t>クラス</w:t>
      </w:r>
    </w:p>
    <w:p w14:paraId="5A2A812A" w14:textId="0FAE5320" w:rsidR="00386FF3" w:rsidRDefault="00386FF3" w:rsidP="00386FF3">
      <w:pPr>
        <w:ind w:firstLine="188"/>
        <w:jc w:val="left"/>
      </w:pPr>
      <w:proofErr w:type="spellStart"/>
      <w:r>
        <w:t>Studentinfosearch</w:t>
      </w:r>
      <w:proofErr w:type="spellEnd"/>
      <w:r>
        <w:rPr>
          <w:rFonts w:hint="eastAsia"/>
        </w:rPr>
        <w:t>メソッドと</w:t>
      </w:r>
      <w:proofErr w:type="spellStart"/>
      <w:r>
        <w:rPr>
          <w:rFonts w:hint="eastAsia"/>
        </w:rPr>
        <w:t>s</w:t>
      </w:r>
      <w:r>
        <w:t>ubjectinfosearch</w:t>
      </w:r>
      <w:proofErr w:type="spellEnd"/>
      <w:r>
        <w:rPr>
          <w:rFonts w:hint="eastAsia"/>
        </w:rPr>
        <w:t>メソッドがあり</w:t>
      </w:r>
      <w:r w:rsidR="007513F6">
        <w:rPr>
          <w:rFonts w:hint="eastAsia"/>
        </w:rPr>
        <w:t>，</w:t>
      </w:r>
      <w:r>
        <w:rPr>
          <w:rFonts w:hint="eastAsia"/>
        </w:rPr>
        <w:t>学生テーブルと時間割テーブルを参照し</w:t>
      </w:r>
      <w:r w:rsidR="007513F6">
        <w:rPr>
          <w:rFonts w:hint="eastAsia"/>
        </w:rPr>
        <w:t>，</w:t>
      </w:r>
      <w:r>
        <w:rPr>
          <w:rFonts w:hint="eastAsia"/>
        </w:rPr>
        <w:t>データベースの接続</w:t>
      </w:r>
      <w:del w:id="293" w:author="ishidatek244" w:date="2024-03-10T22:41:00Z">
        <w:r w:rsidDel="00885A3E">
          <w:rPr>
            <w:rFonts w:hint="eastAsia"/>
          </w:rPr>
          <w:delText>、</w:delText>
        </w:r>
      </w:del>
      <w:r w:rsidR="007513F6">
        <w:rPr>
          <w:rFonts w:hint="eastAsia"/>
        </w:rPr>
        <w:t>，</w:t>
      </w:r>
      <w:r>
        <w:rPr>
          <w:rFonts w:hint="eastAsia"/>
        </w:rPr>
        <w:t>操作を行っている．どちらもJ</w:t>
      </w:r>
      <w:r>
        <w:t>DBC</w:t>
      </w:r>
      <w:r>
        <w:rPr>
          <w:rFonts w:hint="eastAsia"/>
        </w:rPr>
        <w:t>という</w:t>
      </w:r>
      <w:r>
        <w:t>Java API</w:t>
      </w:r>
      <w:r>
        <w:rPr>
          <w:rFonts w:hint="eastAsia"/>
        </w:rPr>
        <w:t>でデータベースに接続している．データベースへの接続URLはリスト6.1.4の通りである．</w:t>
      </w:r>
    </w:p>
    <w:p w14:paraId="2BAA1475" w14:textId="7C8B2129" w:rsidR="00386FF3" w:rsidRDefault="00386FF3" w:rsidP="00386FF3">
      <w:pPr>
        <w:ind w:firstLine="188"/>
        <w:jc w:val="left"/>
      </w:pPr>
      <w:r>
        <w:rPr>
          <w:rFonts w:hint="eastAsia"/>
        </w:rPr>
        <w:t>学生テーブルのSQL文は</w:t>
      </w:r>
      <w:r w:rsidR="007513F6">
        <w:rPr>
          <w:rFonts w:hint="eastAsia"/>
        </w:rPr>
        <w:t>，</w:t>
      </w:r>
      <w:r>
        <w:rPr>
          <w:rFonts w:hint="eastAsia"/>
        </w:rPr>
        <w:t>学生情報を全て参照している．</w:t>
      </w:r>
    </w:p>
    <w:p w14:paraId="36DF8B12" w14:textId="6EFEBCCD" w:rsidR="00386FF3" w:rsidRDefault="00386FF3" w:rsidP="00386FF3">
      <w:pPr>
        <w:ind w:firstLine="188"/>
        <w:jc w:val="left"/>
      </w:pPr>
      <w:r>
        <w:rPr>
          <w:rFonts w:hint="eastAsia"/>
        </w:rPr>
        <w:t>時間割テーブルのSQL文は</w:t>
      </w:r>
      <w:r w:rsidR="007513F6">
        <w:rPr>
          <w:rFonts w:hint="eastAsia"/>
        </w:rPr>
        <w:t>，</w:t>
      </w:r>
      <w:r>
        <w:rPr>
          <w:rFonts w:hint="eastAsia"/>
        </w:rPr>
        <w:t>科目IDを外部キーとして</w:t>
      </w:r>
      <w:r w:rsidR="007513F6">
        <w:rPr>
          <w:rFonts w:hint="eastAsia"/>
        </w:rPr>
        <w:t>，</w:t>
      </w:r>
      <w:r>
        <w:rPr>
          <w:rFonts w:hint="eastAsia"/>
        </w:rPr>
        <w:t>科目テーブルと時間割テーブルを内部結合している．リスト6.1.4では</w:t>
      </w:r>
      <w:r w:rsidR="007513F6">
        <w:rPr>
          <w:rFonts w:hint="eastAsia"/>
        </w:rPr>
        <w:t>，</w:t>
      </w:r>
      <w:r>
        <w:rPr>
          <w:rFonts w:hint="eastAsia"/>
        </w:rPr>
        <w:t>例として2024年１月2日の時間割を参照している．</w:t>
      </w:r>
    </w:p>
    <w:p w14:paraId="38E6FEB7" w14:textId="77777777" w:rsidR="00386FF3" w:rsidRDefault="00386FF3" w:rsidP="00386FF3">
      <w:pPr>
        <w:ind w:firstLine="188"/>
        <w:jc w:val="center"/>
      </w:pPr>
      <w:r>
        <w:rPr>
          <w:rFonts w:hint="eastAsia"/>
        </w:rPr>
        <w:t>リスト6.1.4　S</w:t>
      </w:r>
      <w:r>
        <w:t>earchDataDAO.java</w:t>
      </w:r>
    </w:p>
    <w:p w14:paraId="10C68FC5" w14:textId="77777777" w:rsidR="00386FF3" w:rsidRPr="00EA3853" w:rsidRDefault="00386FF3" w:rsidP="00386FF3">
      <w:pPr>
        <w:ind w:firstLine="188"/>
        <w:jc w:val="left"/>
      </w:pPr>
      <w:r>
        <w:rPr>
          <w:rFonts w:hint="eastAsia"/>
          <w:noProof/>
        </w:rPr>
        <mc:AlternateContent>
          <mc:Choice Requires="wps">
            <w:drawing>
              <wp:anchor distT="0" distB="0" distL="114300" distR="114300" simplePos="0" relativeHeight="251807744" behindDoc="0" locked="0" layoutInCell="1" allowOverlap="1" wp14:anchorId="719EBAE3" wp14:editId="71749A1C">
                <wp:simplePos x="0" y="0"/>
                <wp:positionH relativeFrom="margin">
                  <wp:align>left</wp:align>
                </wp:positionH>
                <wp:positionV relativeFrom="paragraph">
                  <wp:posOffset>7608</wp:posOffset>
                </wp:positionV>
                <wp:extent cx="5391150" cy="4589253"/>
                <wp:effectExtent l="0" t="0" r="19050" b="20955"/>
                <wp:wrapNone/>
                <wp:docPr id="2088" name="テキスト ボックス 2088"/>
                <wp:cNvGraphicFramePr/>
                <a:graphic xmlns:a="http://schemas.openxmlformats.org/drawingml/2006/main">
                  <a:graphicData uri="http://schemas.microsoft.com/office/word/2010/wordprocessingShape">
                    <wps:wsp>
                      <wps:cNvSpPr txBox="1"/>
                      <wps:spPr>
                        <a:xfrm>
                          <a:off x="0" y="0"/>
                          <a:ext cx="5391150" cy="4589253"/>
                        </a:xfrm>
                        <a:prstGeom prst="rect">
                          <a:avLst/>
                        </a:prstGeom>
                        <a:solidFill>
                          <a:schemeClr val="lt1"/>
                        </a:solidFill>
                        <a:ln w="6350">
                          <a:solidFill>
                            <a:prstClr val="black"/>
                          </a:solidFill>
                        </a:ln>
                      </wps:spPr>
                      <wps:txbx>
                        <w:txbxContent>
                          <w:p w14:paraId="0D961020" w14:textId="77777777" w:rsidR="001D6546" w:rsidRPr="006C41BD" w:rsidRDefault="001D6546" w:rsidP="00386FF3">
                            <w:pPr>
                              <w:ind w:firstLineChars="0" w:firstLine="0"/>
                              <w:rPr>
                                <w:rFonts w:ascii="Consolas" w:hAnsi="Consolas"/>
                              </w:rPr>
                            </w:pPr>
                            <w:r w:rsidRPr="006C41BD">
                              <w:rPr>
                                <w:rFonts w:ascii="Consolas" w:hAnsi="Consolas"/>
                              </w:rPr>
                              <w:t xml:space="preserve">import </w:t>
                            </w:r>
                            <w:proofErr w:type="spellStart"/>
                            <w:r w:rsidRPr="006C41BD">
                              <w:rPr>
                                <w:rFonts w:ascii="Consolas" w:hAnsi="Consolas"/>
                              </w:rPr>
                              <w:t>java.sql.Connection</w:t>
                            </w:r>
                            <w:proofErr w:type="spellEnd"/>
                            <w:r w:rsidRPr="006C41BD">
                              <w:rPr>
                                <w:rFonts w:ascii="Consolas" w:hAnsi="Consolas"/>
                              </w:rPr>
                              <w:t>;</w:t>
                            </w:r>
                          </w:p>
                          <w:p w14:paraId="50F554B8" w14:textId="77777777" w:rsidR="001D6546" w:rsidRPr="006C41BD" w:rsidRDefault="001D6546" w:rsidP="00386FF3">
                            <w:pPr>
                              <w:ind w:firstLineChars="0" w:firstLine="0"/>
                              <w:rPr>
                                <w:rFonts w:ascii="Consolas" w:hAnsi="Consolas"/>
                              </w:rPr>
                            </w:pPr>
                            <w:r w:rsidRPr="006C41BD">
                              <w:rPr>
                                <w:rFonts w:ascii="Consolas" w:hAnsi="Consolas"/>
                              </w:rPr>
                              <w:t xml:space="preserve">import </w:t>
                            </w:r>
                            <w:proofErr w:type="spellStart"/>
                            <w:r w:rsidRPr="006C41BD">
                              <w:rPr>
                                <w:rFonts w:ascii="Consolas" w:hAnsi="Consolas"/>
                              </w:rPr>
                              <w:t>java.sql.DriverManager</w:t>
                            </w:r>
                            <w:proofErr w:type="spellEnd"/>
                            <w:r w:rsidRPr="006C41BD">
                              <w:rPr>
                                <w:rFonts w:ascii="Consolas" w:hAnsi="Consolas"/>
                              </w:rPr>
                              <w:t>;</w:t>
                            </w:r>
                          </w:p>
                          <w:p w14:paraId="6EC0006A" w14:textId="77777777" w:rsidR="001D6546" w:rsidRPr="006C41BD" w:rsidRDefault="001D6546" w:rsidP="00386FF3">
                            <w:pPr>
                              <w:ind w:firstLineChars="0" w:firstLine="0"/>
                              <w:rPr>
                                <w:rFonts w:ascii="Consolas" w:hAnsi="Consolas"/>
                              </w:rPr>
                            </w:pPr>
                            <w:r w:rsidRPr="006C41BD">
                              <w:rPr>
                                <w:rFonts w:ascii="Consolas" w:hAnsi="Consolas"/>
                              </w:rPr>
                              <w:t xml:space="preserve">import </w:t>
                            </w:r>
                            <w:proofErr w:type="spellStart"/>
                            <w:r w:rsidRPr="006C41BD">
                              <w:rPr>
                                <w:rFonts w:ascii="Consolas" w:hAnsi="Consolas"/>
                              </w:rPr>
                              <w:t>java.sql.PreparedStatement</w:t>
                            </w:r>
                            <w:proofErr w:type="spellEnd"/>
                            <w:r w:rsidRPr="006C41BD">
                              <w:rPr>
                                <w:rFonts w:ascii="Consolas" w:hAnsi="Consolas"/>
                              </w:rPr>
                              <w:t>;</w:t>
                            </w:r>
                          </w:p>
                          <w:p w14:paraId="56DCE016" w14:textId="77777777" w:rsidR="001D6546" w:rsidRPr="006C41BD" w:rsidRDefault="001D6546" w:rsidP="00386FF3">
                            <w:pPr>
                              <w:ind w:firstLineChars="0" w:firstLine="0"/>
                              <w:rPr>
                                <w:rFonts w:ascii="Consolas" w:hAnsi="Consolas"/>
                              </w:rPr>
                            </w:pPr>
                            <w:r w:rsidRPr="006C41BD">
                              <w:rPr>
                                <w:rFonts w:ascii="Consolas" w:hAnsi="Consolas"/>
                              </w:rPr>
                              <w:t xml:space="preserve">import </w:t>
                            </w:r>
                            <w:proofErr w:type="spellStart"/>
                            <w:r w:rsidRPr="006C41BD">
                              <w:rPr>
                                <w:rFonts w:ascii="Consolas" w:hAnsi="Consolas"/>
                              </w:rPr>
                              <w:t>java.sql.ResultSet</w:t>
                            </w:r>
                            <w:proofErr w:type="spellEnd"/>
                            <w:r w:rsidRPr="006C41BD">
                              <w:rPr>
                                <w:rFonts w:ascii="Consolas" w:hAnsi="Consolas"/>
                              </w:rPr>
                              <w:t>;</w:t>
                            </w:r>
                          </w:p>
                          <w:p w14:paraId="728D9650" w14:textId="77777777" w:rsidR="001D6546" w:rsidRPr="006C41BD" w:rsidRDefault="001D6546" w:rsidP="00386FF3">
                            <w:pPr>
                              <w:ind w:firstLineChars="0" w:firstLine="0"/>
                              <w:rPr>
                                <w:rFonts w:ascii="Consolas" w:hAnsi="Consolas"/>
                              </w:rPr>
                            </w:pPr>
                            <w:r w:rsidRPr="006C41BD">
                              <w:rPr>
                                <w:rFonts w:ascii="Consolas" w:hAnsi="Consolas"/>
                              </w:rPr>
                              <w:t xml:space="preserve">import </w:t>
                            </w:r>
                            <w:proofErr w:type="spellStart"/>
                            <w:r w:rsidRPr="006C41BD">
                              <w:rPr>
                                <w:rFonts w:ascii="Consolas" w:hAnsi="Consolas"/>
                              </w:rPr>
                              <w:t>java.util.ArrayList</w:t>
                            </w:r>
                            <w:proofErr w:type="spellEnd"/>
                            <w:r w:rsidRPr="006C41BD">
                              <w:rPr>
                                <w:rFonts w:ascii="Consolas" w:hAnsi="Consolas"/>
                              </w:rPr>
                              <w:t>;</w:t>
                            </w:r>
                          </w:p>
                          <w:p w14:paraId="3CCC7199" w14:textId="77777777" w:rsidR="001D6546" w:rsidRPr="006C41BD" w:rsidRDefault="001D6546" w:rsidP="00386FF3">
                            <w:pPr>
                              <w:ind w:firstLineChars="0" w:firstLine="0"/>
                              <w:rPr>
                                <w:rFonts w:ascii="Consolas" w:hAnsi="Consolas"/>
                              </w:rPr>
                            </w:pPr>
                            <w:r w:rsidRPr="006C41BD">
                              <w:rPr>
                                <w:rFonts w:ascii="Consolas" w:hAnsi="Consolas"/>
                              </w:rPr>
                              <w:t xml:space="preserve">import </w:t>
                            </w:r>
                            <w:proofErr w:type="spellStart"/>
                            <w:r w:rsidRPr="006C41BD">
                              <w:rPr>
                                <w:rFonts w:ascii="Consolas" w:hAnsi="Consolas"/>
                              </w:rPr>
                              <w:t>java.util.List</w:t>
                            </w:r>
                            <w:proofErr w:type="spellEnd"/>
                            <w:r w:rsidRPr="006C41BD">
                              <w:rPr>
                                <w:rFonts w:ascii="Consolas" w:hAnsi="Consolas"/>
                              </w:rPr>
                              <w:t>;</w:t>
                            </w:r>
                          </w:p>
                          <w:p w14:paraId="0A2EE236" w14:textId="77777777" w:rsidR="001D6546" w:rsidRPr="006C41BD" w:rsidRDefault="001D6546" w:rsidP="00386FF3">
                            <w:pPr>
                              <w:ind w:firstLineChars="0" w:firstLine="0"/>
                              <w:rPr>
                                <w:rFonts w:ascii="Consolas" w:hAnsi="Consolas"/>
                              </w:rPr>
                            </w:pPr>
                          </w:p>
                          <w:p w14:paraId="43A8ED1C" w14:textId="77777777" w:rsidR="001D6546" w:rsidRPr="006C41BD" w:rsidRDefault="001D6546" w:rsidP="00386FF3">
                            <w:pPr>
                              <w:ind w:firstLineChars="0" w:firstLine="0"/>
                              <w:rPr>
                                <w:rFonts w:ascii="Consolas" w:hAnsi="Consolas"/>
                              </w:rPr>
                            </w:pPr>
                            <w:r w:rsidRPr="006C41BD">
                              <w:rPr>
                                <w:rFonts w:ascii="Consolas" w:hAnsi="Consolas"/>
                              </w:rPr>
                              <w:t xml:space="preserve">public class </w:t>
                            </w:r>
                            <w:proofErr w:type="spellStart"/>
                            <w:r w:rsidRPr="006C41BD">
                              <w:rPr>
                                <w:rFonts w:ascii="Consolas" w:hAnsi="Consolas"/>
                              </w:rPr>
                              <w:t>SearchDataDAO</w:t>
                            </w:r>
                            <w:proofErr w:type="spellEnd"/>
                            <w:r w:rsidRPr="006C41BD">
                              <w:rPr>
                                <w:rFonts w:ascii="Consolas" w:hAnsi="Consolas"/>
                              </w:rPr>
                              <w:t xml:space="preserve"> {</w:t>
                            </w:r>
                          </w:p>
                          <w:p w14:paraId="429D2D8E" w14:textId="77777777" w:rsidR="001D6546" w:rsidRPr="006C41BD" w:rsidRDefault="001D6546" w:rsidP="00386FF3">
                            <w:pPr>
                              <w:ind w:firstLineChars="0" w:firstLine="0"/>
                              <w:rPr>
                                <w:rFonts w:ascii="Consolas" w:hAnsi="Consolas"/>
                              </w:rPr>
                            </w:pPr>
                            <w:r w:rsidRPr="006C41BD">
                              <w:rPr>
                                <w:rFonts w:ascii="Consolas" w:hAnsi="Consolas"/>
                              </w:rPr>
                              <w:tab/>
                              <w:t xml:space="preserve">public List&lt;Data&gt; </w:t>
                            </w:r>
                            <w:proofErr w:type="spellStart"/>
                            <w:r w:rsidRPr="006C41BD">
                              <w:rPr>
                                <w:rFonts w:ascii="Consolas" w:hAnsi="Consolas"/>
                              </w:rPr>
                              <w:t>studentinfosearch</w:t>
                            </w:r>
                            <w:proofErr w:type="spellEnd"/>
                            <w:r w:rsidRPr="006C41BD">
                              <w:rPr>
                                <w:rFonts w:ascii="Consolas" w:hAnsi="Consolas"/>
                              </w:rPr>
                              <w:t>() {</w:t>
                            </w:r>
                          </w:p>
                          <w:p w14:paraId="22E9670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xml:space="preserve">List&lt;Data&gt; lists = new </w:t>
                            </w:r>
                            <w:proofErr w:type="spellStart"/>
                            <w:r w:rsidRPr="006C41BD">
                              <w:rPr>
                                <w:rFonts w:ascii="Consolas" w:hAnsi="Consolas"/>
                              </w:rPr>
                              <w:t>ArrayList</w:t>
                            </w:r>
                            <w:proofErr w:type="spellEnd"/>
                            <w:r w:rsidRPr="006C41BD">
                              <w:rPr>
                                <w:rFonts w:ascii="Consolas" w:hAnsi="Consolas"/>
                              </w:rPr>
                              <w:t>&lt;Data&gt;();</w:t>
                            </w:r>
                          </w:p>
                          <w:p w14:paraId="6F21FAC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059E03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1A03A35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Class.forName</w:t>
                            </w:r>
                            <w:proofErr w:type="spellEnd"/>
                            <w:r w:rsidRPr="006C41BD">
                              <w:rPr>
                                <w:rFonts w:ascii="Consolas" w:hAnsi="Consolas"/>
                              </w:rPr>
                              <w:t>("</w:t>
                            </w:r>
                            <w:proofErr w:type="spellStart"/>
                            <w:r w:rsidRPr="006C41BD">
                              <w:rPr>
                                <w:rFonts w:ascii="Consolas" w:hAnsi="Consolas"/>
                              </w:rPr>
                              <w:t>com.mysql.cj.jdbc.Driver</w:t>
                            </w:r>
                            <w:proofErr w:type="spellEnd"/>
                            <w:r w:rsidRPr="006C41BD">
                              <w:rPr>
                                <w:rFonts w:ascii="Consolas" w:hAnsi="Consolas"/>
                              </w:rPr>
                              <w:t>");</w:t>
                            </w:r>
                          </w:p>
                          <w:p w14:paraId="189EF7DC"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25977AE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Connection conn = </w:t>
                            </w:r>
                            <w:proofErr w:type="spellStart"/>
                            <w:r w:rsidRPr="006C41BD">
                              <w:rPr>
                                <w:rFonts w:ascii="Consolas" w:hAnsi="Consolas"/>
                              </w:rPr>
                              <w:t>DriverManager.getConnection</w:t>
                            </w:r>
                            <w:proofErr w:type="spellEnd"/>
                            <w:r w:rsidRPr="006C41BD">
                              <w:rPr>
                                <w:rFonts w:ascii="Consolas" w:hAnsi="Consolas"/>
                              </w:rPr>
                              <w:t>(</w:t>
                            </w:r>
                          </w:p>
                          <w:p w14:paraId="3F53C54B" w14:textId="6E2CB61C"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jdbc:mysql</w:t>
                            </w:r>
                            <w:proofErr w:type="spellEnd"/>
                            <w:r w:rsidRPr="006C41BD">
                              <w:rPr>
                                <w:rFonts w:ascii="Consolas" w:hAnsi="Consolas"/>
                              </w:rPr>
                              <w:t>://172.16.64.1/</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takataroyoukota</w:t>
                            </w:r>
                            <w:proofErr w:type="spellEnd"/>
                            <w:r w:rsidRPr="006C41BD">
                              <w:rPr>
                                <w:rFonts w:ascii="Consolas" w:hAnsi="Consolas"/>
                              </w:rPr>
                              <w:t>");</w:t>
                            </w:r>
                          </w:p>
                          <w:p w14:paraId="0BC4970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0FE1C32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PreparedStatement</w:t>
                            </w:r>
                            <w:proofErr w:type="spellEnd"/>
                            <w:r w:rsidRPr="006C41BD">
                              <w:rPr>
                                <w:rFonts w:ascii="Consolas" w:hAnsi="Consolas"/>
                              </w:rPr>
                              <w:t xml:space="preserve"> </w:t>
                            </w:r>
                            <w:proofErr w:type="spellStart"/>
                            <w:r w:rsidRPr="006C41BD">
                              <w:rPr>
                                <w:rFonts w:ascii="Consolas" w:hAnsi="Consolas"/>
                              </w:rPr>
                              <w:t>pstmt</w:t>
                            </w:r>
                            <w:proofErr w:type="spellEnd"/>
                            <w:r w:rsidRPr="006C41BD">
                              <w:rPr>
                                <w:rFonts w:ascii="Consolas" w:hAnsi="Consolas"/>
                              </w:rPr>
                              <w:t xml:space="preserve"> = </w:t>
                            </w:r>
                            <w:proofErr w:type="spellStart"/>
                            <w:r w:rsidRPr="006C41BD">
                              <w:rPr>
                                <w:rFonts w:ascii="Consolas" w:hAnsi="Consolas"/>
                              </w:rPr>
                              <w:t>conn.prepareStatement</w:t>
                            </w:r>
                            <w:proofErr w:type="spellEnd"/>
                            <w:r w:rsidRPr="006C41BD">
                              <w:rPr>
                                <w:rFonts w:ascii="Consolas" w:hAnsi="Consolas"/>
                              </w:rPr>
                              <w:t>(</w:t>
                            </w:r>
                          </w:p>
                          <w:p w14:paraId="6308751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student ");</w:t>
                            </w:r>
                          </w:p>
                          <w:p w14:paraId="568045CC" w14:textId="77777777" w:rsidR="001D6546" w:rsidRPr="006C41BD" w:rsidRDefault="001D6546" w:rsidP="00386FF3">
                            <w:pPr>
                              <w:ind w:firstLineChars="0" w:firstLine="0"/>
                              <w:rPr>
                                <w:rFonts w:ascii="Consolas" w:hAnsi="Consolas"/>
                              </w:rPr>
                            </w:pPr>
                          </w:p>
                          <w:p w14:paraId="1202928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07BC22B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ResultSet</w:t>
                            </w:r>
                            <w:proofErr w:type="spellEnd"/>
                            <w:r w:rsidRPr="006C41BD">
                              <w:rPr>
                                <w:rFonts w:ascii="Consolas" w:hAnsi="Consolas"/>
                              </w:rPr>
                              <w:t xml:space="preserve"> </w:t>
                            </w:r>
                            <w:proofErr w:type="spellStart"/>
                            <w:r w:rsidRPr="006C41BD">
                              <w:rPr>
                                <w:rFonts w:ascii="Consolas" w:hAnsi="Consolas"/>
                              </w:rPr>
                              <w:t>rset</w:t>
                            </w:r>
                            <w:proofErr w:type="spellEnd"/>
                            <w:r w:rsidRPr="006C41BD">
                              <w:rPr>
                                <w:rFonts w:ascii="Consolas" w:hAnsi="Consolas"/>
                              </w:rPr>
                              <w:t xml:space="preserve"> = </w:t>
                            </w:r>
                            <w:proofErr w:type="spellStart"/>
                            <w:r w:rsidRPr="006C41BD">
                              <w:rPr>
                                <w:rFonts w:ascii="Consolas" w:hAnsi="Consolas"/>
                              </w:rPr>
                              <w:t>pstmt.executeQuery</w:t>
                            </w:r>
                            <w:proofErr w:type="spellEnd"/>
                            <w:r w:rsidRPr="006C41BD">
                              <w:rPr>
                                <w:rFonts w:ascii="Consolas" w:hAnsi="Consolas"/>
                              </w:rPr>
                              <w:t>();</w:t>
                            </w:r>
                          </w:p>
                          <w:p w14:paraId="578C2F2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ResultSet</w:t>
                            </w:r>
                            <w:proofErr w:type="spellEnd"/>
                            <w:r w:rsidRPr="006C41BD">
                              <w:rPr>
                                <w:rFonts w:ascii="Consolas" w:hAnsi="Consolas"/>
                              </w:rPr>
                              <w:t>の参照</w:t>
                            </w:r>
                          </w:p>
                          <w:p w14:paraId="37FABEB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w:t>
                            </w:r>
                            <w:proofErr w:type="spellStart"/>
                            <w:r w:rsidRPr="006C41BD">
                              <w:rPr>
                                <w:rFonts w:ascii="Consolas" w:hAnsi="Consolas"/>
                              </w:rPr>
                              <w:t>rset.next</w:t>
                            </w:r>
                            <w:proofErr w:type="spellEnd"/>
                            <w:r w:rsidRPr="006C41BD">
                              <w:rPr>
                                <w:rFonts w:ascii="Consolas" w:hAnsi="Consolas"/>
                              </w:rPr>
                              <w:t>()) {</w:t>
                            </w:r>
                          </w:p>
                          <w:p w14:paraId="2974605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 = new Data();</w:t>
                            </w:r>
                          </w:p>
                          <w:p w14:paraId="70A15B0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list.setStudent_number</w:t>
                            </w:r>
                            <w:proofErr w:type="spellEnd"/>
                            <w:r w:rsidRPr="006C41BD">
                              <w:rPr>
                                <w:rFonts w:ascii="Consolas" w:hAnsi="Consolas"/>
                              </w:rPr>
                              <w: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student_number</w:t>
                            </w:r>
                            <w:proofErr w:type="spellEnd"/>
                            <w:r w:rsidRPr="006C41BD">
                              <w:rPr>
                                <w:rFonts w:ascii="Consolas" w:hAnsi="Consolas"/>
                              </w:rPr>
                              <w:t>"));</w:t>
                            </w:r>
                          </w:p>
                          <w:p w14:paraId="792DD87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list.setNumber</w:t>
                            </w:r>
                            <w:proofErr w:type="spellEnd"/>
                            <w:r w:rsidRPr="006C41BD">
                              <w:rPr>
                                <w:rFonts w:ascii="Consolas" w:hAnsi="Consolas"/>
                              </w:rPr>
                              <w:t>(</w:t>
                            </w:r>
                            <w:proofErr w:type="spellStart"/>
                            <w:r w:rsidRPr="006C41BD">
                              <w:rPr>
                                <w:rFonts w:ascii="Consolas" w:hAnsi="Consolas"/>
                              </w:rPr>
                              <w:t>rset.getInt</w:t>
                            </w:r>
                            <w:proofErr w:type="spellEnd"/>
                            <w:r w:rsidRPr="006C41BD">
                              <w:rPr>
                                <w:rFonts w:ascii="Consolas" w:hAnsi="Consolas"/>
                              </w:rPr>
                              <w:t>("number"));</w:t>
                            </w:r>
                          </w:p>
                          <w:p w14:paraId="6ED5F44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list.setFirst</w:t>
                            </w:r>
                            <w:proofErr w:type="spellEnd"/>
                            <w:r w:rsidRPr="006C41BD">
                              <w:rPr>
                                <w:rFonts w:ascii="Consolas" w:hAnsi="Consolas"/>
                              </w:rPr>
                              <w: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first_name</w:t>
                            </w:r>
                            <w:proofErr w:type="spellEnd"/>
                            <w:r w:rsidRPr="006C41BD">
                              <w:rPr>
                                <w:rFonts w:ascii="Consolas" w:hAnsi="Consolas"/>
                              </w:rPr>
                              <w:t>"));</w:t>
                            </w:r>
                          </w:p>
                          <w:p w14:paraId="2108C6F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list.setLast</w:t>
                            </w:r>
                            <w:proofErr w:type="spellEnd"/>
                            <w:r w:rsidRPr="006C41BD">
                              <w:rPr>
                                <w:rFonts w:ascii="Consolas" w:hAnsi="Consolas"/>
                              </w:rPr>
                              <w: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last_name</w:t>
                            </w:r>
                            <w:proofErr w:type="spellEnd"/>
                            <w:r w:rsidRPr="006C41BD">
                              <w:rPr>
                                <w:rFonts w:ascii="Consolas" w:hAnsi="Consolas"/>
                              </w:rPr>
                              <w:t>"));</w:t>
                            </w:r>
                          </w:p>
                          <w:p w14:paraId="68C5F21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lists.add</w:t>
                            </w:r>
                            <w:proofErr w:type="spellEnd"/>
                            <w:r w:rsidRPr="006C41BD">
                              <w:rPr>
                                <w:rFonts w:ascii="Consolas" w:hAnsi="Consolas"/>
                              </w:rPr>
                              <w:t>(list);</w:t>
                            </w:r>
                          </w:p>
                          <w:p w14:paraId="0CE4EF3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45BAC84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29A34DA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rset.close</w:t>
                            </w:r>
                            <w:proofErr w:type="spellEnd"/>
                            <w:r w:rsidRPr="006C41BD">
                              <w:rPr>
                                <w:rFonts w:ascii="Consolas" w:hAnsi="Consolas"/>
                              </w:rPr>
                              <w:t>();</w:t>
                            </w:r>
                          </w:p>
                          <w:p w14:paraId="78E7AA8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pstmt.close</w:t>
                            </w:r>
                            <w:proofErr w:type="spellEnd"/>
                            <w:r w:rsidRPr="006C41BD">
                              <w:rPr>
                                <w:rFonts w:ascii="Consolas" w:hAnsi="Consolas"/>
                              </w:rPr>
                              <w:t>();</w:t>
                            </w:r>
                          </w:p>
                          <w:p w14:paraId="6A86F91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conn.close</w:t>
                            </w:r>
                            <w:proofErr w:type="spellEnd"/>
                            <w:r w:rsidRPr="006C41BD">
                              <w:rPr>
                                <w:rFonts w:ascii="Consolas" w:hAnsi="Consolas"/>
                              </w:rPr>
                              <w:t>();</w:t>
                            </w:r>
                          </w:p>
                          <w:p w14:paraId="570E58E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5C7520D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147A5F5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35A7F75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w:t>
                            </w:r>
                          </w:p>
                          <w:p w14:paraId="07C814E1" w14:textId="77777777" w:rsidR="001D6546" w:rsidRPr="006C41BD" w:rsidRDefault="001D6546" w:rsidP="00386FF3">
                            <w:pPr>
                              <w:ind w:firstLineChars="0" w:firstLine="0"/>
                              <w:rPr>
                                <w:rFonts w:ascii="Consolas" w:hAnsi="Consolas"/>
                              </w:rPr>
                            </w:pPr>
                            <w:r w:rsidRPr="006C41BD">
                              <w:rPr>
                                <w:rFonts w:ascii="Consolas" w:hAnsi="Consolas"/>
                              </w:rPr>
                              <w:tab/>
                              <w:t>}</w:t>
                            </w:r>
                          </w:p>
                          <w:p w14:paraId="21D5BA88" w14:textId="77777777" w:rsidR="001D6546" w:rsidRPr="006C41BD" w:rsidRDefault="001D6546" w:rsidP="00386FF3">
                            <w:pPr>
                              <w:ind w:firstLineChars="0" w:firstLine="0"/>
                              <w:rPr>
                                <w:rFonts w:ascii="Consolas" w:hAnsi="Consolas"/>
                              </w:rPr>
                            </w:pPr>
                          </w:p>
                          <w:p w14:paraId="1F61AF20" w14:textId="77777777" w:rsidR="001D6546" w:rsidRPr="006C41BD" w:rsidRDefault="001D6546" w:rsidP="00386FF3">
                            <w:pPr>
                              <w:ind w:firstLineChars="0" w:firstLine="0"/>
                              <w:rPr>
                                <w:rFonts w:ascii="Consolas" w:hAnsi="Consolas"/>
                              </w:rPr>
                            </w:pPr>
                            <w:r w:rsidRPr="006C41BD">
                              <w:rPr>
                                <w:rFonts w:ascii="Consolas" w:hAnsi="Consolas"/>
                              </w:rPr>
                              <w:tab/>
                              <w:t xml:space="preserve">public List&lt;Data&gt; </w:t>
                            </w:r>
                            <w:proofErr w:type="spellStart"/>
                            <w:r w:rsidRPr="006C41BD">
                              <w:rPr>
                                <w:rFonts w:ascii="Consolas" w:hAnsi="Consolas"/>
                              </w:rPr>
                              <w:t>subjectinfosearch</w:t>
                            </w:r>
                            <w:proofErr w:type="spellEnd"/>
                            <w:r w:rsidRPr="006C41BD">
                              <w:rPr>
                                <w:rFonts w:ascii="Consolas" w:hAnsi="Consolas"/>
                              </w:rPr>
                              <w:t>() {</w:t>
                            </w:r>
                          </w:p>
                          <w:p w14:paraId="01882F8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xml:space="preserve">List&lt;Data&gt; lists2 = new </w:t>
                            </w:r>
                            <w:proofErr w:type="spellStart"/>
                            <w:r w:rsidRPr="006C41BD">
                              <w:rPr>
                                <w:rFonts w:ascii="Consolas" w:hAnsi="Consolas"/>
                              </w:rPr>
                              <w:t>ArrayList</w:t>
                            </w:r>
                            <w:proofErr w:type="spellEnd"/>
                            <w:r w:rsidRPr="006C41BD">
                              <w:rPr>
                                <w:rFonts w:ascii="Consolas" w:hAnsi="Consolas"/>
                              </w:rPr>
                              <w:t>&lt;Data&gt;();</w:t>
                            </w:r>
                          </w:p>
                          <w:p w14:paraId="6094EE4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4C86845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5F8F114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Class.forName</w:t>
                            </w:r>
                            <w:proofErr w:type="spellEnd"/>
                            <w:r w:rsidRPr="006C41BD">
                              <w:rPr>
                                <w:rFonts w:ascii="Consolas" w:hAnsi="Consolas"/>
                              </w:rPr>
                              <w:t>("</w:t>
                            </w:r>
                            <w:proofErr w:type="spellStart"/>
                            <w:r w:rsidRPr="006C41BD">
                              <w:rPr>
                                <w:rFonts w:ascii="Consolas" w:hAnsi="Consolas"/>
                              </w:rPr>
                              <w:t>com.mysql.cj.jdbc.Driver</w:t>
                            </w:r>
                            <w:proofErr w:type="spellEnd"/>
                            <w:r w:rsidRPr="006C41BD">
                              <w:rPr>
                                <w:rFonts w:ascii="Consolas" w:hAnsi="Consolas"/>
                              </w:rPr>
                              <w:t>");</w:t>
                            </w:r>
                          </w:p>
                          <w:p w14:paraId="0E95F82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2A5DCE9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Connection conn = </w:t>
                            </w:r>
                            <w:proofErr w:type="spellStart"/>
                            <w:r w:rsidRPr="006C41BD">
                              <w:rPr>
                                <w:rFonts w:ascii="Consolas" w:hAnsi="Consolas"/>
                              </w:rPr>
                              <w:t>DriverManager.getConnection</w:t>
                            </w:r>
                            <w:proofErr w:type="spellEnd"/>
                            <w:r w:rsidRPr="006C41BD">
                              <w:rPr>
                                <w:rFonts w:ascii="Consolas" w:hAnsi="Consolas"/>
                              </w:rPr>
                              <w:t>(</w:t>
                            </w:r>
                          </w:p>
                          <w:p w14:paraId="6BCAD882" w14:textId="6B01E2D2"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jdbc:mysql</w:t>
                            </w:r>
                            <w:proofErr w:type="spellEnd"/>
                            <w:r w:rsidRPr="006C41BD">
                              <w:rPr>
                                <w:rFonts w:ascii="Consolas" w:hAnsi="Consolas"/>
                              </w:rPr>
                              <w:t>://172.16.64.1/</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takataroyoukota</w:t>
                            </w:r>
                            <w:proofErr w:type="spellEnd"/>
                            <w:r w:rsidRPr="006C41BD">
                              <w:rPr>
                                <w:rFonts w:ascii="Consolas" w:hAnsi="Consolas"/>
                              </w:rPr>
                              <w:t>");</w:t>
                            </w:r>
                          </w:p>
                          <w:p w14:paraId="5FE0DDC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50A8DA2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PreparedStatement</w:t>
                            </w:r>
                            <w:proofErr w:type="spellEnd"/>
                            <w:r w:rsidRPr="006C41BD">
                              <w:rPr>
                                <w:rFonts w:ascii="Consolas" w:hAnsi="Consolas"/>
                              </w:rPr>
                              <w:t xml:space="preserve"> </w:t>
                            </w:r>
                            <w:proofErr w:type="spellStart"/>
                            <w:r w:rsidRPr="006C41BD">
                              <w:rPr>
                                <w:rFonts w:ascii="Consolas" w:hAnsi="Consolas"/>
                              </w:rPr>
                              <w:t>pstmt</w:t>
                            </w:r>
                            <w:proofErr w:type="spellEnd"/>
                            <w:r w:rsidRPr="006C41BD">
                              <w:rPr>
                                <w:rFonts w:ascii="Consolas" w:hAnsi="Consolas"/>
                              </w:rPr>
                              <w:t xml:space="preserve"> = </w:t>
                            </w:r>
                            <w:proofErr w:type="spellStart"/>
                            <w:r w:rsidRPr="006C41BD">
                              <w:rPr>
                                <w:rFonts w:ascii="Consolas" w:hAnsi="Consolas"/>
                              </w:rPr>
                              <w:t>conn.prepareStatement</w:t>
                            </w:r>
                            <w:proofErr w:type="spellEnd"/>
                            <w:r w:rsidRPr="006C41BD">
                              <w:rPr>
                                <w:rFonts w:ascii="Consolas" w:hAnsi="Consolas"/>
                              </w:rPr>
                              <w:t>(</w:t>
                            </w:r>
                          </w:p>
                          <w:p w14:paraId="78C6199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 xml:space="preserve">"SELECT * FROM timetable INNER JOIN syllabus ON </w:t>
                            </w:r>
                            <w:proofErr w:type="spellStart"/>
                            <w:r w:rsidRPr="006C41BD">
                              <w:rPr>
                                <w:rFonts w:ascii="Consolas" w:hAnsi="Consolas"/>
                              </w:rPr>
                              <w:t>timetable.subject_id</w:t>
                            </w:r>
                            <w:proofErr w:type="spellEnd"/>
                            <w:r w:rsidRPr="006C41BD">
                              <w:rPr>
                                <w:rFonts w:ascii="Consolas" w:hAnsi="Consolas"/>
                              </w:rPr>
                              <w:t xml:space="preserve"> = </w:t>
                            </w:r>
                            <w:proofErr w:type="spellStart"/>
                            <w:r w:rsidRPr="006C41BD">
                              <w:rPr>
                                <w:rFonts w:ascii="Consolas" w:hAnsi="Consolas"/>
                              </w:rPr>
                              <w:t>syllabus.subject_id</w:t>
                            </w:r>
                            <w:proofErr w:type="spellEnd"/>
                            <w:r w:rsidRPr="006C41BD">
                              <w:rPr>
                                <w:rFonts w:ascii="Consolas" w:hAnsi="Consolas"/>
                              </w:rPr>
                              <w:t xml:space="preserve"> WHERE time = '2024-01-02'");</w:t>
                            </w:r>
                          </w:p>
                          <w:p w14:paraId="62D035EE" w14:textId="77777777" w:rsidR="001D6546" w:rsidRPr="006C41BD" w:rsidRDefault="001D6546" w:rsidP="00386FF3">
                            <w:pPr>
                              <w:ind w:firstLineChars="0" w:firstLine="0"/>
                              <w:rPr>
                                <w:rFonts w:ascii="Consolas" w:hAnsi="Consolas"/>
                              </w:rPr>
                            </w:pPr>
                          </w:p>
                          <w:p w14:paraId="68B1CC5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07F9207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ResultSet</w:t>
                            </w:r>
                            <w:proofErr w:type="spellEnd"/>
                            <w:r w:rsidRPr="006C41BD">
                              <w:rPr>
                                <w:rFonts w:ascii="Consolas" w:hAnsi="Consolas"/>
                              </w:rPr>
                              <w:t xml:space="preserve"> </w:t>
                            </w:r>
                            <w:proofErr w:type="spellStart"/>
                            <w:r w:rsidRPr="006C41BD">
                              <w:rPr>
                                <w:rFonts w:ascii="Consolas" w:hAnsi="Consolas"/>
                              </w:rPr>
                              <w:t>rset</w:t>
                            </w:r>
                            <w:proofErr w:type="spellEnd"/>
                            <w:r w:rsidRPr="006C41BD">
                              <w:rPr>
                                <w:rFonts w:ascii="Consolas" w:hAnsi="Consolas"/>
                              </w:rPr>
                              <w:t xml:space="preserve"> = </w:t>
                            </w:r>
                            <w:proofErr w:type="spellStart"/>
                            <w:r w:rsidRPr="006C41BD">
                              <w:rPr>
                                <w:rFonts w:ascii="Consolas" w:hAnsi="Consolas"/>
                              </w:rPr>
                              <w:t>pstmt.executeQuery</w:t>
                            </w:r>
                            <w:proofErr w:type="spellEnd"/>
                            <w:r w:rsidRPr="006C41BD">
                              <w:rPr>
                                <w:rFonts w:ascii="Consolas" w:hAnsi="Consolas"/>
                              </w:rPr>
                              <w:t>();</w:t>
                            </w:r>
                          </w:p>
                          <w:p w14:paraId="7B60310D" w14:textId="77777777" w:rsidR="001D6546" w:rsidRPr="006C41BD" w:rsidRDefault="001D6546" w:rsidP="00386FF3">
                            <w:pPr>
                              <w:ind w:firstLineChars="0" w:firstLine="0"/>
                              <w:rPr>
                                <w:rFonts w:ascii="Consolas" w:hAnsi="Consolas"/>
                              </w:rPr>
                            </w:pPr>
                          </w:p>
                          <w:p w14:paraId="3446B12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ResultSet</w:t>
                            </w:r>
                            <w:proofErr w:type="spellEnd"/>
                            <w:r w:rsidRPr="006C41BD">
                              <w:rPr>
                                <w:rFonts w:ascii="Consolas" w:hAnsi="Consolas"/>
                              </w:rPr>
                              <w:t>の参照</w:t>
                            </w:r>
                          </w:p>
                          <w:p w14:paraId="1707726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w:t>
                            </w:r>
                            <w:proofErr w:type="spellStart"/>
                            <w:r w:rsidRPr="006C41BD">
                              <w:rPr>
                                <w:rFonts w:ascii="Consolas" w:hAnsi="Consolas"/>
                              </w:rPr>
                              <w:t>rset.next</w:t>
                            </w:r>
                            <w:proofErr w:type="spellEnd"/>
                            <w:r w:rsidRPr="006C41BD">
                              <w:rPr>
                                <w:rFonts w:ascii="Consolas" w:hAnsi="Consolas"/>
                              </w:rPr>
                              <w:t>()) {</w:t>
                            </w:r>
                          </w:p>
                          <w:p w14:paraId="13BC7A3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list2 = new Data();</w:t>
                            </w:r>
                          </w:p>
                          <w:p w14:paraId="40AA3F1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list2.setSubject(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subject_name</w:t>
                            </w:r>
                            <w:proofErr w:type="spellEnd"/>
                            <w:r w:rsidRPr="006C41BD">
                              <w:rPr>
                                <w:rFonts w:ascii="Consolas" w:hAnsi="Consolas"/>
                              </w:rPr>
                              <w:t>"));</w:t>
                            </w:r>
                          </w:p>
                          <w:p w14:paraId="5E423EE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lists2.add(list2);</w:t>
                            </w:r>
                          </w:p>
                          <w:p w14:paraId="2E73E19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2EA1FD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17917D4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rset.close</w:t>
                            </w:r>
                            <w:proofErr w:type="spellEnd"/>
                            <w:r w:rsidRPr="006C41BD">
                              <w:rPr>
                                <w:rFonts w:ascii="Consolas" w:hAnsi="Consolas"/>
                              </w:rPr>
                              <w:t>();</w:t>
                            </w:r>
                          </w:p>
                          <w:p w14:paraId="4380F42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pstmt.close</w:t>
                            </w:r>
                            <w:proofErr w:type="spellEnd"/>
                            <w:r w:rsidRPr="006C41BD">
                              <w:rPr>
                                <w:rFonts w:ascii="Consolas" w:hAnsi="Consolas"/>
                              </w:rPr>
                              <w:t>();</w:t>
                            </w:r>
                          </w:p>
                          <w:p w14:paraId="4523355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conn.close</w:t>
                            </w:r>
                            <w:proofErr w:type="spellEnd"/>
                            <w:r w:rsidRPr="006C41BD">
                              <w:rPr>
                                <w:rFonts w:ascii="Consolas" w:hAnsi="Consolas"/>
                              </w:rPr>
                              <w:t>();</w:t>
                            </w:r>
                          </w:p>
                          <w:p w14:paraId="72C214C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1AA4361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28BCE14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711C675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lists2;</w:t>
                            </w:r>
                          </w:p>
                          <w:p w14:paraId="69B48389" w14:textId="77777777" w:rsidR="001D6546" w:rsidRPr="006C41BD" w:rsidRDefault="001D6546" w:rsidP="00386FF3">
                            <w:pPr>
                              <w:ind w:firstLineChars="0" w:firstLine="0"/>
                              <w:rPr>
                                <w:rFonts w:ascii="Consolas" w:hAnsi="Consolas"/>
                              </w:rPr>
                            </w:pPr>
                          </w:p>
                          <w:p w14:paraId="4D271B60" w14:textId="77777777" w:rsidR="001D6546" w:rsidRPr="006C41BD" w:rsidRDefault="001D6546" w:rsidP="00386FF3">
                            <w:pPr>
                              <w:ind w:firstLineChars="0" w:firstLine="0"/>
                              <w:rPr>
                                <w:rFonts w:ascii="Consolas" w:hAnsi="Consolas"/>
                              </w:rPr>
                            </w:pPr>
                            <w:r w:rsidRPr="006C41BD">
                              <w:rPr>
                                <w:rFonts w:ascii="Consolas" w:hAnsi="Consolas"/>
                              </w:rPr>
                              <w:tab/>
                              <w:t>}</w:t>
                            </w:r>
                          </w:p>
                          <w:p w14:paraId="70520E55" w14:textId="77777777" w:rsidR="001D6546" w:rsidRPr="006C41BD" w:rsidRDefault="001D6546" w:rsidP="00386FF3">
                            <w:pPr>
                              <w:ind w:firstLineChars="0" w:firstLine="0"/>
                              <w:rPr>
                                <w:rFonts w:ascii="Consolas" w:hAnsi="Consolas"/>
                              </w:rPr>
                            </w:pPr>
                          </w:p>
                          <w:p w14:paraId="16FCD8A1" w14:textId="77777777" w:rsidR="001D6546" w:rsidRPr="006C41BD" w:rsidRDefault="001D6546" w:rsidP="00386FF3">
                            <w:pPr>
                              <w:ind w:firstLineChars="0" w:firstLine="0"/>
                              <w:rPr>
                                <w:rFonts w:ascii="Consolas" w:hAnsi="Consolas"/>
                              </w:rPr>
                            </w:pPr>
                          </w:p>
                          <w:p w14:paraId="7D0F54CD" w14:textId="77777777" w:rsidR="001D6546" w:rsidRPr="00493067" w:rsidRDefault="001D6546" w:rsidP="00386FF3">
                            <w:pPr>
                              <w:ind w:firstLineChars="0" w:firstLine="0"/>
                              <w:rPr>
                                <w:rFonts w:ascii="Consolas" w:hAnsi="Consolas"/>
                              </w:rPr>
                            </w:pPr>
                            <w:r w:rsidRPr="006C41BD">
                              <w:rPr>
                                <w:rFonts w:ascii="Consolas" w:hAnsi="Consolas"/>
                              </w:rPr>
                              <w:t>}</w:t>
                            </w:r>
                            <w:r w:rsidRPr="00493067">
                              <w:rPr>
                                <w:rFonts w:ascii="Consolas" w:hAnsi="Consolas"/>
                              </w:rPr>
                              <w:t>}</w:t>
                            </w:r>
                          </w:p>
                          <w:p w14:paraId="50354524" w14:textId="77777777" w:rsidR="001D6546" w:rsidRPr="00493067" w:rsidRDefault="001D6546" w:rsidP="00386FF3">
                            <w:pPr>
                              <w:ind w:firstLine="188"/>
                              <w:rPr>
                                <w:rFonts w:ascii="Consolas" w:hAnsi="Consolas"/>
                              </w:rPr>
                            </w:pPr>
                          </w:p>
                          <w:p w14:paraId="26AA5BE8" w14:textId="77777777" w:rsidR="001D6546" w:rsidRPr="00493067" w:rsidRDefault="001D6546" w:rsidP="00386FF3">
                            <w:pPr>
                              <w:ind w:firstLine="188"/>
                              <w:rPr>
                                <w:rFonts w:ascii="Consolas" w:hAnsi="Consolas"/>
                              </w:rPr>
                            </w:pPr>
                            <w:r w:rsidRPr="00493067">
                              <w:rPr>
                                <w:rFonts w:ascii="Consolas" w:hAnsi="Consolas"/>
                              </w:rPr>
                              <w:tab/>
                              <w:t>}</w:t>
                            </w:r>
                          </w:p>
                          <w:p w14:paraId="7094A759" w14:textId="77777777" w:rsidR="001D6546" w:rsidRPr="00493067" w:rsidRDefault="001D6546" w:rsidP="00386FF3">
                            <w:pPr>
                              <w:ind w:firstLine="188"/>
                              <w:rPr>
                                <w:rFonts w:ascii="Consolas" w:hAnsi="Consolas"/>
                              </w:rPr>
                            </w:pPr>
                          </w:p>
                          <w:p w14:paraId="11E4F9E5" w14:textId="77777777" w:rsidR="001D6546" w:rsidRPr="002330AA" w:rsidRDefault="001D6546" w:rsidP="00386FF3">
                            <w:pPr>
                              <w:ind w:firstLine="188"/>
                            </w:pPr>
                            <w:r w:rsidRPr="00493067">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EBAE3" id="テキスト ボックス 2088" o:spid="_x0000_s1110" type="#_x0000_t202" style="position:absolute;left:0;text-align:left;margin-left:0;margin-top:.6pt;width:424.5pt;height:361.35pt;z-index:251807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" fillcolor="white [3201]" strokeweight=".5pt">
                <v:textbox>
                  <w:txbxContent>
                    <w:p w14:paraId="0D961020" w14:textId="77777777" w:rsidR="001D6546" w:rsidRPr="006C41BD" w:rsidRDefault="001D6546" w:rsidP="00386FF3">
                      <w:pPr>
                        <w:ind w:firstLineChars="0" w:firstLine="0"/>
                        <w:rPr>
                          <w:rFonts w:ascii="Consolas" w:hAnsi="Consolas"/>
                        </w:rPr>
                      </w:pPr>
                      <w:r w:rsidRPr="006C41BD">
                        <w:rPr>
                          <w:rFonts w:ascii="Consolas" w:hAnsi="Consolas"/>
                        </w:rPr>
                        <w:t>import java.sql.Connection;</w:t>
                      </w:r>
                    </w:p>
                    <w:p w14:paraId="50F554B8" w14:textId="77777777" w:rsidR="001D6546" w:rsidRPr="006C41BD" w:rsidRDefault="001D6546" w:rsidP="00386FF3">
                      <w:pPr>
                        <w:ind w:firstLineChars="0" w:firstLine="0"/>
                        <w:rPr>
                          <w:rFonts w:ascii="Consolas" w:hAnsi="Consolas"/>
                        </w:rPr>
                      </w:pPr>
                      <w:r w:rsidRPr="006C41BD">
                        <w:rPr>
                          <w:rFonts w:ascii="Consolas" w:hAnsi="Consolas"/>
                        </w:rPr>
                        <w:t>import java.sql.DriverManager;</w:t>
                      </w:r>
                    </w:p>
                    <w:p w14:paraId="6EC0006A" w14:textId="77777777" w:rsidR="001D6546" w:rsidRPr="006C41BD" w:rsidRDefault="001D6546" w:rsidP="00386FF3">
                      <w:pPr>
                        <w:ind w:firstLineChars="0" w:firstLine="0"/>
                        <w:rPr>
                          <w:rFonts w:ascii="Consolas" w:hAnsi="Consolas"/>
                        </w:rPr>
                      </w:pPr>
                      <w:r w:rsidRPr="006C41BD">
                        <w:rPr>
                          <w:rFonts w:ascii="Consolas" w:hAnsi="Consolas"/>
                        </w:rPr>
                        <w:t>import java.sql.PreparedStatement;</w:t>
                      </w:r>
                    </w:p>
                    <w:p w14:paraId="56DCE016" w14:textId="77777777" w:rsidR="001D6546" w:rsidRPr="006C41BD" w:rsidRDefault="001D6546" w:rsidP="00386FF3">
                      <w:pPr>
                        <w:ind w:firstLineChars="0" w:firstLine="0"/>
                        <w:rPr>
                          <w:rFonts w:ascii="Consolas" w:hAnsi="Consolas"/>
                        </w:rPr>
                      </w:pPr>
                      <w:r w:rsidRPr="006C41BD">
                        <w:rPr>
                          <w:rFonts w:ascii="Consolas" w:hAnsi="Consolas"/>
                        </w:rPr>
                        <w:t>import java.sql.ResultSet;</w:t>
                      </w:r>
                    </w:p>
                    <w:p w14:paraId="728D9650" w14:textId="77777777" w:rsidR="001D6546" w:rsidRPr="006C41BD" w:rsidRDefault="001D6546" w:rsidP="00386FF3">
                      <w:pPr>
                        <w:ind w:firstLineChars="0" w:firstLine="0"/>
                        <w:rPr>
                          <w:rFonts w:ascii="Consolas" w:hAnsi="Consolas"/>
                        </w:rPr>
                      </w:pPr>
                      <w:r w:rsidRPr="006C41BD">
                        <w:rPr>
                          <w:rFonts w:ascii="Consolas" w:hAnsi="Consolas"/>
                        </w:rPr>
                        <w:t>import java.util.ArrayList;</w:t>
                      </w:r>
                    </w:p>
                    <w:p w14:paraId="3CCC7199" w14:textId="77777777" w:rsidR="001D6546" w:rsidRPr="006C41BD" w:rsidRDefault="001D6546" w:rsidP="00386FF3">
                      <w:pPr>
                        <w:ind w:firstLineChars="0" w:firstLine="0"/>
                        <w:rPr>
                          <w:rFonts w:ascii="Consolas" w:hAnsi="Consolas"/>
                        </w:rPr>
                      </w:pPr>
                      <w:r w:rsidRPr="006C41BD">
                        <w:rPr>
                          <w:rFonts w:ascii="Consolas" w:hAnsi="Consolas"/>
                        </w:rPr>
                        <w:t>import java.util.List;</w:t>
                      </w:r>
                    </w:p>
                    <w:p w14:paraId="0A2EE236" w14:textId="77777777" w:rsidR="001D6546" w:rsidRPr="006C41BD" w:rsidRDefault="001D6546" w:rsidP="00386FF3">
                      <w:pPr>
                        <w:ind w:firstLineChars="0" w:firstLine="0"/>
                        <w:rPr>
                          <w:rFonts w:ascii="Consolas" w:hAnsi="Consolas"/>
                        </w:rPr>
                      </w:pPr>
                    </w:p>
                    <w:p w14:paraId="43A8ED1C" w14:textId="77777777" w:rsidR="001D6546" w:rsidRPr="006C41BD" w:rsidRDefault="001D6546" w:rsidP="00386FF3">
                      <w:pPr>
                        <w:ind w:firstLineChars="0" w:firstLine="0"/>
                        <w:rPr>
                          <w:rFonts w:ascii="Consolas" w:hAnsi="Consolas"/>
                        </w:rPr>
                      </w:pPr>
                      <w:r w:rsidRPr="006C41BD">
                        <w:rPr>
                          <w:rFonts w:ascii="Consolas" w:hAnsi="Consolas"/>
                        </w:rPr>
                        <w:t>public class SearchDataDAO {</w:t>
                      </w:r>
                    </w:p>
                    <w:p w14:paraId="429D2D8E" w14:textId="77777777" w:rsidR="001D6546" w:rsidRPr="006C41BD" w:rsidRDefault="001D6546" w:rsidP="00386FF3">
                      <w:pPr>
                        <w:ind w:firstLineChars="0" w:firstLine="0"/>
                        <w:rPr>
                          <w:rFonts w:ascii="Consolas" w:hAnsi="Consolas"/>
                        </w:rPr>
                      </w:pPr>
                      <w:r w:rsidRPr="006C41BD">
                        <w:rPr>
                          <w:rFonts w:ascii="Consolas" w:hAnsi="Consolas"/>
                        </w:rPr>
                        <w:tab/>
                        <w:t>public List&lt;Data&gt; studentinfosearch() {</w:t>
                      </w:r>
                    </w:p>
                    <w:p w14:paraId="22E9670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List&lt;Data&gt; lists = new ArrayList&lt;Data&gt;();</w:t>
                      </w:r>
                    </w:p>
                    <w:p w14:paraId="6F21FAC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059E03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1A03A35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Class.forName("com.mysql.cj.jdbc.Driver");</w:t>
                      </w:r>
                    </w:p>
                    <w:p w14:paraId="189EF7DC"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25977AE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Connection conn = DriverManager.getConnection(</w:t>
                      </w:r>
                    </w:p>
                    <w:p w14:paraId="3F53C54B" w14:textId="6E2CB61C"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"jdbc:mysql://172.16.64.1/iitacadm"</w:t>
                      </w:r>
                      <w:r>
                        <w:rPr>
                          <w:rFonts w:ascii="Consolas" w:hAnsi="Consolas"/>
                        </w:rPr>
                        <w:t>，</w:t>
                      </w:r>
                      <w:r w:rsidRPr="006C41BD">
                        <w:rPr>
                          <w:rFonts w:ascii="Consolas" w:hAnsi="Consolas"/>
                        </w:rPr>
                        <w:t xml:space="preserve"> "iitacadm"</w:t>
                      </w:r>
                      <w:r>
                        <w:rPr>
                          <w:rFonts w:ascii="Consolas" w:hAnsi="Consolas"/>
                        </w:rPr>
                        <w:t>，</w:t>
                      </w:r>
                      <w:r w:rsidRPr="006C41BD">
                        <w:rPr>
                          <w:rFonts w:ascii="Consolas" w:hAnsi="Consolas"/>
                        </w:rPr>
                        <w:t xml:space="preserve"> "takataroyoukota");</w:t>
                      </w:r>
                    </w:p>
                    <w:p w14:paraId="0BC4970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0FE1C32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PreparedStatement pstmt = conn.prepareStatement(</w:t>
                      </w:r>
                    </w:p>
                    <w:p w14:paraId="6308751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student ");</w:t>
                      </w:r>
                    </w:p>
                    <w:p w14:paraId="568045CC" w14:textId="77777777" w:rsidR="001D6546" w:rsidRPr="006C41BD" w:rsidRDefault="001D6546" w:rsidP="00386FF3">
                      <w:pPr>
                        <w:ind w:firstLineChars="0" w:firstLine="0"/>
                        <w:rPr>
                          <w:rFonts w:ascii="Consolas" w:hAnsi="Consolas"/>
                        </w:rPr>
                      </w:pPr>
                    </w:p>
                    <w:p w14:paraId="1202928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07BC22B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 rset = pstmt.executeQuery();</w:t>
                      </w:r>
                    </w:p>
                    <w:p w14:paraId="578C2F2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w:t>
                      </w:r>
                      <w:r w:rsidRPr="006C41BD">
                        <w:rPr>
                          <w:rFonts w:ascii="Consolas" w:hAnsi="Consolas"/>
                        </w:rPr>
                        <w:t>の参照</w:t>
                      </w:r>
                    </w:p>
                    <w:p w14:paraId="37FABEB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(rset.next()) {</w:t>
                      </w:r>
                    </w:p>
                    <w:p w14:paraId="2974605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 = new Data();</w:t>
                      </w:r>
                    </w:p>
                    <w:p w14:paraId="70A15B0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list.setStudent_number(rset.getString("student_number"));</w:t>
                      </w:r>
                    </w:p>
                    <w:p w14:paraId="792DD87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list.setNumber(rset.getInt("number"));</w:t>
                      </w:r>
                    </w:p>
                    <w:p w14:paraId="6ED5F44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list.setFirst(rset.getString("first_name"));</w:t>
                      </w:r>
                    </w:p>
                    <w:p w14:paraId="2108C6F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list.setLast(rset.getString("last_name"));</w:t>
                      </w:r>
                    </w:p>
                    <w:p w14:paraId="68C5F21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lists.add(list);</w:t>
                      </w:r>
                    </w:p>
                    <w:p w14:paraId="0CE4EF3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45BAC84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29A34DA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rset.close();</w:t>
                      </w:r>
                    </w:p>
                    <w:p w14:paraId="78E7AA8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pstmt.close();</w:t>
                      </w:r>
                    </w:p>
                    <w:p w14:paraId="6A86F91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conn.close();</w:t>
                      </w:r>
                    </w:p>
                    <w:p w14:paraId="570E58E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5C7520D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e.printStackTrace();</w:t>
                      </w:r>
                    </w:p>
                    <w:p w14:paraId="147A5F5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35A7F75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w:t>
                      </w:r>
                    </w:p>
                    <w:p w14:paraId="07C814E1" w14:textId="77777777" w:rsidR="001D6546" w:rsidRPr="006C41BD" w:rsidRDefault="001D6546" w:rsidP="00386FF3">
                      <w:pPr>
                        <w:ind w:firstLineChars="0" w:firstLine="0"/>
                        <w:rPr>
                          <w:rFonts w:ascii="Consolas" w:hAnsi="Consolas"/>
                        </w:rPr>
                      </w:pPr>
                      <w:r w:rsidRPr="006C41BD">
                        <w:rPr>
                          <w:rFonts w:ascii="Consolas" w:hAnsi="Consolas"/>
                        </w:rPr>
                        <w:tab/>
                        <w:t>}</w:t>
                      </w:r>
                    </w:p>
                    <w:p w14:paraId="21D5BA88" w14:textId="77777777" w:rsidR="001D6546" w:rsidRPr="006C41BD" w:rsidRDefault="001D6546" w:rsidP="00386FF3">
                      <w:pPr>
                        <w:ind w:firstLineChars="0" w:firstLine="0"/>
                        <w:rPr>
                          <w:rFonts w:ascii="Consolas" w:hAnsi="Consolas"/>
                        </w:rPr>
                      </w:pPr>
                    </w:p>
                    <w:p w14:paraId="1F61AF20" w14:textId="77777777" w:rsidR="001D6546" w:rsidRPr="006C41BD" w:rsidRDefault="001D6546" w:rsidP="00386FF3">
                      <w:pPr>
                        <w:ind w:firstLineChars="0" w:firstLine="0"/>
                        <w:rPr>
                          <w:rFonts w:ascii="Consolas" w:hAnsi="Consolas"/>
                        </w:rPr>
                      </w:pPr>
                      <w:r w:rsidRPr="006C41BD">
                        <w:rPr>
                          <w:rFonts w:ascii="Consolas" w:hAnsi="Consolas"/>
                        </w:rPr>
                        <w:tab/>
                        <w:t>public List&lt;Data&gt; subjectinfosearch() {</w:t>
                      </w:r>
                    </w:p>
                    <w:p w14:paraId="01882F8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List&lt;Data&gt; lists2 = new ArrayList&lt;Data&gt;();</w:t>
                      </w:r>
                    </w:p>
                    <w:p w14:paraId="6094EE4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4C86845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5F8F114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Class.forName("com.mysql.cj.jdbc.Driver");</w:t>
                      </w:r>
                    </w:p>
                    <w:p w14:paraId="0E95F82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2A5DCE9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Connection conn = DriverManager.getConnection(</w:t>
                      </w:r>
                    </w:p>
                    <w:p w14:paraId="6BCAD882" w14:textId="6B01E2D2"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"jdbc:mysql://172.16.64.1/iitacadm"</w:t>
                      </w:r>
                      <w:r>
                        <w:rPr>
                          <w:rFonts w:ascii="Consolas" w:hAnsi="Consolas"/>
                        </w:rPr>
                        <w:t>，</w:t>
                      </w:r>
                      <w:r w:rsidRPr="006C41BD">
                        <w:rPr>
                          <w:rFonts w:ascii="Consolas" w:hAnsi="Consolas"/>
                        </w:rPr>
                        <w:t xml:space="preserve"> "iitacadm"</w:t>
                      </w:r>
                      <w:r>
                        <w:rPr>
                          <w:rFonts w:ascii="Consolas" w:hAnsi="Consolas"/>
                        </w:rPr>
                        <w:t>，</w:t>
                      </w:r>
                      <w:r w:rsidRPr="006C41BD">
                        <w:rPr>
                          <w:rFonts w:ascii="Consolas" w:hAnsi="Consolas"/>
                        </w:rPr>
                        <w:t xml:space="preserve"> "takataroyoukota");</w:t>
                      </w:r>
                    </w:p>
                    <w:p w14:paraId="5FE0DDC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50A8DA2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PreparedStatement pstmt = conn.prepareStatement(</w:t>
                      </w:r>
                    </w:p>
                    <w:p w14:paraId="78C6199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timetable INNER JOIN syllabus ON timetable.subject_id = syllabus.subject_id WHERE time = '2024-01-02'");</w:t>
                      </w:r>
                    </w:p>
                    <w:p w14:paraId="62D035EE" w14:textId="77777777" w:rsidR="001D6546" w:rsidRPr="006C41BD" w:rsidRDefault="001D6546" w:rsidP="00386FF3">
                      <w:pPr>
                        <w:ind w:firstLineChars="0" w:firstLine="0"/>
                        <w:rPr>
                          <w:rFonts w:ascii="Consolas" w:hAnsi="Consolas"/>
                        </w:rPr>
                      </w:pPr>
                    </w:p>
                    <w:p w14:paraId="68B1CC5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07F9207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 rset = pstmt.executeQuery();</w:t>
                      </w:r>
                    </w:p>
                    <w:p w14:paraId="7B60310D" w14:textId="77777777" w:rsidR="001D6546" w:rsidRPr="006C41BD" w:rsidRDefault="001D6546" w:rsidP="00386FF3">
                      <w:pPr>
                        <w:ind w:firstLineChars="0" w:firstLine="0"/>
                        <w:rPr>
                          <w:rFonts w:ascii="Consolas" w:hAnsi="Consolas"/>
                        </w:rPr>
                      </w:pPr>
                    </w:p>
                    <w:p w14:paraId="3446B12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w:t>
                      </w:r>
                      <w:r w:rsidRPr="006C41BD">
                        <w:rPr>
                          <w:rFonts w:ascii="Consolas" w:hAnsi="Consolas"/>
                        </w:rPr>
                        <w:t>の参照</w:t>
                      </w:r>
                    </w:p>
                    <w:p w14:paraId="1707726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(rset.next()) {</w:t>
                      </w:r>
                    </w:p>
                    <w:p w14:paraId="13BC7A3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list2 = new Data();</w:t>
                      </w:r>
                    </w:p>
                    <w:p w14:paraId="40AA3F1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list2.setSubject(rset.getString("subject_name"));</w:t>
                      </w:r>
                    </w:p>
                    <w:p w14:paraId="5E423EE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lists2.add(list2);</w:t>
                      </w:r>
                    </w:p>
                    <w:p w14:paraId="2E73E19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2EA1FD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17917D4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rset.close();</w:t>
                      </w:r>
                    </w:p>
                    <w:p w14:paraId="4380F42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pstmt.close();</w:t>
                      </w:r>
                    </w:p>
                    <w:p w14:paraId="4523355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conn.close();</w:t>
                      </w:r>
                    </w:p>
                    <w:p w14:paraId="72C214C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1AA4361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e.printStackTrace();</w:t>
                      </w:r>
                    </w:p>
                    <w:p w14:paraId="28BCE14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711C675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lists2;</w:t>
                      </w:r>
                    </w:p>
                    <w:p w14:paraId="69B48389" w14:textId="77777777" w:rsidR="001D6546" w:rsidRPr="006C41BD" w:rsidRDefault="001D6546" w:rsidP="00386FF3">
                      <w:pPr>
                        <w:ind w:firstLineChars="0" w:firstLine="0"/>
                        <w:rPr>
                          <w:rFonts w:ascii="Consolas" w:hAnsi="Consolas"/>
                        </w:rPr>
                      </w:pPr>
                    </w:p>
                    <w:p w14:paraId="4D271B60" w14:textId="77777777" w:rsidR="001D6546" w:rsidRPr="006C41BD" w:rsidRDefault="001D6546" w:rsidP="00386FF3">
                      <w:pPr>
                        <w:ind w:firstLineChars="0" w:firstLine="0"/>
                        <w:rPr>
                          <w:rFonts w:ascii="Consolas" w:hAnsi="Consolas"/>
                        </w:rPr>
                      </w:pPr>
                      <w:r w:rsidRPr="006C41BD">
                        <w:rPr>
                          <w:rFonts w:ascii="Consolas" w:hAnsi="Consolas"/>
                        </w:rPr>
                        <w:tab/>
                        <w:t>}</w:t>
                      </w:r>
                    </w:p>
                    <w:p w14:paraId="70520E55" w14:textId="77777777" w:rsidR="001D6546" w:rsidRPr="006C41BD" w:rsidRDefault="001D6546" w:rsidP="00386FF3">
                      <w:pPr>
                        <w:ind w:firstLineChars="0" w:firstLine="0"/>
                        <w:rPr>
                          <w:rFonts w:ascii="Consolas" w:hAnsi="Consolas"/>
                        </w:rPr>
                      </w:pPr>
                    </w:p>
                    <w:p w14:paraId="16FCD8A1" w14:textId="77777777" w:rsidR="001D6546" w:rsidRPr="006C41BD" w:rsidRDefault="001D6546" w:rsidP="00386FF3">
                      <w:pPr>
                        <w:ind w:firstLineChars="0" w:firstLine="0"/>
                        <w:rPr>
                          <w:rFonts w:ascii="Consolas" w:hAnsi="Consolas"/>
                        </w:rPr>
                      </w:pPr>
                    </w:p>
                    <w:p w14:paraId="7D0F54CD" w14:textId="77777777" w:rsidR="001D6546" w:rsidRPr="00493067" w:rsidRDefault="001D6546" w:rsidP="00386FF3">
                      <w:pPr>
                        <w:ind w:firstLineChars="0" w:firstLine="0"/>
                        <w:rPr>
                          <w:rFonts w:ascii="Consolas" w:hAnsi="Consolas"/>
                        </w:rPr>
                      </w:pPr>
                      <w:r w:rsidRPr="006C41BD">
                        <w:rPr>
                          <w:rFonts w:ascii="Consolas" w:hAnsi="Consolas"/>
                        </w:rPr>
                        <w:t>}</w:t>
                      </w:r>
                      <w:r w:rsidRPr="00493067">
                        <w:rPr>
                          <w:rFonts w:ascii="Consolas" w:hAnsi="Consolas"/>
                        </w:rPr>
                        <w:t>}</w:t>
                      </w:r>
                    </w:p>
                    <w:p w14:paraId="50354524" w14:textId="77777777" w:rsidR="001D6546" w:rsidRPr="00493067" w:rsidRDefault="001D6546" w:rsidP="00386FF3">
                      <w:pPr>
                        <w:ind w:firstLine="188"/>
                        <w:rPr>
                          <w:rFonts w:ascii="Consolas" w:hAnsi="Consolas"/>
                        </w:rPr>
                      </w:pPr>
                    </w:p>
                    <w:p w14:paraId="26AA5BE8" w14:textId="77777777" w:rsidR="001D6546" w:rsidRPr="00493067" w:rsidRDefault="001D6546" w:rsidP="00386FF3">
                      <w:pPr>
                        <w:ind w:firstLine="188"/>
                        <w:rPr>
                          <w:rFonts w:ascii="Consolas" w:hAnsi="Consolas"/>
                        </w:rPr>
                      </w:pPr>
                      <w:r w:rsidRPr="00493067">
                        <w:rPr>
                          <w:rFonts w:ascii="Consolas" w:hAnsi="Consolas"/>
                        </w:rPr>
                        <w:tab/>
                        <w:t>}</w:t>
                      </w:r>
                    </w:p>
                    <w:p w14:paraId="7094A759" w14:textId="77777777" w:rsidR="001D6546" w:rsidRPr="00493067" w:rsidRDefault="001D6546" w:rsidP="00386FF3">
                      <w:pPr>
                        <w:ind w:firstLine="188"/>
                        <w:rPr>
                          <w:rFonts w:ascii="Consolas" w:hAnsi="Consolas"/>
                        </w:rPr>
                      </w:pPr>
                    </w:p>
                    <w:p w14:paraId="11E4F9E5" w14:textId="77777777" w:rsidR="001D6546" w:rsidRPr="002330AA" w:rsidRDefault="001D6546" w:rsidP="00386FF3">
                      <w:pPr>
                        <w:ind w:firstLine="188"/>
                      </w:pPr>
                      <w:r w:rsidRPr="00493067">
                        <w:rPr>
                          <w:rFonts w:ascii="Consolas" w:hAnsi="Consolas"/>
                        </w:rPr>
                        <w:t>}</w:t>
                      </w:r>
                    </w:p>
                  </w:txbxContent>
                </v:textbox>
                <w10:wrap anchorx="margin"/>
              </v:shape>
            </w:pict>
          </mc:Fallback>
        </mc:AlternateContent>
      </w:r>
    </w:p>
    <w:p w14:paraId="2C863183" w14:textId="77777777" w:rsidR="00386FF3" w:rsidRDefault="00386FF3" w:rsidP="00386FF3">
      <w:pPr>
        <w:ind w:firstLine="188"/>
        <w:jc w:val="center"/>
      </w:pPr>
    </w:p>
    <w:p w14:paraId="33264A3A" w14:textId="77777777" w:rsidR="00386FF3" w:rsidRDefault="00386FF3" w:rsidP="00386FF3">
      <w:pPr>
        <w:ind w:firstLine="188"/>
        <w:jc w:val="center"/>
      </w:pPr>
    </w:p>
    <w:p w14:paraId="5EFA7287" w14:textId="77777777" w:rsidR="00386FF3" w:rsidRDefault="00386FF3" w:rsidP="00386FF3">
      <w:pPr>
        <w:ind w:firstLine="188"/>
        <w:jc w:val="center"/>
      </w:pPr>
    </w:p>
    <w:p w14:paraId="49088E9E" w14:textId="77777777" w:rsidR="00386FF3" w:rsidRDefault="00386FF3" w:rsidP="00386FF3">
      <w:pPr>
        <w:ind w:firstLine="188"/>
        <w:jc w:val="center"/>
      </w:pPr>
    </w:p>
    <w:p w14:paraId="68541A9D" w14:textId="77777777" w:rsidR="00386FF3" w:rsidRDefault="00386FF3" w:rsidP="00386FF3">
      <w:pPr>
        <w:ind w:firstLine="188"/>
        <w:jc w:val="center"/>
      </w:pPr>
    </w:p>
    <w:p w14:paraId="7D8DE35B" w14:textId="77777777" w:rsidR="00386FF3" w:rsidRDefault="00386FF3" w:rsidP="00386FF3">
      <w:pPr>
        <w:ind w:firstLine="188"/>
        <w:jc w:val="center"/>
      </w:pPr>
    </w:p>
    <w:p w14:paraId="47581098" w14:textId="77777777" w:rsidR="00386FF3" w:rsidRDefault="00386FF3" w:rsidP="00386FF3">
      <w:pPr>
        <w:ind w:firstLine="188"/>
        <w:jc w:val="center"/>
      </w:pPr>
    </w:p>
    <w:p w14:paraId="18817ED9" w14:textId="77777777" w:rsidR="00386FF3" w:rsidRDefault="00386FF3" w:rsidP="00386FF3">
      <w:pPr>
        <w:ind w:firstLine="188"/>
        <w:jc w:val="center"/>
      </w:pPr>
    </w:p>
    <w:p w14:paraId="3AEC0653" w14:textId="77777777" w:rsidR="00386FF3" w:rsidRDefault="00386FF3" w:rsidP="00386FF3">
      <w:pPr>
        <w:ind w:firstLine="188"/>
        <w:jc w:val="center"/>
      </w:pPr>
    </w:p>
    <w:p w14:paraId="0BBB8089" w14:textId="77777777" w:rsidR="00386FF3" w:rsidRDefault="00386FF3" w:rsidP="00386FF3">
      <w:pPr>
        <w:ind w:firstLine="188"/>
        <w:jc w:val="center"/>
      </w:pPr>
    </w:p>
    <w:p w14:paraId="333ECE34" w14:textId="77777777" w:rsidR="00386FF3" w:rsidRDefault="00386FF3" w:rsidP="00386FF3">
      <w:pPr>
        <w:ind w:firstLine="188"/>
        <w:jc w:val="center"/>
      </w:pPr>
    </w:p>
    <w:p w14:paraId="0B7970D8" w14:textId="77777777" w:rsidR="00386FF3" w:rsidRDefault="00386FF3" w:rsidP="00386FF3">
      <w:pPr>
        <w:ind w:firstLine="188"/>
        <w:jc w:val="center"/>
      </w:pPr>
    </w:p>
    <w:p w14:paraId="4CEABAAD" w14:textId="77777777" w:rsidR="00386FF3" w:rsidRDefault="00386FF3" w:rsidP="00386FF3">
      <w:pPr>
        <w:ind w:firstLine="188"/>
        <w:jc w:val="center"/>
      </w:pPr>
    </w:p>
    <w:p w14:paraId="64085F21" w14:textId="77777777" w:rsidR="00386FF3" w:rsidRDefault="00386FF3" w:rsidP="00386FF3">
      <w:pPr>
        <w:widowControl/>
        <w:spacing w:line="240" w:lineRule="auto"/>
        <w:ind w:firstLineChars="0" w:firstLine="0"/>
        <w:jc w:val="left"/>
      </w:pPr>
      <w:r>
        <w:br w:type="page"/>
      </w:r>
    </w:p>
    <w:p w14:paraId="30365E7D" w14:textId="77777777" w:rsidR="00386FF3" w:rsidRDefault="00386FF3" w:rsidP="00386FF3">
      <w:pPr>
        <w:ind w:firstLineChars="0" w:firstLine="0"/>
      </w:pPr>
      <w:r>
        <w:rPr>
          <w:rFonts w:hint="eastAsia"/>
          <w:noProof/>
        </w:rPr>
        <w:lastRenderedPageBreak/>
        <mc:AlternateContent>
          <mc:Choice Requires="wps">
            <w:drawing>
              <wp:anchor distT="0" distB="0" distL="114300" distR="114300" simplePos="0" relativeHeight="251808768" behindDoc="0" locked="0" layoutInCell="1" allowOverlap="1" wp14:anchorId="214929EC" wp14:editId="0ED9FF0E">
                <wp:simplePos x="0" y="0"/>
                <wp:positionH relativeFrom="margin">
                  <wp:align>left</wp:align>
                </wp:positionH>
                <wp:positionV relativeFrom="paragraph">
                  <wp:posOffset>344038</wp:posOffset>
                </wp:positionV>
                <wp:extent cx="5391150" cy="7625751"/>
                <wp:effectExtent l="0" t="0" r="19050" b="13335"/>
                <wp:wrapNone/>
                <wp:docPr id="2089" name="テキスト ボックス 2089"/>
                <wp:cNvGraphicFramePr/>
                <a:graphic xmlns:a="http://schemas.openxmlformats.org/drawingml/2006/main">
                  <a:graphicData uri="http://schemas.microsoft.com/office/word/2010/wordprocessingShape">
                    <wps:wsp>
                      <wps:cNvSpPr txBox="1"/>
                      <wps:spPr>
                        <a:xfrm>
                          <a:off x="0" y="0"/>
                          <a:ext cx="5391150" cy="7625751"/>
                        </a:xfrm>
                        <a:prstGeom prst="rect">
                          <a:avLst/>
                        </a:prstGeom>
                        <a:solidFill>
                          <a:schemeClr val="lt1"/>
                        </a:solidFill>
                        <a:ln w="6350">
                          <a:solidFill>
                            <a:prstClr val="black"/>
                          </a:solidFill>
                        </a:ln>
                      </wps:spPr>
                      <wps:txbx>
                        <w:txbxContent>
                          <w:p w14:paraId="56F0957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66A2C07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Connection conn = </w:t>
                            </w:r>
                            <w:proofErr w:type="spellStart"/>
                            <w:r w:rsidRPr="006C41BD">
                              <w:rPr>
                                <w:rFonts w:ascii="Consolas" w:hAnsi="Consolas"/>
                              </w:rPr>
                              <w:t>DriverManager.getConnection</w:t>
                            </w:r>
                            <w:proofErr w:type="spellEnd"/>
                            <w:r w:rsidRPr="006C41BD">
                              <w:rPr>
                                <w:rFonts w:ascii="Consolas" w:hAnsi="Consolas"/>
                              </w:rPr>
                              <w:t>(</w:t>
                            </w:r>
                          </w:p>
                          <w:p w14:paraId="0CBF2F1D" w14:textId="0BB73634"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jdbc:mysql</w:t>
                            </w:r>
                            <w:proofErr w:type="spellEnd"/>
                            <w:r w:rsidRPr="006C41BD">
                              <w:rPr>
                                <w:rFonts w:ascii="Consolas" w:hAnsi="Consolas"/>
                              </w:rPr>
                              <w:t>://172.16.64.1/</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takataroyoukota</w:t>
                            </w:r>
                            <w:proofErr w:type="spellEnd"/>
                            <w:r w:rsidRPr="006C41BD">
                              <w:rPr>
                                <w:rFonts w:ascii="Consolas" w:hAnsi="Consolas"/>
                              </w:rPr>
                              <w:t>");</w:t>
                            </w:r>
                          </w:p>
                          <w:p w14:paraId="1D7F2BC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32BE31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PreparedStatement</w:t>
                            </w:r>
                            <w:proofErr w:type="spellEnd"/>
                            <w:r w:rsidRPr="006C41BD">
                              <w:rPr>
                                <w:rFonts w:ascii="Consolas" w:hAnsi="Consolas"/>
                              </w:rPr>
                              <w:t xml:space="preserve"> </w:t>
                            </w:r>
                            <w:proofErr w:type="spellStart"/>
                            <w:r w:rsidRPr="006C41BD">
                              <w:rPr>
                                <w:rFonts w:ascii="Consolas" w:hAnsi="Consolas"/>
                              </w:rPr>
                              <w:t>pstmt</w:t>
                            </w:r>
                            <w:proofErr w:type="spellEnd"/>
                            <w:r w:rsidRPr="006C41BD">
                              <w:rPr>
                                <w:rFonts w:ascii="Consolas" w:hAnsi="Consolas"/>
                              </w:rPr>
                              <w:t xml:space="preserve"> = </w:t>
                            </w:r>
                            <w:proofErr w:type="spellStart"/>
                            <w:r w:rsidRPr="006C41BD">
                              <w:rPr>
                                <w:rFonts w:ascii="Consolas" w:hAnsi="Consolas"/>
                              </w:rPr>
                              <w:t>conn.prepareStatement</w:t>
                            </w:r>
                            <w:proofErr w:type="spellEnd"/>
                            <w:r w:rsidRPr="006C41BD">
                              <w:rPr>
                                <w:rFonts w:ascii="Consolas" w:hAnsi="Consolas"/>
                              </w:rPr>
                              <w:t>(</w:t>
                            </w:r>
                          </w:p>
                          <w:p w14:paraId="45886EA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student ");</w:t>
                            </w:r>
                          </w:p>
                          <w:p w14:paraId="1E09712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6B45D9E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ResultSet</w:t>
                            </w:r>
                            <w:proofErr w:type="spellEnd"/>
                            <w:r w:rsidRPr="006C41BD">
                              <w:rPr>
                                <w:rFonts w:ascii="Consolas" w:hAnsi="Consolas"/>
                              </w:rPr>
                              <w:t xml:space="preserve"> </w:t>
                            </w:r>
                            <w:proofErr w:type="spellStart"/>
                            <w:r w:rsidRPr="006C41BD">
                              <w:rPr>
                                <w:rFonts w:ascii="Consolas" w:hAnsi="Consolas"/>
                              </w:rPr>
                              <w:t>rset</w:t>
                            </w:r>
                            <w:proofErr w:type="spellEnd"/>
                            <w:r w:rsidRPr="006C41BD">
                              <w:rPr>
                                <w:rFonts w:ascii="Consolas" w:hAnsi="Consolas"/>
                              </w:rPr>
                              <w:t xml:space="preserve"> = </w:t>
                            </w:r>
                            <w:proofErr w:type="spellStart"/>
                            <w:r w:rsidRPr="006C41BD">
                              <w:rPr>
                                <w:rFonts w:ascii="Consolas" w:hAnsi="Consolas"/>
                              </w:rPr>
                              <w:t>pstmt.executeQuery</w:t>
                            </w:r>
                            <w:proofErr w:type="spellEnd"/>
                            <w:r w:rsidRPr="006C41BD">
                              <w:rPr>
                                <w:rFonts w:ascii="Consolas" w:hAnsi="Consolas"/>
                              </w:rPr>
                              <w:t>();</w:t>
                            </w:r>
                          </w:p>
                          <w:p w14:paraId="71C44CE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ResultSet</w:t>
                            </w:r>
                            <w:proofErr w:type="spellEnd"/>
                            <w:r w:rsidRPr="006C41BD">
                              <w:rPr>
                                <w:rFonts w:ascii="Consolas" w:hAnsi="Consolas"/>
                              </w:rPr>
                              <w:t>の参照</w:t>
                            </w:r>
                          </w:p>
                          <w:p w14:paraId="12C619C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w:t>
                            </w:r>
                            <w:proofErr w:type="spellStart"/>
                            <w:r w:rsidRPr="006C41BD">
                              <w:rPr>
                                <w:rFonts w:ascii="Consolas" w:hAnsi="Consolas"/>
                              </w:rPr>
                              <w:t>rset.next</w:t>
                            </w:r>
                            <w:proofErr w:type="spellEnd"/>
                            <w:r w:rsidRPr="006C41BD">
                              <w:rPr>
                                <w:rFonts w:ascii="Consolas" w:hAnsi="Consolas"/>
                              </w:rPr>
                              <w:t>()) {</w:t>
                            </w:r>
                          </w:p>
                          <w:p w14:paraId="54D87AA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 = new Data();</w:t>
                            </w:r>
                          </w:p>
                          <w:p w14:paraId="0FE646D1" w14:textId="77777777" w:rsidR="001D6546" w:rsidRPr="006C41BD" w:rsidRDefault="001D6546" w:rsidP="00386FF3">
                            <w:pPr>
                              <w:ind w:firstLineChars="0" w:firstLine="0"/>
                              <w:rPr>
                                <w:rFonts w:ascii="Consolas" w:hAnsi="Consolas"/>
                              </w:rPr>
                            </w:pPr>
                            <w:r>
                              <w:rPr>
                                <w:rFonts w:ascii="Consolas" w:hAnsi="Consolas"/>
                              </w:rPr>
                              <w:tab/>
                            </w:r>
                            <w:r w:rsidRPr="006C41BD">
                              <w:rPr>
                                <w:rFonts w:ascii="Consolas" w:hAnsi="Consolas"/>
                              </w:rPr>
                              <w:tab/>
                            </w:r>
                            <w:proofErr w:type="spellStart"/>
                            <w:r w:rsidRPr="006C41BD">
                              <w:rPr>
                                <w:rFonts w:ascii="Consolas" w:hAnsi="Consolas"/>
                              </w:rPr>
                              <w:t>list.setStudent_number</w:t>
                            </w:r>
                            <w:proofErr w:type="spellEnd"/>
                            <w:r w:rsidRPr="006C41BD">
                              <w:rPr>
                                <w:rFonts w:ascii="Consolas" w:hAnsi="Consolas"/>
                              </w:rPr>
                              <w: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student_number</w:t>
                            </w:r>
                            <w:proofErr w:type="spellEnd"/>
                            <w:r w:rsidRPr="006C41BD">
                              <w:rPr>
                                <w:rFonts w:ascii="Consolas" w:hAnsi="Consolas"/>
                              </w:rPr>
                              <w:t>"));</w:t>
                            </w:r>
                          </w:p>
                          <w:p w14:paraId="103773D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list.setNumber</w:t>
                            </w:r>
                            <w:proofErr w:type="spellEnd"/>
                            <w:r w:rsidRPr="006C41BD">
                              <w:rPr>
                                <w:rFonts w:ascii="Consolas" w:hAnsi="Consolas"/>
                              </w:rPr>
                              <w:t>(</w:t>
                            </w:r>
                            <w:proofErr w:type="spellStart"/>
                            <w:r w:rsidRPr="006C41BD">
                              <w:rPr>
                                <w:rFonts w:ascii="Consolas" w:hAnsi="Consolas"/>
                              </w:rPr>
                              <w:t>rset.getInt</w:t>
                            </w:r>
                            <w:proofErr w:type="spellEnd"/>
                            <w:r w:rsidRPr="006C41BD">
                              <w:rPr>
                                <w:rFonts w:ascii="Consolas" w:hAnsi="Consolas"/>
                              </w:rPr>
                              <w:t>("number"));</w:t>
                            </w:r>
                          </w:p>
                          <w:p w14:paraId="3A64475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list.setFirst</w:t>
                            </w:r>
                            <w:proofErr w:type="spellEnd"/>
                            <w:r w:rsidRPr="006C41BD">
                              <w:rPr>
                                <w:rFonts w:ascii="Consolas" w:hAnsi="Consolas"/>
                              </w:rPr>
                              <w: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first_name</w:t>
                            </w:r>
                            <w:proofErr w:type="spellEnd"/>
                            <w:r w:rsidRPr="006C41BD">
                              <w:rPr>
                                <w:rFonts w:ascii="Consolas" w:hAnsi="Consolas"/>
                              </w:rPr>
                              <w:t>"));</w:t>
                            </w:r>
                          </w:p>
                          <w:p w14:paraId="3410AF1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list.setLast</w:t>
                            </w:r>
                            <w:proofErr w:type="spellEnd"/>
                            <w:r w:rsidRPr="006C41BD">
                              <w:rPr>
                                <w:rFonts w:ascii="Consolas" w:hAnsi="Consolas"/>
                              </w:rPr>
                              <w: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last_name</w:t>
                            </w:r>
                            <w:proofErr w:type="spellEnd"/>
                            <w:r w:rsidRPr="006C41BD">
                              <w:rPr>
                                <w:rFonts w:ascii="Consolas" w:hAnsi="Consolas"/>
                              </w:rPr>
                              <w:t>"));</w:t>
                            </w:r>
                          </w:p>
                          <w:p w14:paraId="7F19D5D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lists.add</w:t>
                            </w:r>
                            <w:proofErr w:type="spellEnd"/>
                            <w:r w:rsidRPr="006C41BD">
                              <w:rPr>
                                <w:rFonts w:ascii="Consolas" w:hAnsi="Consolas"/>
                              </w:rPr>
                              <w:t>(list);</w:t>
                            </w:r>
                          </w:p>
                          <w:p w14:paraId="1D2D030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62D900D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3A035E1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rset.close</w:t>
                            </w:r>
                            <w:proofErr w:type="spellEnd"/>
                            <w:r w:rsidRPr="006C41BD">
                              <w:rPr>
                                <w:rFonts w:ascii="Consolas" w:hAnsi="Consolas"/>
                              </w:rPr>
                              <w:t>();</w:t>
                            </w:r>
                          </w:p>
                          <w:p w14:paraId="2E3DE54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pstmt.close</w:t>
                            </w:r>
                            <w:proofErr w:type="spellEnd"/>
                            <w:r w:rsidRPr="006C41BD">
                              <w:rPr>
                                <w:rFonts w:ascii="Consolas" w:hAnsi="Consolas"/>
                              </w:rPr>
                              <w:t>();</w:t>
                            </w:r>
                          </w:p>
                          <w:p w14:paraId="1791F33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conn.close</w:t>
                            </w:r>
                            <w:proofErr w:type="spellEnd"/>
                            <w:r w:rsidRPr="006C41BD">
                              <w:rPr>
                                <w:rFonts w:ascii="Consolas" w:hAnsi="Consolas"/>
                              </w:rPr>
                              <w:t>();</w:t>
                            </w:r>
                          </w:p>
                          <w:p w14:paraId="552B783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7FAEBE0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6DBCDE4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01A8D5A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w:t>
                            </w:r>
                          </w:p>
                          <w:p w14:paraId="45199C52" w14:textId="77777777" w:rsidR="001D6546" w:rsidRPr="006C41BD" w:rsidRDefault="001D6546" w:rsidP="00386FF3">
                            <w:pPr>
                              <w:ind w:firstLineChars="0" w:firstLine="0"/>
                              <w:rPr>
                                <w:rFonts w:ascii="Consolas" w:hAnsi="Consolas"/>
                              </w:rPr>
                            </w:pPr>
                            <w:r w:rsidRPr="006C41BD">
                              <w:rPr>
                                <w:rFonts w:ascii="Consolas" w:hAnsi="Consolas"/>
                              </w:rPr>
                              <w:tab/>
                              <w:t>}</w:t>
                            </w:r>
                          </w:p>
                          <w:p w14:paraId="028ECD29" w14:textId="77777777" w:rsidR="001D6546" w:rsidRPr="006C41BD" w:rsidRDefault="001D6546" w:rsidP="00386FF3">
                            <w:pPr>
                              <w:ind w:firstLineChars="0" w:firstLine="0"/>
                              <w:rPr>
                                <w:rFonts w:ascii="Consolas" w:hAnsi="Consolas"/>
                              </w:rPr>
                            </w:pPr>
                          </w:p>
                          <w:p w14:paraId="3B6154E4" w14:textId="77777777" w:rsidR="001D6546" w:rsidRPr="006C41BD" w:rsidRDefault="001D6546" w:rsidP="00386FF3">
                            <w:pPr>
                              <w:ind w:firstLineChars="0" w:firstLine="0"/>
                              <w:rPr>
                                <w:rFonts w:ascii="Consolas" w:hAnsi="Consolas"/>
                              </w:rPr>
                            </w:pPr>
                            <w:r w:rsidRPr="006C41BD">
                              <w:rPr>
                                <w:rFonts w:ascii="Consolas" w:hAnsi="Consolas"/>
                              </w:rPr>
                              <w:tab/>
                              <w:t xml:space="preserve">public List&lt;Data&gt; </w:t>
                            </w:r>
                            <w:proofErr w:type="spellStart"/>
                            <w:r w:rsidRPr="006C41BD">
                              <w:rPr>
                                <w:rFonts w:ascii="Consolas" w:hAnsi="Consolas"/>
                              </w:rPr>
                              <w:t>subjectinfosearch</w:t>
                            </w:r>
                            <w:proofErr w:type="spellEnd"/>
                            <w:r w:rsidRPr="006C41BD">
                              <w:rPr>
                                <w:rFonts w:ascii="Consolas" w:hAnsi="Consolas"/>
                              </w:rPr>
                              <w:t>() {</w:t>
                            </w:r>
                          </w:p>
                          <w:p w14:paraId="2002951C"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xml:space="preserve">List&lt;Data&gt; lists2 = new </w:t>
                            </w:r>
                            <w:proofErr w:type="spellStart"/>
                            <w:r w:rsidRPr="006C41BD">
                              <w:rPr>
                                <w:rFonts w:ascii="Consolas" w:hAnsi="Consolas"/>
                              </w:rPr>
                              <w:t>ArrayList</w:t>
                            </w:r>
                            <w:proofErr w:type="spellEnd"/>
                            <w:r w:rsidRPr="006C41BD">
                              <w:rPr>
                                <w:rFonts w:ascii="Consolas" w:hAnsi="Consolas"/>
                              </w:rPr>
                              <w:t>&lt;Data&gt;();</w:t>
                            </w:r>
                          </w:p>
                          <w:p w14:paraId="1E1F1B5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2A683C4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7BDD7D0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Class.forName</w:t>
                            </w:r>
                            <w:proofErr w:type="spellEnd"/>
                            <w:r w:rsidRPr="006C41BD">
                              <w:rPr>
                                <w:rFonts w:ascii="Consolas" w:hAnsi="Consolas"/>
                              </w:rPr>
                              <w:t>("</w:t>
                            </w:r>
                            <w:proofErr w:type="spellStart"/>
                            <w:r w:rsidRPr="006C41BD">
                              <w:rPr>
                                <w:rFonts w:ascii="Consolas" w:hAnsi="Consolas"/>
                              </w:rPr>
                              <w:t>com.mysql.cj.jdbc.Driver</w:t>
                            </w:r>
                            <w:proofErr w:type="spellEnd"/>
                            <w:r w:rsidRPr="006C41BD">
                              <w:rPr>
                                <w:rFonts w:ascii="Consolas" w:hAnsi="Consolas"/>
                              </w:rPr>
                              <w:t>");</w:t>
                            </w:r>
                          </w:p>
                          <w:p w14:paraId="7B1284C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107DB81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Connection conn = </w:t>
                            </w:r>
                            <w:proofErr w:type="spellStart"/>
                            <w:r w:rsidRPr="006C41BD">
                              <w:rPr>
                                <w:rFonts w:ascii="Consolas" w:hAnsi="Consolas"/>
                              </w:rPr>
                              <w:t>DriverManager.getConnection</w:t>
                            </w:r>
                            <w:proofErr w:type="spellEnd"/>
                            <w:r w:rsidRPr="006C41BD">
                              <w:rPr>
                                <w:rFonts w:ascii="Consolas" w:hAnsi="Consolas"/>
                              </w:rPr>
                              <w:t>(</w:t>
                            </w:r>
                          </w:p>
                          <w:p w14:paraId="420B26F0" w14:textId="386A4596"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jdbc:mysql</w:t>
                            </w:r>
                            <w:proofErr w:type="spellEnd"/>
                            <w:r w:rsidRPr="006C41BD">
                              <w:rPr>
                                <w:rFonts w:ascii="Consolas" w:hAnsi="Consolas"/>
                              </w:rPr>
                              <w:t>://172.16.64.1/</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takataroyoukota</w:t>
                            </w:r>
                            <w:proofErr w:type="spellEnd"/>
                            <w:r w:rsidRPr="006C41BD">
                              <w:rPr>
                                <w:rFonts w:ascii="Consolas" w:hAnsi="Consolas"/>
                              </w:rPr>
                              <w:t>");</w:t>
                            </w:r>
                          </w:p>
                          <w:p w14:paraId="40E198F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29B5CBB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PreparedStatement</w:t>
                            </w:r>
                            <w:proofErr w:type="spellEnd"/>
                            <w:r w:rsidRPr="006C41BD">
                              <w:rPr>
                                <w:rFonts w:ascii="Consolas" w:hAnsi="Consolas"/>
                              </w:rPr>
                              <w:t xml:space="preserve"> </w:t>
                            </w:r>
                            <w:proofErr w:type="spellStart"/>
                            <w:r w:rsidRPr="006C41BD">
                              <w:rPr>
                                <w:rFonts w:ascii="Consolas" w:hAnsi="Consolas"/>
                              </w:rPr>
                              <w:t>pstmt</w:t>
                            </w:r>
                            <w:proofErr w:type="spellEnd"/>
                            <w:r w:rsidRPr="006C41BD">
                              <w:rPr>
                                <w:rFonts w:ascii="Consolas" w:hAnsi="Consolas"/>
                              </w:rPr>
                              <w:t xml:space="preserve"> = </w:t>
                            </w:r>
                            <w:proofErr w:type="spellStart"/>
                            <w:r w:rsidRPr="006C41BD">
                              <w:rPr>
                                <w:rFonts w:ascii="Consolas" w:hAnsi="Consolas"/>
                              </w:rPr>
                              <w:t>conn.prepareStatement</w:t>
                            </w:r>
                            <w:proofErr w:type="spellEnd"/>
                            <w:r w:rsidRPr="006C41BD">
                              <w:rPr>
                                <w:rFonts w:ascii="Consolas" w:hAnsi="Consolas"/>
                              </w:rPr>
                              <w:t>(</w:t>
                            </w:r>
                          </w:p>
                          <w:p w14:paraId="3E54133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 xml:space="preserve">"SELECT * FROM timetable INNER JOIN syllabus ON </w:t>
                            </w:r>
                            <w:proofErr w:type="spellStart"/>
                            <w:r w:rsidRPr="006C41BD">
                              <w:rPr>
                                <w:rFonts w:ascii="Consolas" w:hAnsi="Consolas"/>
                              </w:rPr>
                              <w:t>timetable.subject_id</w:t>
                            </w:r>
                            <w:proofErr w:type="spellEnd"/>
                            <w:r w:rsidRPr="006C41BD">
                              <w:rPr>
                                <w:rFonts w:ascii="Consolas" w:hAnsi="Consolas"/>
                              </w:rPr>
                              <w:t xml:space="preserve"> = </w:t>
                            </w:r>
                            <w:proofErr w:type="spellStart"/>
                            <w:r w:rsidRPr="006C41BD">
                              <w:rPr>
                                <w:rFonts w:ascii="Consolas" w:hAnsi="Consolas"/>
                              </w:rPr>
                              <w:t>syllabus.subject_id</w:t>
                            </w:r>
                            <w:proofErr w:type="spellEnd"/>
                            <w:r w:rsidRPr="006C41BD">
                              <w:rPr>
                                <w:rFonts w:ascii="Consolas" w:hAnsi="Consolas"/>
                              </w:rPr>
                              <w:t xml:space="preserve"> WHERE time = '2024-01-02'");</w:t>
                            </w:r>
                          </w:p>
                          <w:p w14:paraId="3A726E50" w14:textId="77777777" w:rsidR="001D6546" w:rsidRPr="006C41BD" w:rsidRDefault="001D6546" w:rsidP="00386FF3">
                            <w:pPr>
                              <w:ind w:firstLineChars="0" w:firstLine="0"/>
                              <w:rPr>
                                <w:rFonts w:ascii="Consolas" w:hAnsi="Consolas"/>
                              </w:rPr>
                            </w:pPr>
                          </w:p>
                          <w:p w14:paraId="52FECF8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146C271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ResultSet</w:t>
                            </w:r>
                            <w:proofErr w:type="spellEnd"/>
                            <w:r w:rsidRPr="006C41BD">
                              <w:rPr>
                                <w:rFonts w:ascii="Consolas" w:hAnsi="Consolas"/>
                              </w:rPr>
                              <w:t xml:space="preserve"> </w:t>
                            </w:r>
                            <w:proofErr w:type="spellStart"/>
                            <w:r w:rsidRPr="006C41BD">
                              <w:rPr>
                                <w:rFonts w:ascii="Consolas" w:hAnsi="Consolas"/>
                              </w:rPr>
                              <w:t>rset</w:t>
                            </w:r>
                            <w:proofErr w:type="spellEnd"/>
                            <w:r w:rsidRPr="006C41BD">
                              <w:rPr>
                                <w:rFonts w:ascii="Consolas" w:hAnsi="Consolas"/>
                              </w:rPr>
                              <w:t xml:space="preserve"> = </w:t>
                            </w:r>
                            <w:proofErr w:type="spellStart"/>
                            <w:r w:rsidRPr="006C41BD">
                              <w:rPr>
                                <w:rFonts w:ascii="Consolas" w:hAnsi="Consolas"/>
                              </w:rPr>
                              <w:t>pstmt.executeQuery</w:t>
                            </w:r>
                            <w:proofErr w:type="spellEnd"/>
                            <w:r w:rsidRPr="006C41BD">
                              <w:rPr>
                                <w:rFonts w:ascii="Consolas" w:hAnsi="Consolas"/>
                              </w:rPr>
                              <w:t>();</w:t>
                            </w:r>
                          </w:p>
                          <w:p w14:paraId="1423736C" w14:textId="77777777" w:rsidR="001D6546" w:rsidRPr="006C41BD" w:rsidRDefault="001D6546" w:rsidP="00386FF3">
                            <w:pPr>
                              <w:ind w:firstLineChars="0" w:firstLine="0"/>
                              <w:rPr>
                                <w:rFonts w:ascii="Consolas" w:hAnsi="Consolas"/>
                              </w:rPr>
                            </w:pPr>
                          </w:p>
                          <w:p w14:paraId="2F0FAB3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ResultSet</w:t>
                            </w:r>
                            <w:proofErr w:type="spellEnd"/>
                            <w:r w:rsidRPr="006C41BD">
                              <w:rPr>
                                <w:rFonts w:ascii="Consolas" w:hAnsi="Consolas"/>
                              </w:rPr>
                              <w:t>の参照</w:t>
                            </w:r>
                          </w:p>
                          <w:p w14:paraId="0727FA3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w:t>
                            </w:r>
                            <w:proofErr w:type="spellStart"/>
                            <w:r w:rsidRPr="006C41BD">
                              <w:rPr>
                                <w:rFonts w:ascii="Consolas" w:hAnsi="Consolas"/>
                              </w:rPr>
                              <w:t>rset.next</w:t>
                            </w:r>
                            <w:proofErr w:type="spellEnd"/>
                            <w:r w:rsidRPr="006C41BD">
                              <w:rPr>
                                <w:rFonts w:ascii="Consolas" w:hAnsi="Consolas"/>
                              </w:rPr>
                              <w:t>()) {</w:t>
                            </w:r>
                          </w:p>
                          <w:p w14:paraId="23B6709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list2 = new Data();</w:t>
                            </w:r>
                          </w:p>
                          <w:p w14:paraId="290A003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list2.setSubject(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subject_name</w:t>
                            </w:r>
                            <w:proofErr w:type="spellEnd"/>
                            <w:r w:rsidRPr="006C41BD">
                              <w:rPr>
                                <w:rFonts w:ascii="Consolas" w:hAnsi="Consolas"/>
                              </w:rPr>
                              <w:t>"));</w:t>
                            </w:r>
                          </w:p>
                          <w:p w14:paraId="7FB6E9A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lists2.add(list2);</w:t>
                            </w:r>
                          </w:p>
                          <w:p w14:paraId="272EF4A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4F6B7E4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69D7858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rset.close</w:t>
                            </w:r>
                            <w:proofErr w:type="spellEnd"/>
                            <w:r w:rsidRPr="006C41BD">
                              <w:rPr>
                                <w:rFonts w:ascii="Consolas" w:hAnsi="Consolas"/>
                              </w:rPr>
                              <w:t>();</w:t>
                            </w:r>
                          </w:p>
                          <w:p w14:paraId="0C2AD7A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pstmt.close</w:t>
                            </w:r>
                            <w:proofErr w:type="spellEnd"/>
                            <w:r w:rsidRPr="006C41BD">
                              <w:rPr>
                                <w:rFonts w:ascii="Consolas" w:hAnsi="Consolas"/>
                              </w:rPr>
                              <w:t>();</w:t>
                            </w:r>
                          </w:p>
                          <w:p w14:paraId="629EDC7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conn.close</w:t>
                            </w:r>
                            <w:proofErr w:type="spellEnd"/>
                            <w:r w:rsidRPr="006C41BD">
                              <w:rPr>
                                <w:rFonts w:ascii="Consolas" w:hAnsi="Consolas"/>
                              </w:rPr>
                              <w:t>();</w:t>
                            </w:r>
                          </w:p>
                          <w:p w14:paraId="037C4B5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52635CD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48EC7C5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336AFB3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lists2;</w:t>
                            </w:r>
                          </w:p>
                          <w:p w14:paraId="2A3405C9" w14:textId="77777777" w:rsidR="001D6546" w:rsidRPr="006C41BD" w:rsidRDefault="001D6546" w:rsidP="00386FF3">
                            <w:pPr>
                              <w:ind w:firstLineChars="0" w:firstLine="0"/>
                              <w:rPr>
                                <w:rFonts w:ascii="Consolas" w:hAnsi="Consolas"/>
                              </w:rPr>
                            </w:pPr>
                          </w:p>
                          <w:p w14:paraId="28CEA838" w14:textId="77777777" w:rsidR="001D6546" w:rsidRPr="006C41BD" w:rsidRDefault="001D6546" w:rsidP="00386FF3">
                            <w:pPr>
                              <w:ind w:firstLineChars="0" w:firstLine="0"/>
                              <w:rPr>
                                <w:rFonts w:ascii="Consolas" w:hAnsi="Consolas"/>
                              </w:rPr>
                            </w:pPr>
                            <w:r w:rsidRPr="006C41BD">
                              <w:rPr>
                                <w:rFonts w:ascii="Consolas" w:hAnsi="Consolas"/>
                              </w:rPr>
                              <w:tab/>
                              <w:t>}</w:t>
                            </w:r>
                          </w:p>
                          <w:p w14:paraId="1B1828AA" w14:textId="77777777" w:rsidR="001D6546" w:rsidRPr="006C41BD" w:rsidRDefault="001D6546" w:rsidP="00386FF3">
                            <w:pPr>
                              <w:ind w:firstLineChars="0" w:firstLine="0"/>
                              <w:rPr>
                                <w:rFonts w:ascii="Consolas" w:hAnsi="Consolas"/>
                              </w:rPr>
                            </w:pPr>
                          </w:p>
                          <w:p w14:paraId="08DCBDB4" w14:textId="77777777" w:rsidR="001D6546" w:rsidRPr="006C41BD" w:rsidRDefault="001D6546" w:rsidP="00386FF3">
                            <w:pPr>
                              <w:ind w:firstLineChars="0" w:firstLine="0"/>
                              <w:rPr>
                                <w:rFonts w:ascii="Consolas" w:hAnsi="Consolas"/>
                              </w:rPr>
                            </w:pPr>
                          </w:p>
                          <w:p w14:paraId="176661DC" w14:textId="77777777" w:rsidR="001D6546" w:rsidRPr="00493067" w:rsidRDefault="001D6546" w:rsidP="00386FF3">
                            <w:pPr>
                              <w:ind w:firstLineChars="0" w:firstLine="0"/>
                              <w:rPr>
                                <w:rFonts w:ascii="Consolas" w:hAnsi="Consolas"/>
                              </w:rPr>
                            </w:pPr>
                            <w:r w:rsidRPr="006C41BD">
                              <w:rPr>
                                <w:rFonts w:ascii="Consolas" w:hAnsi="Consolas"/>
                              </w:rPr>
                              <w:t>}</w:t>
                            </w:r>
                            <w:r w:rsidRPr="00493067">
                              <w:rPr>
                                <w:rFonts w:ascii="Consolas" w:hAnsi="Consolas"/>
                              </w:rPr>
                              <w:t>}</w:t>
                            </w:r>
                          </w:p>
                          <w:p w14:paraId="4DC4E2A1" w14:textId="77777777" w:rsidR="001D6546" w:rsidRPr="00493067" w:rsidRDefault="001D6546" w:rsidP="00386FF3">
                            <w:pPr>
                              <w:ind w:firstLine="188"/>
                              <w:rPr>
                                <w:rFonts w:ascii="Consolas" w:hAnsi="Consolas"/>
                              </w:rPr>
                            </w:pPr>
                          </w:p>
                          <w:p w14:paraId="15370CB0" w14:textId="77777777" w:rsidR="001D6546" w:rsidRPr="00493067" w:rsidRDefault="001D6546" w:rsidP="00386FF3">
                            <w:pPr>
                              <w:ind w:firstLine="188"/>
                              <w:rPr>
                                <w:rFonts w:ascii="Consolas" w:hAnsi="Consolas"/>
                              </w:rPr>
                            </w:pPr>
                            <w:r w:rsidRPr="00493067">
                              <w:rPr>
                                <w:rFonts w:ascii="Consolas" w:hAnsi="Consolas"/>
                              </w:rPr>
                              <w:tab/>
                              <w:t>}</w:t>
                            </w:r>
                          </w:p>
                          <w:p w14:paraId="7BEE7960" w14:textId="77777777" w:rsidR="001D6546" w:rsidRPr="00493067" w:rsidRDefault="001D6546" w:rsidP="00386FF3">
                            <w:pPr>
                              <w:ind w:firstLine="188"/>
                              <w:rPr>
                                <w:rFonts w:ascii="Consolas" w:hAnsi="Consolas"/>
                              </w:rPr>
                            </w:pPr>
                          </w:p>
                          <w:p w14:paraId="06B355FC" w14:textId="77777777" w:rsidR="001D6546" w:rsidRPr="002330AA" w:rsidRDefault="001D6546" w:rsidP="00386FF3">
                            <w:pPr>
                              <w:ind w:firstLine="188"/>
                            </w:pPr>
                            <w:r w:rsidRPr="00493067">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29EC" id="テキスト ボックス 2089" o:spid="_x0000_s1111" type="#_x0000_t202" style="position:absolute;left:0;text-align:left;margin-left:0;margin-top:27.1pt;width:424.5pt;height:600.45pt;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" fillcolor="white [3201]" strokeweight=".5pt">
                <v:textbox>
                  <w:txbxContent>
                    <w:p w14:paraId="56F0957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66A2C07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Connection conn = DriverManager.getConnection(</w:t>
                      </w:r>
                    </w:p>
                    <w:p w14:paraId="0CBF2F1D" w14:textId="0BB73634"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"jdbc:mysql://172.16.64.1/iitacadm"</w:t>
                      </w:r>
                      <w:r>
                        <w:rPr>
                          <w:rFonts w:ascii="Consolas" w:hAnsi="Consolas"/>
                        </w:rPr>
                        <w:t>，</w:t>
                      </w:r>
                      <w:r w:rsidRPr="006C41BD">
                        <w:rPr>
                          <w:rFonts w:ascii="Consolas" w:hAnsi="Consolas"/>
                        </w:rPr>
                        <w:t xml:space="preserve"> "iitacadm"</w:t>
                      </w:r>
                      <w:r>
                        <w:rPr>
                          <w:rFonts w:ascii="Consolas" w:hAnsi="Consolas"/>
                        </w:rPr>
                        <w:t>，</w:t>
                      </w:r>
                      <w:r w:rsidRPr="006C41BD">
                        <w:rPr>
                          <w:rFonts w:ascii="Consolas" w:hAnsi="Consolas"/>
                        </w:rPr>
                        <w:t xml:space="preserve"> "takataroyoukota");</w:t>
                      </w:r>
                    </w:p>
                    <w:p w14:paraId="1D7F2BC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32BE31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PreparedStatement pstmt = conn.prepareStatement(</w:t>
                      </w:r>
                    </w:p>
                    <w:p w14:paraId="45886EA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student ");</w:t>
                      </w:r>
                    </w:p>
                    <w:p w14:paraId="1E09712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6B45D9E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 rset = pstmt.executeQuery();</w:t>
                      </w:r>
                    </w:p>
                    <w:p w14:paraId="71C44CE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w:t>
                      </w:r>
                      <w:r w:rsidRPr="006C41BD">
                        <w:rPr>
                          <w:rFonts w:ascii="Consolas" w:hAnsi="Consolas"/>
                        </w:rPr>
                        <w:t>の参照</w:t>
                      </w:r>
                    </w:p>
                    <w:p w14:paraId="12C619C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(rset.next()) {</w:t>
                      </w:r>
                    </w:p>
                    <w:p w14:paraId="54D87AA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 = new Data();</w:t>
                      </w:r>
                    </w:p>
                    <w:p w14:paraId="0FE646D1" w14:textId="77777777" w:rsidR="001D6546" w:rsidRPr="006C41BD" w:rsidRDefault="001D6546" w:rsidP="00386FF3">
                      <w:pPr>
                        <w:ind w:firstLineChars="0" w:firstLine="0"/>
                        <w:rPr>
                          <w:rFonts w:ascii="Consolas" w:hAnsi="Consolas"/>
                        </w:rPr>
                      </w:pPr>
                      <w:r>
                        <w:rPr>
                          <w:rFonts w:ascii="Consolas" w:hAnsi="Consolas"/>
                        </w:rPr>
                        <w:tab/>
                      </w:r>
                      <w:r w:rsidRPr="006C41BD">
                        <w:rPr>
                          <w:rFonts w:ascii="Consolas" w:hAnsi="Consolas"/>
                        </w:rPr>
                        <w:tab/>
                        <w:t>list.setStudent_number(rset.getString("student_number"));</w:t>
                      </w:r>
                    </w:p>
                    <w:p w14:paraId="103773D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list.setNumber(rset.getInt("number"));</w:t>
                      </w:r>
                    </w:p>
                    <w:p w14:paraId="3A64475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list.setFirst(rset.getString("first_name"));</w:t>
                      </w:r>
                    </w:p>
                    <w:p w14:paraId="3410AF1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list.setLast(rset.getString("last_name"));</w:t>
                      </w:r>
                    </w:p>
                    <w:p w14:paraId="7F19D5D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lists.add(list);</w:t>
                      </w:r>
                    </w:p>
                    <w:p w14:paraId="1D2D030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62D900DF"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3A035E1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rset.close();</w:t>
                      </w:r>
                    </w:p>
                    <w:p w14:paraId="2E3DE54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pstmt.close();</w:t>
                      </w:r>
                    </w:p>
                    <w:p w14:paraId="1791F33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conn.close();</w:t>
                      </w:r>
                    </w:p>
                    <w:p w14:paraId="552B783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7FAEBE0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e.printStackTrace();</w:t>
                      </w:r>
                    </w:p>
                    <w:p w14:paraId="6DBCDE4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01A8D5A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w:t>
                      </w:r>
                    </w:p>
                    <w:p w14:paraId="45199C52" w14:textId="77777777" w:rsidR="001D6546" w:rsidRPr="006C41BD" w:rsidRDefault="001D6546" w:rsidP="00386FF3">
                      <w:pPr>
                        <w:ind w:firstLineChars="0" w:firstLine="0"/>
                        <w:rPr>
                          <w:rFonts w:ascii="Consolas" w:hAnsi="Consolas"/>
                        </w:rPr>
                      </w:pPr>
                      <w:r w:rsidRPr="006C41BD">
                        <w:rPr>
                          <w:rFonts w:ascii="Consolas" w:hAnsi="Consolas"/>
                        </w:rPr>
                        <w:tab/>
                        <w:t>}</w:t>
                      </w:r>
                    </w:p>
                    <w:p w14:paraId="028ECD29" w14:textId="77777777" w:rsidR="001D6546" w:rsidRPr="006C41BD" w:rsidRDefault="001D6546" w:rsidP="00386FF3">
                      <w:pPr>
                        <w:ind w:firstLineChars="0" w:firstLine="0"/>
                        <w:rPr>
                          <w:rFonts w:ascii="Consolas" w:hAnsi="Consolas"/>
                        </w:rPr>
                      </w:pPr>
                    </w:p>
                    <w:p w14:paraId="3B6154E4" w14:textId="77777777" w:rsidR="001D6546" w:rsidRPr="006C41BD" w:rsidRDefault="001D6546" w:rsidP="00386FF3">
                      <w:pPr>
                        <w:ind w:firstLineChars="0" w:firstLine="0"/>
                        <w:rPr>
                          <w:rFonts w:ascii="Consolas" w:hAnsi="Consolas"/>
                        </w:rPr>
                      </w:pPr>
                      <w:r w:rsidRPr="006C41BD">
                        <w:rPr>
                          <w:rFonts w:ascii="Consolas" w:hAnsi="Consolas"/>
                        </w:rPr>
                        <w:tab/>
                        <w:t>public List&lt;Data&gt; subjectinfosearch() {</w:t>
                      </w:r>
                    </w:p>
                    <w:p w14:paraId="2002951C"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List&lt;Data&gt; lists2 = new ArrayList&lt;Data&gt;();</w:t>
                      </w:r>
                    </w:p>
                    <w:p w14:paraId="1E1F1B5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2A683C4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7BDD7D08"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Class.forName("com.mysql.cj.jdbc.Driver");</w:t>
                      </w:r>
                    </w:p>
                    <w:p w14:paraId="7B1284C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107DB81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Connection conn = DriverManager.getConnection(</w:t>
                      </w:r>
                    </w:p>
                    <w:p w14:paraId="420B26F0" w14:textId="386A4596"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"jdbc:mysql://172.16.64.1/iitacadm"</w:t>
                      </w:r>
                      <w:r>
                        <w:rPr>
                          <w:rFonts w:ascii="Consolas" w:hAnsi="Consolas"/>
                        </w:rPr>
                        <w:t>，</w:t>
                      </w:r>
                      <w:r w:rsidRPr="006C41BD">
                        <w:rPr>
                          <w:rFonts w:ascii="Consolas" w:hAnsi="Consolas"/>
                        </w:rPr>
                        <w:t xml:space="preserve"> "iitacadm"</w:t>
                      </w:r>
                      <w:r>
                        <w:rPr>
                          <w:rFonts w:ascii="Consolas" w:hAnsi="Consolas"/>
                        </w:rPr>
                        <w:t>，</w:t>
                      </w:r>
                      <w:r w:rsidRPr="006C41BD">
                        <w:rPr>
                          <w:rFonts w:ascii="Consolas" w:hAnsi="Consolas"/>
                        </w:rPr>
                        <w:t xml:space="preserve"> "takataroyoukota");</w:t>
                      </w:r>
                    </w:p>
                    <w:p w14:paraId="40E198F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29B5CBB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PreparedStatement pstmt = conn.prepareStatement(</w:t>
                      </w:r>
                    </w:p>
                    <w:p w14:paraId="3E54133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timetable INNER JOIN syllabus ON timetable.subject_id = syllabus.subject_id WHERE time = '2024-01-02'");</w:t>
                      </w:r>
                    </w:p>
                    <w:p w14:paraId="3A726E50" w14:textId="77777777" w:rsidR="001D6546" w:rsidRPr="006C41BD" w:rsidRDefault="001D6546" w:rsidP="00386FF3">
                      <w:pPr>
                        <w:ind w:firstLineChars="0" w:firstLine="0"/>
                        <w:rPr>
                          <w:rFonts w:ascii="Consolas" w:hAnsi="Consolas"/>
                        </w:rPr>
                      </w:pPr>
                    </w:p>
                    <w:p w14:paraId="52FECF8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146C271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 rset = pstmt.executeQuery();</w:t>
                      </w:r>
                    </w:p>
                    <w:p w14:paraId="1423736C" w14:textId="77777777" w:rsidR="001D6546" w:rsidRPr="006C41BD" w:rsidRDefault="001D6546" w:rsidP="00386FF3">
                      <w:pPr>
                        <w:ind w:firstLineChars="0" w:firstLine="0"/>
                        <w:rPr>
                          <w:rFonts w:ascii="Consolas" w:hAnsi="Consolas"/>
                        </w:rPr>
                      </w:pPr>
                    </w:p>
                    <w:p w14:paraId="2F0FAB3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w:t>
                      </w:r>
                      <w:r w:rsidRPr="006C41BD">
                        <w:rPr>
                          <w:rFonts w:ascii="Consolas" w:hAnsi="Consolas"/>
                        </w:rPr>
                        <w:t>の参照</w:t>
                      </w:r>
                    </w:p>
                    <w:p w14:paraId="0727FA3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(rset.next()) {</w:t>
                      </w:r>
                    </w:p>
                    <w:p w14:paraId="23B6709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list2 = new Data();</w:t>
                      </w:r>
                    </w:p>
                    <w:p w14:paraId="290A003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list2.setSubject(rset.getString("subject_name"));</w:t>
                      </w:r>
                    </w:p>
                    <w:p w14:paraId="7FB6E9A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lists2.add(list2);</w:t>
                      </w:r>
                    </w:p>
                    <w:p w14:paraId="272EF4A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4F6B7E4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69D7858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rset.close();</w:t>
                      </w:r>
                    </w:p>
                    <w:p w14:paraId="0C2AD7A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pstmt.close();</w:t>
                      </w:r>
                    </w:p>
                    <w:p w14:paraId="629EDC7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conn.close();</w:t>
                      </w:r>
                    </w:p>
                    <w:p w14:paraId="037C4B5A"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52635CD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e.printStackTrace();</w:t>
                      </w:r>
                    </w:p>
                    <w:p w14:paraId="48EC7C5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336AFB3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lists2;</w:t>
                      </w:r>
                    </w:p>
                    <w:p w14:paraId="2A3405C9" w14:textId="77777777" w:rsidR="001D6546" w:rsidRPr="006C41BD" w:rsidRDefault="001D6546" w:rsidP="00386FF3">
                      <w:pPr>
                        <w:ind w:firstLineChars="0" w:firstLine="0"/>
                        <w:rPr>
                          <w:rFonts w:ascii="Consolas" w:hAnsi="Consolas"/>
                        </w:rPr>
                      </w:pPr>
                    </w:p>
                    <w:p w14:paraId="28CEA838" w14:textId="77777777" w:rsidR="001D6546" w:rsidRPr="006C41BD" w:rsidRDefault="001D6546" w:rsidP="00386FF3">
                      <w:pPr>
                        <w:ind w:firstLineChars="0" w:firstLine="0"/>
                        <w:rPr>
                          <w:rFonts w:ascii="Consolas" w:hAnsi="Consolas"/>
                        </w:rPr>
                      </w:pPr>
                      <w:r w:rsidRPr="006C41BD">
                        <w:rPr>
                          <w:rFonts w:ascii="Consolas" w:hAnsi="Consolas"/>
                        </w:rPr>
                        <w:tab/>
                        <w:t>}</w:t>
                      </w:r>
                    </w:p>
                    <w:p w14:paraId="1B1828AA" w14:textId="77777777" w:rsidR="001D6546" w:rsidRPr="006C41BD" w:rsidRDefault="001D6546" w:rsidP="00386FF3">
                      <w:pPr>
                        <w:ind w:firstLineChars="0" w:firstLine="0"/>
                        <w:rPr>
                          <w:rFonts w:ascii="Consolas" w:hAnsi="Consolas"/>
                        </w:rPr>
                      </w:pPr>
                    </w:p>
                    <w:p w14:paraId="08DCBDB4" w14:textId="77777777" w:rsidR="001D6546" w:rsidRPr="006C41BD" w:rsidRDefault="001D6546" w:rsidP="00386FF3">
                      <w:pPr>
                        <w:ind w:firstLineChars="0" w:firstLine="0"/>
                        <w:rPr>
                          <w:rFonts w:ascii="Consolas" w:hAnsi="Consolas"/>
                        </w:rPr>
                      </w:pPr>
                    </w:p>
                    <w:p w14:paraId="176661DC" w14:textId="77777777" w:rsidR="001D6546" w:rsidRPr="00493067" w:rsidRDefault="001D6546" w:rsidP="00386FF3">
                      <w:pPr>
                        <w:ind w:firstLineChars="0" w:firstLine="0"/>
                        <w:rPr>
                          <w:rFonts w:ascii="Consolas" w:hAnsi="Consolas"/>
                        </w:rPr>
                      </w:pPr>
                      <w:r w:rsidRPr="006C41BD">
                        <w:rPr>
                          <w:rFonts w:ascii="Consolas" w:hAnsi="Consolas"/>
                        </w:rPr>
                        <w:t>}</w:t>
                      </w:r>
                      <w:r w:rsidRPr="00493067">
                        <w:rPr>
                          <w:rFonts w:ascii="Consolas" w:hAnsi="Consolas"/>
                        </w:rPr>
                        <w:t>}</w:t>
                      </w:r>
                    </w:p>
                    <w:p w14:paraId="4DC4E2A1" w14:textId="77777777" w:rsidR="001D6546" w:rsidRPr="00493067" w:rsidRDefault="001D6546" w:rsidP="00386FF3">
                      <w:pPr>
                        <w:ind w:firstLine="188"/>
                        <w:rPr>
                          <w:rFonts w:ascii="Consolas" w:hAnsi="Consolas"/>
                        </w:rPr>
                      </w:pPr>
                    </w:p>
                    <w:p w14:paraId="15370CB0" w14:textId="77777777" w:rsidR="001D6546" w:rsidRPr="00493067" w:rsidRDefault="001D6546" w:rsidP="00386FF3">
                      <w:pPr>
                        <w:ind w:firstLine="188"/>
                        <w:rPr>
                          <w:rFonts w:ascii="Consolas" w:hAnsi="Consolas"/>
                        </w:rPr>
                      </w:pPr>
                      <w:r w:rsidRPr="00493067">
                        <w:rPr>
                          <w:rFonts w:ascii="Consolas" w:hAnsi="Consolas"/>
                        </w:rPr>
                        <w:tab/>
                        <w:t>}</w:t>
                      </w:r>
                    </w:p>
                    <w:p w14:paraId="7BEE7960" w14:textId="77777777" w:rsidR="001D6546" w:rsidRPr="00493067" w:rsidRDefault="001D6546" w:rsidP="00386FF3">
                      <w:pPr>
                        <w:ind w:firstLine="188"/>
                        <w:rPr>
                          <w:rFonts w:ascii="Consolas" w:hAnsi="Consolas"/>
                        </w:rPr>
                      </w:pPr>
                    </w:p>
                    <w:p w14:paraId="06B355FC" w14:textId="77777777" w:rsidR="001D6546" w:rsidRPr="002330AA" w:rsidRDefault="001D6546" w:rsidP="00386FF3">
                      <w:pPr>
                        <w:ind w:firstLine="188"/>
                      </w:pPr>
                      <w:r w:rsidRPr="00493067">
                        <w:rPr>
                          <w:rFonts w:ascii="Consolas" w:hAnsi="Consolas"/>
                        </w:rPr>
                        <w:t>}</w:t>
                      </w:r>
                    </w:p>
                  </w:txbxContent>
                </v:textbox>
                <w10:wrap anchorx="margin"/>
              </v:shape>
            </w:pict>
          </mc:Fallback>
        </mc:AlternateContent>
      </w:r>
    </w:p>
    <w:p w14:paraId="30D3B1A9" w14:textId="77777777" w:rsidR="00386FF3" w:rsidRDefault="00386FF3" w:rsidP="00386FF3">
      <w:pPr>
        <w:ind w:firstLine="188"/>
        <w:jc w:val="center"/>
      </w:pPr>
    </w:p>
    <w:p w14:paraId="4453687A" w14:textId="77777777" w:rsidR="00386FF3" w:rsidRDefault="00386FF3" w:rsidP="00386FF3">
      <w:pPr>
        <w:ind w:firstLine="188"/>
        <w:jc w:val="center"/>
      </w:pPr>
    </w:p>
    <w:p w14:paraId="4EDBE01E" w14:textId="77777777" w:rsidR="00386FF3" w:rsidRDefault="00386FF3" w:rsidP="00386FF3">
      <w:pPr>
        <w:ind w:firstLine="188"/>
        <w:jc w:val="center"/>
      </w:pPr>
    </w:p>
    <w:p w14:paraId="6431C9E5" w14:textId="77777777" w:rsidR="00386FF3" w:rsidRDefault="00386FF3" w:rsidP="00386FF3">
      <w:pPr>
        <w:ind w:firstLine="188"/>
        <w:jc w:val="center"/>
      </w:pPr>
    </w:p>
    <w:p w14:paraId="651B3EB7" w14:textId="77777777" w:rsidR="00386FF3" w:rsidRDefault="00386FF3" w:rsidP="00386FF3">
      <w:pPr>
        <w:ind w:firstLine="188"/>
        <w:jc w:val="center"/>
      </w:pPr>
    </w:p>
    <w:p w14:paraId="6141DB3A" w14:textId="77777777" w:rsidR="00386FF3" w:rsidRDefault="00386FF3" w:rsidP="00386FF3">
      <w:pPr>
        <w:ind w:firstLine="188"/>
        <w:jc w:val="center"/>
      </w:pPr>
    </w:p>
    <w:p w14:paraId="36843DBA" w14:textId="77777777" w:rsidR="00386FF3" w:rsidRDefault="00386FF3" w:rsidP="00386FF3">
      <w:pPr>
        <w:ind w:firstLine="188"/>
        <w:jc w:val="center"/>
      </w:pPr>
    </w:p>
    <w:p w14:paraId="0A40D381" w14:textId="77777777" w:rsidR="00386FF3" w:rsidRDefault="00386FF3" w:rsidP="00386FF3">
      <w:pPr>
        <w:ind w:firstLine="188"/>
        <w:jc w:val="center"/>
      </w:pPr>
    </w:p>
    <w:p w14:paraId="73FEA18D" w14:textId="77777777" w:rsidR="00386FF3" w:rsidRDefault="00386FF3" w:rsidP="00386FF3">
      <w:pPr>
        <w:ind w:firstLine="188"/>
        <w:jc w:val="center"/>
      </w:pPr>
    </w:p>
    <w:p w14:paraId="0A888614" w14:textId="77777777" w:rsidR="00386FF3" w:rsidRDefault="00386FF3" w:rsidP="00386FF3">
      <w:pPr>
        <w:ind w:firstLine="188"/>
        <w:jc w:val="center"/>
      </w:pPr>
    </w:p>
    <w:p w14:paraId="328C5774" w14:textId="77777777" w:rsidR="00386FF3" w:rsidRDefault="00386FF3" w:rsidP="00386FF3">
      <w:pPr>
        <w:ind w:firstLine="188"/>
        <w:jc w:val="center"/>
      </w:pPr>
    </w:p>
    <w:p w14:paraId="4D03BABB" w14:textId="77777777" w:rsidR="00386FF3" w:rsidRDefault="00386FF3" w:rsidP="00386FF3">
      <w:pPr>
        <w:ind w:firstLine="188"/>
        <w:jc w:val="center"/>
      </w:pPr>
    </w:p>
    <w:p w14:paraId="231F7D9D" w14:textId="77777777" w:rsidR="00386FF3" w:rsidRDefault="00386FF3" w:rsidP="00386FF3">
      <w:pPr>
        <w:ind w:firstLine="188"/>
        <w:jc w:val="center"/>
      </w:pPr>
    </w:p>
    <w:p w14:paraId="0A22B62C" w14:textId="77777777" w:rsidR="00386FF3" w:rsidRDefault="00386FF3" w:rsidP="00386FF3">
      <w:pPr>
        <w:ind w:firstLine="188"/>
        <w:jc w:val="center"/>
      </w:pPr>
    </w:p>
    <w:p w14:paraId="70B36A0F" w14:textId="77777777" w:rsidR="00386FF3" w:rsidRDefault="00386FF3" w:rsidP="00386FF3">
      <w:pPr>
        <w:ind w:firstLine="188"/>
        <w:jc w:val="center"/>
      </w:pPr>
    </w:p>
    <w:p w14:paraId="2DF8A482" w14:textId="77777777" w:rsidR="00386FF3" w:rsidRDefault="00386FF3" w:rsidP="00386FF3">
      <w:pPr>
        <w:ind w:firstLine="188"/>
        <w:jc w:val="center"/>
      </w:pPr>
    </w:p>
    <w:p w14:paraId="36CBC7CC" w14:textId="77777777" w:rsidR="00386FF3" w:rsidRDefault="00386FF3" w:rsidP="00386FF3">
      <w:pPr>
        <w:ind w:firstLine="188"/>
        <w:jc w:val="center"/>
      </w:pPr>
    </w:p>
    <w:p w14:paraId="42BCBC45" w14:textId="77777777" w:rsidR="00386FF3" w:rsidRDefault="00386FF3" w:rsidP="00386FF3">
      <w:pPr>
        <w:ind w:firstLine="188"/>
        <w:jc w:val="center"/>
      </w:pPr>
    </w:p>
    <w:p w14:paraId="5D8F70C4" w14:textId="77777777" w:rsidR="00386FF3" w:rsidRDefault="00386FF3" w:rsidP="00386FF3">
      <w:pPr>
        <w:ind w:firstLine="188"/>
        <w:jc w:val="center"/>
      </w:pPr>
    </w:p>
    <w:p w14:paraId="62E5F6E7" w14:textId="77777777" w:rsidR="00386FF3" w:rsidRDefault="00386FF3" w:rsidP="00386FF3">
      <w:pPr>
        <w:ind w:firstLine="188"/>
        <w:jc w:val="center"/>
      </w:pPr>
    </w:p>
    <w:p w14:paraId="2B3DE4BF" w14:textId="77777777" w:rsidR="00386FF3" w:rsidRDefault="00386FF3" w:rsidP="00386FF3">
      <w:pPr>
        <w:ind w:firstLine="188"/>
        <w:jc w:val="center"/>
      </w:pPr>
    </w:p>
    <w:p w14:paraId="007D2B4A" w14:textId="77777777" w:rsidR="00386FF3" w:rsidRDefault="00386FF3" w:rsidP="00386FF3">
      <w:pPr>
        <w:ind w:firstLine="188"/>
        <w:jc w:val="center"/>
      </w:pPr>
    </w:p>
    <w:p w14:paraId="5CF25653" w14:textId="77777777" w:rsidR="00386FF3" w:rsidRDefault="00386FF3" w:rsidP="00386FF3">
      <w:pPr>
        <w:ind w:firstLine="188"/>
        <w:jc w:val="center"/>
      </w:pPr>
    </w:p>
    <w:p w14:paraId="57E6A0F1" w14:textId="77777777" w:rsidR="00386FF3" w:rsidRDefault="00386FF3" w:rsidP="00386FF3">
      <w:pPr>
        <w:ind w:firstLine="188"/>
        <w:jc w:val="center"/>
      </w:pPr>
      <w:r w:rsidRPr="006C41BD">
        <w:rPr>
          <w:rFonts w:hint="eastAsia"/>
          <w:noProof/>
          <w:u w:val="single"/>
        </w:rPr>
        <w:lastRenderedPageBreak/>
        <mc:AlternateContent>
          <mc:Choice Requires="wps">
            <w:drawing>
              <wp:anchor distT="0" distB="0" distL="114300" distR="114300" simplePos="0" relativeHeight="251809792" behindDoc="0" locked="0" layoutInCell="1" allowOverlap="1" wp14:anchorId="5C1A7807" wp14:editId="7E7B8A5E">
                <wp:simplePos x="0" y="0"/>
                <wp:positionH relativeFrom="margin">
                  <wp:align>left</wp:align>
                </wp:positionH>
                <wp:positionV relativeFrom="paragraph">
                  <wp:posOffset>344039</wp:posOffset>
                </wp:positionV>
                <wp:extent cx="5391150" cy="7979434"/>
                <wp:effectExtent l="0" t="0" r="19050" b="21590"/>
                <wp:wrapNone/>
                <wp:docPr id="2090" name="テキスト ボックス 2090"/>
                <wp:cNvGraphicFramePr/>
                <a:graphic xmlns:a="http://schemas.openxmlformats.org/drawingml/2006/main">
                  <a:graphicData uri="http://schemas.microsoft.com/office/word/2010/wordprocessingShape">
                    <wps:wsp>
                      <wps:cNvSpPr txBox="1"/>
                      <wps:spPr>
                        <a:xfrm>
                          <a:off x="0" y="0"/>
                          <a:ext cx="5391150" cy="7979434"/>
                        </a:xfrm>
                        <a:prstGeom prst="rect">
                          <a:avLst/>
                        </a:prstGeom>
                        <a:solidFill>
                          <a:schemeClr val="lt1"/>
                        </a:solidFill>
                        <a:ln w="6350">
                          <a:solidFill>
                            <a:prstClr val="black"/>
                          </a:solidFill>
                        </a:ln>
                      </wps:spPr>
                      <wps:txbx>
                        <w:txbxContent>
                          <w:p w14:paraId="0BE6C383" w14:textId="77777777" w:rsidR="001D6546" w:rsidRPr="006C41BD" w:rsidRDefault="001D6546" w:rsidP="00386FF3">
                            <w:pPr>
                              <w:ind w:left="840" w:firstLineChars="0" w:firstLine="840"/>
                              <w:rPr>
                                <w:rFonts w:ascii="Consolas" w:hAnsi="Consolas"/>
                              </w:rPr>
                            </w:pPr>
                            <w:r w:rsidRPr="006C41BD">
                              <w:rPr>
                                <w:rFonts w:ascii="Consolas" w:hAnsi="Consolas"/>
                              </w:rPr>
                              <w:t>} catch (Exception e) {</w:t>
                            </w:r>
                          </w:p>
                          <w:p w14:paraId="2EE7383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776404E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531CB58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w:t>
                            </w:r>
                          </w:p>
                          <w:p w14:paraId="0F6C20DC" w14:textId="77777777" w:rsidR="001D6546" w:rsidRPr="006C41BD" w:rsidRDefault="001D6546" w:rsidP="00386FF3">
                            <w:pPr>
                              <w:ind w:firstLineChars="0" w:firstLine="0"/>
                              <w:rPr>
                                <w:rFonts w:ascii="Consolas" w:hAnsi="Consolas"/>
                              </w:rPr>
                            </w:pPr>
                            <w:r w:rsidRPr="006C41BD">
                              <w:rPr>
                                <w:rFonts w:ascii="Consolas" w:hAnsi="Consolas"/>
                              </w:rPr>
                              <w:tab/>
                              <w:t>}</w:t>
                            </w:r>
                          </w:p>
                          <w:p w14:paraId="4235493A" w14:textId="77777777" w:rsidR="001D6546" w:rsidRPr="006C41BD" w:rsidRDefault="001D6546" w:rsidP="00386FF3">
                            <w:pPr>
                              <w:ind w:firstLineChars="0" w:firstLine="0"/>
                              <w:rPr>
                                <w:rFonts w:ascii="Consolas" w:hAnsi="Consolas"/>
                              </w:rPr>
                            </w:pPr>
                            <w:r w:rsidRPr="006C41BD">
                              <w:rPr>
                                <w:rFonts w:ascii="Consolas" w:hAnsi="Consolas"/>
                              </w:rPr>
                              <w:tab/>
                              <w:t xml:space="preserve">public List&lt;Data&gt; </w:t>
                            </w:r>
                            <w:proofErr w:type="spellStart"/>
                            <w:r w:rsidRPr="006C41BD">
                              <w:rPr>
                                <w:rFonts w:ascii="Consolas" w:hAnsi="Consolas"/>
                              </w:rPr>
                              <w:t>subjectinfosearch</w:t>
                            </w:r>
                            <w:proofErr w:type="spellEnd"/>
                            <w:r w:rsidRPr="006C41BD">
                              <w:rPr>
                                <w:rFonts w:ascii="Consolas" w:hAnsi="Consolas"/>
                              </w:rPr>
                              <w:t>() {</w:t>
                            </w:r>
                          </w:p>
                          <w:p w14:paraId="1146FD7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xml:space="preserve">List&lt;Data&gt; lists2 = new </w:t>
                            </w:r>
                            <w:proofErr w:type="spellStart"/>
                            <w:r w:rsidRPr="006C41BD">
                              <w:rPr>
                                <w:rFonts w:ascii="Consolas" w:hAnsi="Consolas"/>
                              </w:rPr>
                              <w:t>ArrayList</w:t>
                            </w:r>
                            <w:proofErr w:type="spellEnd"/>
                            <w:r w:rsidRPr="006C41BD">
                              <w:rPr>
                                <w:rFonts w:ascii="Consolas" w:hAnsi="Consolas"/>
                              </w:rPr>
                              <w:t>&lt;Data&gt;();</w:t>
                            </w:r>
                          </w:p>
                          <w:p w14:paraId="6B770F2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518C4EB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0EB4815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Class.forName</w:t>
                            </w:r>
                            <w:proofErr w:type="spellEnd"/>
                            <w:r w:rsidRPr="006C41BD">
                              <w:rPr>
                                <w:rFonts w:ascii="Consolas" w:hAnsi="Consolas"/>
                              </w:rPr>
                              <w:t>("</w:t>
                            </w:r>
                            <w:proofErr w:type="spellStart"/>
                            <w:r w:rsidRPr="006C41BD">
                              <w:rPr>
                                <w:rFonts w:ascii="Consolas" w:hAnsi="Consolas"/>
                              </w:rPr>
                              <w:t>com.mysql.cj.jdbc.Driver</w:t>
                            </w:r>
                            <w:proofErr w:type="spellEnd"/>
                            <w:r w:rsidRPr="006C41BD">
                              <w:rPr>
                                <w:rFonts w:ascii="Consolas" w:hAnsi="Consolas"/>
                              </w:rPr>
                              <w:t>");</w:t>
                            </w:r>
                          </w:p>
                          <w:p w14:paraId="3DD2F60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6134EA9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Connection conn = </w:t>
                            </w:r>
                            <w:proofErr w:type="spellStart"/>
                            <w:r w:rsidRPr="006C41BD">
                              <w:rPr>
                                <w:rFonts w:ascii="Consolas" w:hAnsi="Consolas"/>
                              </w:rPr>
                              <w:t>DriverManager.getConnection</w:t>
                            </w:r>
                            <w:proofErr w:type="spellEnd"/>
                            <w:r w:rsidRPr="006C41BD">
                              <w:rPr>
                                <w:rFonts w:ascii="Consolas" w:hAnsi="Consolas"/>
                              </w:rPr>
                              <w:t>(</w:t>
                            </w:r>
                          </w:p>
                          <w:p w14:paraId="46199035" w14:textId="4A3CADBA"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jdbc:mysql</w:t>
                            </w:r>
                            <w:proofErr w:type="spellEnd"/>
                            <w:r w:rsidRPr="006C41BD">
                              <w:rPr>
                                <w:rFonts w:ascii="Consolas" w:hAnsi="Consolas"/>
                              </w:rPr>
                              <w:t>://172.16.64.1/</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iitacadm</w:t>
                            </w:r>
                            <w:proofErr w:type="spellEnd"/>
                            <w:r w:rsidRPr="006C41BD">
                              <w:rPr>
                                <w:rFonts w:ascii="Consolas" w:hAnsi="Consolas"/>
                              </w:rPr>
                              <w:t>"</w:t>
                            </w:r>
                            <w:r>
                              <w:rPr>
                                <w:rFonts w:ascii="Consolas" w:hAnsi="Consolas"/>
                              </w:rPr>
                              <w:t>，</w:t>
                            </w:r>
                            <w:r w:rsidRPr="006C41BD">
                              <w:rPr>
                                <w:rFonts w:ascii="Consolas" w:hAnsi="Consolas"/>
                              </w:rPr>
                              <w:t xml:space="preserve"> "</w:t>
                            </w:r>
                            <w:proofErr w:type="spellStart"/>
                            <w:r w:rsidRPr="006C41BD">
                              <w:rPr>
                                <w:rFonts w:ascii="Consolas" w:hAnsi="Consolas"/>
                              </w:rPr>
                              <w:t>takataroyoukota</w:t>
                            </w:r>
                            <w:proofErr w:type="spellEnd"/>
                            <w:r w:rsidRPr="006C41BD">
                              <w:rPr>
                                <w:rFonts w:ascii="Consolas" w:hAnsi="Consolas"/>
                              </w:rPr>
                              <w:t>");</w:t>
                            </w:r>
                          </w:p>
                          <w:p w14:paraId="5DBE0EC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5F4ACE9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PreparedStatement</w:t>
                            </w:r>
                            <w:proofErr w:type="spellEnd"/>
                            <w:r w:rsidRPr="006C41BD">
                              <w:rPr>
                                <w:rFonts w:ascii="Consolas" w:hAnsi="Consolas"/>
                              </w:rPr>
                              <w:t xml:space="preserve"> </w:t>
                            </w:r>
                            <w:proofErr w:type="spellStart"/>
                            <w:r w:rsidRPr="006C41BD">
                              <w:rPr>
                                <w:rFonts w:ascii="Consolas" w:hAnsi="Consolas"/>
                              </w:rPr>
                              <w:t>pstmt</w:t>
                            </w:r>
                            <w:proofErr w:type="spellEnd"/>
                            <w:r w:rsidRPr="006C41BD">
                              <w:rPr>
                                <w:rFonts w:ascii="Consolas" w:hAnsi="Consolas"/>
                              </w:rPr>
                              <w:t xml:space="preserve"> = </w:t>
                            </w:r>
                            <w:proofErr w:type="spellStart"/>
                            <w:r w:rsidRPr="006C41BD">
                              <w:rPr>
                                <w:rFonts w:ascii="Consolas" w:hAnsi="Consolas"/>
                              </w:rPr>
                              <w:t>conn.prepareStatement</w:t>
                            </w:r>
                            <w:proofErr w:type="spellEnd"/>
                            <w:r w:rsidRPr="006C41BD">
                              <w:rPr>
                                <w:rFonts w:ascii="Consolas" w:hAnsi="Consolas"/>
                              </w:rPr>
                              <w:t>(</w:t>
                            </w:r>
                          </w:p>
                          <w:p w14:paraId="53E4B4A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 xml:space="preserve">"SELECT * FROM timetable INNER JOIN syllabus ON </w:t>
                            </w:r>
                            <w:proofErr w:type="spellStart"/>
                            <w:r w:rsidRPr="006C41BD">
                              <w:rPr>
                                <w:rFonts w:ascii="Consolas" w:hAnsi="Consolas"/>
                              </w:rPr>
                              <w:t>timetable.subject_id</w:t>
                            </w:r>
                            <w:proofErr w:type="spellEnd"/>
                            <w:r w:rsidRPr="006C41BD">
                              <w:rPr>
                                <w:rFonts w:ascii="Consolas" w:hAnsi="Consolas"/>
                              </w:rPr>
                              <w:t xml:space="preserve"> = </w:t>
                            </w:r>
                            <w:proofErr w:type="spellStart"/>
                            <w:r w:rsidRPr="006C41BD">
                              <w:rPr>
                                <w:rFonts w:ascii="Consolas" w:hAnsi="Consolas"/>
                              </w:rPr>
                              <w:t>syllabus.subject_id</w:t>
                            </w:r>
                            <w:proofErr w:type="spellEnd"/>
                            <w:r w:rsidRPr="006C41BD">
                              <w:rPr>
                                <w:rFonts w:ascii="Consolas" w:hAnsi="Consolas"/>
                              </w:rPr>
                              <w:t xml:space="preserve"> WHERE time = '2024-01-02'");</w:t>
                            </w:r>
                          </w:p>
                          <w:p w14:paraId="07F321D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15651C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ResultSet</w:t>
                            </w:r>
                            <w:proofErr w:type="spellEnd"/>
                            <w:r w:rsidRPr="006C41BD">
                              <w:rPr>
                                <w:rFonts w:ascii="Consolas" w:hAnsi="Consolas"/>
                              </w:rPr>
                              <w:t xml:space="preserve"> </w:t>
                            </w:r>
                            <w:proofErr w:type="spellStart"/>
                            <w:r w:rsidRPr="006C41BD">
                              <w:rPr>
                                <w:rFonts w:ascii="Consolas" w:hAnsi="Consolas"/>
                              </w:rPr>
                              <w:t>rset</w:t>
                            </w:r>
                            <w:proofErr w:type="spellEnd"/>
                            <w:r w:rsidRPr="006C41BD">
                              <w:rPr>
                                <w:rFonts w:ascii="Consolas" w:hAnsi="Consolas"/>
                              </w:rPr>
                              <w:t xml:space="preserve"> = </w:t>
                            </w:r>
                            <w:proofErr w:type="spellStart"/>
                            <w:r w:rsidRPr="006C41BD">
                              <w:rPr>
                                <w:rFonts w:ascii="Consolas" w:hAnsi="Consolas"/>
                              </w:rPr>
                              <w:t>pstmt.executeQuery</w:t>
                            </w:r>
                            <w:proofErr w:type="spellEnd"/>
                            <w:r w:rsidRPr="006C41BD">
                              <w:rPr>
                                <w:rFonts w:ascii="Consolas" w:hAnsi="Consolas"/>
                              </w:rPr>
                              <w:t>();</w:t>
                            </w:r>
                          </w:p>
                          <w:p w14:paraId="630DCD9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roofErr w:type="spellStart"/>
                            <w:r w:rsidRPr="006C41BD">
                              <w:rPr>
                                <w:rFonts w:ascii="Consolas" w:hAnsi="Consolas"/>
                              </w:rPr>
                              <w:t>ResultSet</w:t>
                            </w:r>
                            <w:proofErr w:type="spellEnd"/>
                            <w:r w:rsidRPr="006C41BD">
                              <w:rPr>
                                <w:rFonts w:ascii="Consolas" w:hAnsi="Consolas"/>
                              </w:rPr>
                              <w:t>の参照</w:t>
                            </w:r>
                          </w:p>
                          <w:p w14:paraId="2394144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w:t>
                            </w:r>
                            <w:proofErr w:type="spellStart"/>
                            <w:r w:rsidRPr="006C41BD">
                              <w:rPr>
                                <w:rFonts w:ascii="Consolas" w:hAnsi="Consolas"/>
                              </w:rPr>
                              <w:t>rset.next</w:t>
                            </w:r>
                            <w:proofErr w:type="spellEnd"/>
                            <w:r w:rsidRPr="006C41BD">
                              <w:rPr>
                                <w:rFonts w:ascii="Consolas" w:hAnsi="Consolas"/>
                              </w:rPr>
                              <w:t>()) {</w:t>
                            </w:r>
                          </w:p>
                          <w:p w14:paraId="02DA06F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list2 = new Data();</w:t>
                            </w:r>
                          </w:p>
                          <w:p w14:paraId="014AD7A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list2.setSubject(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subject_name</w:t>
                            </w:r>
                            <w:proofErr w:type="spellEnd"/>
                            <w:r w:rsidRPr="006C41BD">
                              <w:rPr>
                                <w:rFonts w:ascii="Consolas" w:hAnsi="Consolas"/>
                              </w:rPr>
                              <w:t>"));</w:t>
                            </w:r>
                          </w:p>
                          <w:p w14:paraId="2F40D16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lists2.add(list2);</w:t>
                            </w:r>
                          </w:p>
                          <w:p w14:paraId="64AF41A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32772C9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20F5F7B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rset.close</w:t>
                            </w:r>
                            <w:proofErr w:type="spellEnd"/>
                            <w:r w:rsidRPr="006C41BD">
                              <w:rPr>
                                <w:rFonts w:ascii="Consolas" w:hAnsi="Consolas"/>
                              </w:rPr>
                              <w:t>();</w:t>
                            </w:r>
                          </w:p>
                          <w:p w14:paraId="172C178C"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pstmt.close</w:t>
                            </w:r>
                            <w:proofErr w:type="spellEnd"/>
                            <w:r w:rsidRPr="006C41BD">
                              <w:rPr>
                                <w:rFonts w:ascii="Consolas" w:hAnsi="Consolas"/>
                              </w:rPr>
                              <w:t>();</w:t>
                            </w:r>
                          </w:p>
                          <w:p w14:paraId="11900BF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conn.close</w:t>
                            </w:r>
                            <w:proofErr w:type="spellEnd"/>
                            <w:r w:rsidRPr="006C41BD">
                              <w:rPr>
                                <w:rFonts w:ascii="Consolas" w:hAnsi="Consolas"/>
                              </w:rPr>
                              <w:t>();</w:t>
                            </w:r>
                          </w:p>
                          <w:p w14:paraId="5E27956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2F9AD99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6299916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386AF9D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lists2;</w:t>
                            </w:r>
                          </w:p>
                          <w:p w14:paraId="7AFEE758" w14:textId="77777777" w:rsidR="001D6546" w:rsidRPr="006C41BD" w:rsidRDefault="001D6546" w:rsidP="00386FF3">
                            <w:pPr>
                              <w:ind w:firstLineChars="0" w:firstLine="0"/>
                              <w:rPr>
                                <w:rFonts w:ascii="Consolas" w:hAnsi="Consolas"/>
                              </w:rPr>
                            </w:pPr>
                          </w:p>
                          <w:p w14:paraId="1FFE170D" w14:textId="77777777" w:rsidR="001D6546" w:rsidRPr="006C41BD" w:rsidRDefault="001D6546" w:rsidP="00386FF3">
                            <w:pPr>
                              <w:ind w:firstLineChars="0" w:firstLine="0"/>
                              <w:rPr>
                                <w:rFonts w:ascii="Consolas" w:hAnsi="Consolas"/>
                              </w:rPr>
                            </w:pPr>
                            <w:r w:rsidRPr="006C41BD">
                              <w:rPr>
                                <w:rFonts w:ascii="Consolas" w:hAnsi="Consolas"/>
                              </w:rPr>
                              <w:tab/>
                              <w:t>}</w:t>
                            </w:r>
                          </w:p>
                          <w:p w14:paraId="71C71FC4" w14:textId="77777777" w:rsidR="001D6546" w:rsidRPr="006C41BD" w:rsidRDefault="001D6546" w:rsidP="00386FF3">
                            <w:pPr>
                              <w:ind w:firstLineChars="0" w:firstLine="0"/>
                              <w:rPr>
                                <w:rFonts w:ascii="Consolas" w:hAnsi="Consolas"/>
                              </w:rPr>
                            </w:pPr>
                          </w:p>
                          <w:p w14:paraId="7F1A9E6E" w14:textId="77777777" w:rsidR="001D6546" w:rsidRPr="006C41BD" w:rsidRDefault="001D6546" w:rsidP="00386FF3">
                            <w:pPr>
                              <w:ind w:firstLineChars="0" w:firstLine="0"/>
                              <w:rPr>
                                <w:rFonts w:ascii="Consolas" w:hAnsi="Consolas"/>
                              </w:rPr>
                            </w:pPr>
                          </w:p>
                          <w:p w14:paraId="3B3CE875" w14:textId="77777777" w:rsidR="001D6546" w:rsidRPr="00493067" w:rsidRDefault="001D6546" w:rsidP="00386FF3">
                            <w:pPr>
                              <w:ind w:firstLineChars="0" w:firstLine="0"/>
                              <w:rPr>
                                <w:rFonts w:ascii="Consolas" w:hAnsi="Consolas"/>
                              </w:rPr>
                            </w:pPr>
                            <w:r w:rsidRPr="006C41BD">
                              <w:rPr>
                                <w:rFonts w:ascii="Consolas" w:hAnsi="Consolas"/>
                              </w:rPr>
                              <w:t>}</w:t>
                            </w:r>
                            <w:r w:rsidRPr="00493067">
                              <w:rPr>
                                <w:rFonts w:ascii="Consolas" w:hAnsi="Consolas"/>
                              </w:rPr>
                              <w:t>}</w:t>
                            </w:r>
                          </w:p>
                          <w:p w14:paraId="2AAEAC25" w14:textId="77777777" w:rsidR="001D6546" w:rsidRPr="00493067" w:rsidRDefault="001D6546" w:rsidP="00386FF3">
                            <w:pPr>
                              <w:ind w:firstLine="188"/>
                              <w:rPr>
                                <w:rFonts w:ascii="Consolas" w:hAnsi="Consolas"/>
                              </w:rPr>
                            </w:pPr>
                          </w:p>
                          <w:p w14:paraId="0A0EC08A" w14:textId="77777777" w:rsidR="001D6546" w:rsidRPr="00493067" w:rsidRDefault="001D6546" w:rsidP="00386FF3">
                            <w:pPr>
                              <w:ind w:firstLine="188"/>
                              <w:rPr>
                                <w:rFonts w:ascii="Consolas" w:hAnsi="Consolas"/>
                              </w:rPr>
                            </w:pPr>
                            <w:r w:rsidRPr="00493067">
                              <w:rPr>
                                <w:rFonts w:ascii="Consolas" w:hAnsi="Consolas"/>
                              </w:rPr>
                              <w:tab/>
                              <w:t>}</w:t>
                            </w:r>
                          </w:p>
                          <w:p w14:paraId="72FD3157" w14:textId="77777777" w:rsidR="001D6546" w:rsidRPr="00493067" w:rsidRDefault="001D6546" w:rsidP="00386FF3">
                            <w:pPr>
                              <w:ind w:firstLine="188"/>
                              <w:rPr>
                                <w:rFonts w:ascii="Consolas" w:hAnsi="Consolas"/>
                              </w:rPr>
                            </w:pPr>
                          </w:p>
                          <w:p w14:paraId="765AD42F" w14:textId="77777777" w:rsidR="001D6546" w:rsidRPr="002330AA" w:rsidRDefault="001D6546" w:rsidP="00386FF3">
                            <w:pPr>
                              <w:ind w:firstLine="188"/>
                            </w:pPr>
                            <w:r w:rsidRPr="00493067">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A7807" id="テキスト ボックス 2090" o:spid="_x0000_s1112" type="#_x0000_t202" style="position:absolute;left:0;text-align:left;margin-left:0;margin-top:27.1pt;width:424.5pt;height:628.3pt;z-index:251809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" fillcolor="white [3201]" strokeweight=".5pt">
                <v:textbox>
                  <w:txbxContent>
                    <w:p w14:paraId="0BE6C383" w14:textId="77777777" w:rsidR="001D6546" w:rsidRPr="006C41BD" w:rsidRDefault="001D6546" w:rsidP="00386FF3">
                      <w:pPr>
                        <w:ind w:left="840" w:firstLineChars="0" w:firstLine="840"/>
                        <w:rPr>
                          <w:rFonts w:ascii="Consolas" w:hAnsi="Consolas"/>
                        </w:rPr>
                      </w:pPr>
                      <w:r w:rsidRPr="006C41BD">
                        <w:rPr>
                          <w:rFonts w:ascii="Consolas" w:hAnsi="Consolas"/>
                        </w:rPr>
                        <w:t>} catch (Exception e) {</w:t>
                      </w:r>
                    </w:p>
                    <w:p w14:paraId="2EE7383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e.printStackTrace();</w:t>
                      </w:r>
                    </w:p>
                    <w:p w14:paraId="776404E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531CB58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w:t>
                      </w:r>
                    </w:p>
                    <w:p w14:paraId="0F6C20DC" w14:textId="77777777" w:rsidR="001D6546" w:rsidRPr="006C41BD" w:rsidRDefault="001D6546" w:rsidP="00386FF3">
                      <w:pPr>
                        <w:ind w:firstLineChars="0" w:firstLine="0"/>
                        <w:rPr>
                          <w:rFonts w:ascii="Consolas" w:hAnsi="Consolas"/>
                        </w:rPr>
                      </w:pPr>
                      <w:r w:rsidRPr="006C41BD">
                        <w:rPr>
                          <w:rFonts w:ascii="Consolas" w:hAnsi="Consolas"/>
                        </w:rPr>
                        <w:tab/>
                        <w:t>}</w:t>
                      </w:r>
                    </w:p>
                    <w:p w14:paraId="4235493A" w14:textId="77777777" w:rsidR="001D6546" w:rsidRPr="006C41BD" w:rsidRDefault="001D6546" w:rsidP="00386FF3">
                      <w:pPr>
                        <w:ind w:firstLineChars="0" w:firstLine="0"/>
                        <w:rPr>
                          <w:rFonts w:ascii="Consolas" w:hAnsi="Consolas"/>
                        </w:rPr>
                      </w:pPr>
                      <w:r w:rsidRPr="006C41BD">
                        <w:rPr>
                          <w:rFonts w:ascii="Consolas" w:hAnsi="Consolas"/>
                        </w:rPr>
                        <w:tab/>
                        <w:t>public List&lt;Data&gt; subjectinfosearch() {</w:t>
                      </w:r>
                    </w:p>
                    <w:p w14:paraId="1146FD7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List&lt;Data&gt; lists2 = new ArrayList&lt;Data&gt;();</w:t>
                      </w:r>
                    </w:p>
                    <w:p w14:paraId="6B770F2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try {</w:t>
                      </w:r>
                    </w:p>
                    <w:p w14:paraId="518C4EB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xml:space="preserve">// JDBC Driver </w:t>
                      </w:r>
                      <w:r w:rsidRPr="006C41BD">
                        <w:rPr>
                          <w:rFonts w:ascii="Consolas" w:hAnsi="Consolas"/>
                        </w:rPr>
                        <w:t>の登録</w:t>
                      </w:r>
                    </w:p>
                    <w:p w14:paraId="0EB4815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Class.forName("com.mysql.cj.jdbc.Driver");</w:t>
                      </w:r>
                    </w:p>
                    <w:p w14:paraId="3DD2F605"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Connection</w:t>
                      </w:r>
                      <w:r w:rsidRPr="006C41BD">
                        <w:rPr>
                          <w:rFonts w:ascii="Consolas" w:hAnsi="Consolas"/>
                        </w:rPr>
                        <w:t>の作成</w:t>
                      </w:r>
                    </w:p>
                    <w:p w14:paraId="6134EA9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Connection conn = DriverManager.getConnection(</w:t>
                      </w:r>
                    </w:p>
                    <w:p w14:paraId="46199035" w14:textId="4A3CADBA"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"jdbc:mysql://172.16.64.1/iitacadm"</w:t>
                      </w:r>
                      <w:r>
                        <w:rPr>
                          <w:rFonts w:ascii="Consolas" w:hAnsi="Consolas"/>
                        </w:rPr>
                        <w:t>，</w:t>
                      </w:r>
                      <w:r w:rsidRPr="006C41BD">
                        <w:rPr>
                          <w:rFonts w:ascii="Consolas" w:hAnsi="Consolas"/>
                        </w:rPr>
                        <w:t xml:space="preserve"> "iitacadm"</w:t>
                      </w:r>
                      <w:r>
                        <w:rPr>
                          <w:rFonts w:ascii="Consolas" w:hAnsi="Consolas"/>
                        </w:rPr>
                        <w:t>，</w:t>
                      </w:r>
                      <w:r w:rsidRPr="006C41BD">
                        <w:rPr>
                          <w:rFonts w:ascii="Consolas" w:hAnsi="Consolas"/>
                        </w:rPr>
                        <w:t xml:space="preserve"> "takataroyoukota");</w:t>
                      </w:r>
                    </w:p>
                    <w:p w14:paraId="5DBE0EC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 SQL</w:t>
                      </w:r>
                      <w:r w:rsidRPr="006C41BD">
                        <w:rPr>
                          <w:rFonts w:ascii="Consolas" w:hAnsi="Consolas"/>
                        </w:rPr>
                        <w:t>の準備</w:t>
                      </w:r>
                    </w:p>
                    <w:p w14:paraId="5F4ACE99"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PreparedStatement pstmt = conn.prepareStatement(</w:t>
                      </w:r>
                    </w:p>
                    <w:p w14:paraId="53E4B4A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"SELECT * FROM timetable INNER JOIN syllabus ON timetable.subject_id = syllabus.subject_id WHERE time = '2024-01-02'");</w:t>
                      </w:r>
                    </w:p>
                    <w:p w14:paraId="07F321D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セレクトの実行</w:t>
                      </w:r>
                    </w:p>
                    <w:p w14:paraId="15651CC7"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 rset = pstmt.executeQuery();</w:t>
                      </w:r>
                    </w:p>
                    <w:p w14:paraId="630DCD9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//ResultSet</w:t>
                      </w:r>
                      <w:r w:rsidRPr="006C41BD">
                        <w:rPr>
                          <w:rFonts w:ascii="Consolas" w:hAnsi="Consolas"/>
                        </w:rPr>
                        <w:t>の参照</w:t>
                      </w:r>
                    </w:p>
                    <w:p w14:paraId="2394144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while (rset.next()) {</w:t>
                      </w:r>
                    </w:p>
                    <w:p w14:paraId="02DA06FD"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Data list2 = new Data();</w:t>
                      </w:r>
                    </w:p>
                    <w:p w14:paraId="014AD7A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list2.setSubject(rset.getString("subject_name"));</w:t>
                      </w:r>
                    </w:p>
                    <w:p w14:paraId="2F40D16E"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r>
                      <w:r w:rsidRPr="006C41BD">
                        <w:rPr>
                          <w:rFonts w:ascii="Consolas" w:hAnsi="Consolas"/>
                        </w:rPr>
                        <w:tab/>
                        <w:t>lists2.add(list2);</w:t>
                      </w:r>
                    </w:p>
                    <w:p w14:paraId="64AF41AB"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p>
                    <w:p w14:paraId="32772C94"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w:t>
                      </w:r>
                      <w:r w:rsidRPr="006C41BD">
                        <w:rPr>
                          <w:rFonts w:ascii="Consolas" w:hAnsi="Consolas"/>
                        </w:rPr>
                        <w:t>各リソースの開放</w:t>
                      </w:r>
                    </w:p>
                    <w:p w14:paraId="20F5F7B1"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rset.close();</w:t>
                      </w:r>
                    </w:p>
                    <w:p w14:paraId="172C178C"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pstmt.close();</w:t>
                      </w:r>
                    </w:p>
                    <w:p w14:paraId="11900BF6"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conn.close();</w:t>
                      </w:r>
                    </w:p>
                    <w:p w14:paraId="5E27956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 catch (Exception e) {</w:t>
                      </w:r>
                    </w:p>
                    <w:p w14:paraId="2F9AD992"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r>
                      <w:r w:rsidRPr="006C41BD">
                        <w:rPr>
                          <w:rFonts w:ascii="Consolas" w:hAnsi="Consolas"/>
                        </w:rPr>
                        <w:tab/>
                        <w:t>e.printStackTrace();</w:t>
                      </w:r>
                    </w:p>
                    <w:p w14:paraId="62999160"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w:t>
                      </w:r>
                    </w:p>
                    <w:p w14:paraId="386AF9D3" w14:textId="77777777" w:rsidR="001D6546" w:rsidRPr="006C41BD" w:rsidRDefault="001D6546" w:rsidP="00386FF3">
                      <w:pPr>
                        <w:ind w:firstLineChars="0" w:firstLine="0"/>
                        <w:rPr>
                          <w:rFonts w:ascii="Consolas" w:hAnsi="Consolas"/>
                        </w:rPr>
                      </w:pPr>
                      <w:r w:rsidRPr="006C41BD">
                        <w:rPr>
                          <w:rFonts w:ascii="Consolas" w:hAnsi="Consolas"/>
                        </w:rPr>
                        <w:tab/>
                      </w:r>
                      <w:r w:rsidRPr="006C41BD">
                        <w:rPr>
                          <w:rFonts w:ascii="Consolas" w:hAnsi="Consolas"/>
                        </w:rPr>
                        <w:tab/>
                        <w:t>return lists2;</w:t>
                      </w:r>
                    </w:p>
                    <w:p w14:paraId="7AFEE758" w14:textId="77777777" w:rsidR="001D6546" w:rsidRPr="006C41BD" w:rsidRDefault="001D6546" w:rsidP="00386FF3">
                      <w:pPr>
                        <w:ind w:firstLineChars="0" w:firstLine="0"/>
                        <w:rPr>
                          <w:rFonts w:ascii="Consolas" w:hAnsi="Consolas"/>
                        </w:rPr>
                      </w:pPr>
                    </w:p>
                    <w:p w14:paraId="1FFE170D" w14:textId="77777777" w:rsidR="001D6546" w:rsidRPr="006C41BD" w:rsidRDefault="001D6546" w:rsidP="00386FF3">
                      <w:pPr>
                        <w:ind w:firstLineChars="0" w:firstLine="0"/>
                        <w:rPr>
                          <w:rFonts w:ascii="Consolas" w:hAnsi="Consolas"/>
                        </w:rPr>
                      </w:pPr>
                      <w:r w:rsidRPr="006C41BD">
                        <w:rPr>
                          <w:rFonts w:ascii="Consolas" w:hAnsi="Consolas"/>
                        </w:rPr>
                        <w:tab/>
                        <w:t>}</w:t>
                      </w:r>
                    </w:p>
                    <w:p w14:paraId="71C71FC4" w14:textId="77777777" w:rsidR="001D6546" w:rsidRPr="006C41BD" w:rsidRDefault="001D6546" w:rsidP="00386FF3">
                      <w:pPr>
                        <w:ind w:firstLineChars="0" w:firstLine="0"/>
                        <w:rPr>
                          <w:rFonts w:ascii="Consolas" w:hAnsi="Consolas"/>
                        </w:rPr>
                      </w:pPr>
                    </w:p>
                    <w:p w14:paraId="7F1A9E6E" w14:textId="77777777" w:rsidR="001D6546" w:rsidRPr="006C41BD" w:rsidRDefault="001D6546" w:rsidP="00386FF3">
                      <w:pPr>
                        <w:ind w:firstLineChars="0" w:firstLine="0"/>
                        <w:rPr>
                          <w:rFonts w:ascii="Consolas" w:hAnsi="Consolas"/>
                        </w:rPr>
                      </w:pPr>
                    </w:p>
                    <w:p w14:paraId="3B3CE875" w14:textId="77777777" w:rsidR="001D6546" w:rsidRPr="00493067" w:rsidRDefault="001D6546" w:rsidP="00386FF3">
                      <w:pPr>
                        <w:ind w:firstLineChars="0" w:firstLine="0"/>
                        <w:rPr>
                          <w:rFonts w:ascii="Consolas" w:hAnsi="Consolas"/>
                        </w:rPr>
                      </w:pPr>
                      <w:r w:rsidRPr="006C41BD">
                        <w:rPr>
                          <w:rFonts w:ascii="Consolas" w:hAnsi="Consolas"/>
                        </w:rPr>
                        <w:t>}</w:t>
                      </w:r>
                      <w:r w:rsidRPr="00493067">
                        <w:rPr>
                          <w:rFonts w:ascii="Consolas" w:hAnsi="Consolas"/>
                        </w:rPr>
                        <w:t>}</w:t>
                      </w:r>
                    </w:p>
                    <w:p w14:paraId="2AAEAC25" w14:textId="77777777" w:rsidR="001D6546" w:rsidRPr="00493067" w:rsidRDefault="001D6546" w:rsidP="00386FF3">
                      <w:pPr>
                        <w:ind w:firstLine="188"/>
                        <w:rPr>
                          <w:rFonts w:ascii="Consolas" w:hAnsi="Consolas"/>
                        </w:rPr>
                      </w:pPr>
                    </w:p>
                    <w:p w14:paraId="0A0EC08A" w14:textId="77777777" w:rsidR="001D6546" w:rsidRPr="00493067" w:rsidRDefault="001D6546" w:rsidP="00386FF3">
                      <w:pPr>
                        <w:ind w:firstLine="188"/>
                        <w:rPr>
                          <w:rFonts w:ascii="Consolas" w:hAnsi="Consolas"/>
                        </w:rPr>
                      </w:pPr>
                      <w:r w:rsidRPr="00493067">
                        <w:rPr>
                          <w:rFonts w:ascii="Consolas" w:hAnsi="Consolas"/>
                        </w:rPr>
                        <w:tab/>
                        <w:t>}</w:t>
                      </w:r>
                    </w:p>
                    <w:p w14:paraId="72FD3157" w14:textId="77777777" w:rsidR="001D6546" w:rsidRPr="00493067" w:rsidRDefault="001D6546" w:rsidP="00386FF3">
                      <w:pPr>
                        <w:ind w:firstLine="188"/>
                        <w:rPr>
                          <w:rFonts w:ascii="Consolas" w:hAnsi="Consolas"/>
                        </w:rPr>
                      </w:pPr>
                    </w:p>
                    <w:p w14:paraId="765AD42F" w14:textId="77777777" w:rsidR="001D6546" w:rsidRPr="002330AA" w:rsidRDefault="001D6546" w:rsidP="00386FF3">
                      <w:pPr>
                        <w:ind w:firstLine="188"/>
                      </w:pPr>
                      <w:r w:rsidRPr="00493067">
                        <w:rPr>
                          <w:rFonts w:ascii="Consolas" w:hAnsi="Consolas"/>
                        </w:rPr>
                        <w:t>}</w:t>
                      </w:r>
                    </w:p>
                  </w:txbxContent>
                </v:textbox>
                <w10:wrap anchorx="margin"/>
              </v:shape>
            </w:pict>
          </mc:Fallback>
        </mc:AlternateContent>
      </w:r>
    </w:p>
    <w:p w14:paraId="45B92D58" w14:textId="77777777" w:rsidR="00386FF3" w:rsidRPr="006C41BD" w:rsidRDefault="00386FF3" w:rsidP="00386FF3">
      <w:pPr>
        <w:ind w:firstLine="188"/>
        <w:jc w:val="center"/>
        <w:rPr>
          <w:u w:val="single"/>
        </w:rPr>
      </w:pPr>
    </w:p>
    <w:p w14:paraId="6C0D631B" w14:textId="77777777" w:rsidR="00386FF3" w:rsidRPr="006C41BD" w:rsidRDefault="00386FF3" w:rsidP="00386FF3">
      <w:pPr>
        <w:ind w:firstLineChars="0" w:firstLine="0"/>
        <w:rPr>
          <w:u w:val="single"/>
        </w:rPr>
      </w:pPr>
    </w:p>
    <w:p w14:paraId="589FF05A" w14:textId="77777777" w:rsidR="00386FF3" w:rsidRPr="006C41BD" w:rsidRDefault="00386FF3" w:rsidP="00386FF3">
      <w:pPr>
        <w:ind w:firstLine="188"/>
        <w:jc w:val="center"/>
        <w:rPr>
          <w:u w:val="single"/>
        </w:rPr>
      </w:pPr>
    </w:p>
    <w:p w14:paraId="0AD49C1E" w14:textId="77777777" w:rsidR="00386FF3" w:rsidRPr="006C41BD" w:rsidRDefault="00386FF3" w:rsidP="00386FF3">
      <w:pPr>
        <w:ind w:firstLine="188"/>
        <w:jc w:val="center"/>
        <w:rPr>
          <w:u w:val="single"/>
        </w:rPr>
      </w:pPr>
    </w:p>
    <w:p w14:paraId="1975E233" w14:textId="77777777" w:rsidR="00386FF3" w:rsidRPr="006C41BD" w:rsidRDefault="00386FF3" w:rsidP="00386FF3">
      <w:pPr>
        <w:ind w:firstLine="188"/>
        <w:jc w:val="center"/>
        <w:rPr>
          <w:u w:val="single"/>
        </w:rPr>
      </w:pPr>
    </w:p>
    <w:p w14:paraId="5A7373F3" w14:textId="77777777" w:rsidR="00386FF3" w:rsidRPr="006C41BD" w:rsidRDefault="00386FF3" w:rsidP="00386FF3">
      <w:pPr>
        <w:ind w:firstLine="188"/>
        <w:rPr>
          <w:u w:val="single"/>
        </w:rPr>
      </w:pPr>
    </w:p>
    <w:p w14:paraId="1A341EAD" w14:textId="77777777" w:rsidR="00386FF3" w:rsidRPr="006C41BD" w:rsidRDefault="00386FF3" w:rsidP="00386FF3">
      <w:pPr>
        <w:ind w:firstLine="188"/>
        <w:jc w:val="center"/>
        <w:rPr>
          <w:u w:val="single"/>
        </w:rPr>
      </w:pPr>
    </w:p>
    <w:p w14:paraId="5C898DD1" w14:textId="77777777" w:rsidR="00386FF3" w:rsidRPr="006C41BD" w:rsidRDefault="00386FF3" w:rsidP="00386FF3">
      <w:pPr>
        <w:ind w:firstLine="188"/>
        <w:jc w:val="center"/>
        <w:rPr>
          <w:u w:val="single"/>
        </w:rPr>
      </w:pPr>
    </w:p>
    <w:p w14:paraId="241262E5" w14:textId="77777777" w:rsidR="00386FF3" w:rsidRPr="006C41BD" w:rsidRDefault="00386FF3" w:rsidP="00386FF3">
      <w:pPr>
        <w:ind w:firstLine="188"/>
        <w:jc w:val="center"/>
        <w:rPr>
          <w:u w:val="single"/>
        </w:rPr>
      </w:pPr>
    </w:p>
    <w:p w14:paraId="7068A81B" w14:textId="77777777" w:rsidR="00386FF3" w:rsidRPr="006C41BD" w:rsidRDefault="00386FF3" w:rsidP="00386FF3">
      <w:pPr>
        <w:ind w:firstLine="188"/>
        <w:jc w:val="center"/>
        <w:rPr>
          <w:u w:val="single"/>
        </w:rPr>
      </w:pPr>
    </w:p>
    <w:p w14:paraId="7A06077F" w14:textId="77777777" w:rsidR="00386FF3" w:rsidRDefault="00386FF3" w:rsidP="00386FF3">
      <w:pPr>
        <w:ind w:firstLine="188"/>
        <w:jc w:val="center"/>
      </w:pPr>
    </w:p>
    <w:p w14:paraId="545A7E5C" w14:textId="77777777" w:rsidR="00386FF3" w:rsidRDefault="00386FF3" w:rsidP="00386FF3">
      <w:pPr>
        <w:ind w:firstLine="188"/>
        <w:jc w:val="center"/>
      </w:pPr>
    </w:p>
    <w:p w14:paraId="2EAE6691" w14:textId="77777777" w:rsidR="00386FF3" w:rsidRDefault="00386FF3" w:rsidP="00386FF3">
      <w:pPr>
        <w:tabs>
          <w:tab w:val="left" w:pos="3760"/>
        </w:tabs>
        <w:ind w:firstLine="188"/>
      </w:pPr>
      <w:r>
        <w:tab/>
      </w:r>
    </w:p>
    <w:p w14:paraId="73A185AA" w14:textId="77777777" w:rsidR="00386FF3" w:rsidRDefault="00386FF3" w:rsidP="00386FF3">
      <w:pPr>
        <w:ind w:firstLine="188"/>
        <w:jc w:val="center"/>
      </w:pPr>
    </w:p>
    <w:p w14:paraId="1691C56B" w14:textId="77777777" w:rsidR="00386FF3" w:rsidRDefault="00386FF3" w:rsidP="00386FF3">
      <w:pPr>
        <w:ind w:firstLine="188"/>
        <w:jc w:val="center"/>
      </w:pPr>
    </w:p>
    <w:p w14:paraId="714F5AAE" w14:textId="77777777" w:rsidR="00386FF3" w:rsidRDefault="00386FF3" w:rsidP="00386FF3">
      <w:pPr>
        <w:ind w:firstLine="188"/>
        <w:jc w:val="center"/>
      </w:pPr>
    </w:p>
    <w:p w14:paraId="0C56C9FD" w14:textId="77777777" w:rsidR="00386FF3" w:rsidRDefault="00386FF3" w:rsidP="00386FF3">
      <w:pPr>
        <w:ind w:firstLine="188"/>
        <w:jc w:val="center"/>
      </w:pPr>
    </w:p>
    <w:p w14:paraId="788F9D4A" w14:textId="77777777" w:rsidR="00386FF3" w:rsidRDefault="00386FF3" w:rsidP="00386FF3">
      <w:pPr>
        <w:ind w:firstLine="188"/>
        <w:jc w:val="center"/>
      </w:pPr>
    </w:p>
    <w:p w14:paraId="38920A6E" w14:textId="77777777" w:rsidR="00386FF3" w:rsidRDefault="00386FF3" w:rsidP="00386FF3">
      <w:pPr>
        <w:ind w:firstLineChars="0" w:firstLine="0"/>
      </w:pPr>
    </w:p>
    <w:p w14:paraId="55A70330" w14:textId="77777777" w:rsidR="00386FF3" w:rsidRDefault="00386FF3" w:rsidP="00386FF3">
      <w:pPr>
        <w:ind w:firstLine="188"/>
      </w:pPr>
    </w:p>
    <w:p w14:paraId="0332317E" w14:textId="77777777" w:rsidR="00386FF3" w:rsidRDefault="00386FF3" w:rsidP="00386FF3">
      <w:pPr>
        <w:ind w:firstLine="188"/>
        <w:jc w:val="center"/>
      </w:pPr>
    </w:p>
    <w:p w14:paraId="37A15536" w14:textId="77777777" w:rsidR="00386FF3" w:rsidRDefault="00386FF3" w:rsidP="00386FF3">
      <w:pPr>
        <w:ind w:firstLine="188"/>
        <w:jc w:val="center"/>
      </w:pPr>
    </w:p>
    <w:p w14:paraId="434ED96D" w14:textId="77777777" w:rsidR="00386FF3" w:rsidRDefault="00386FF3" w:rsidP="00386FF3">
      <w:pPr>
        <w:ind w:firstLine="188"/>
        <w:jc w:val="center"/>
      </w:pPr>
    </w:p>
    <w:p w14:paraId="42F80F27" w14:textId="77777777" w:rsidR="00386FF3" w:rsidRDefault="00386FF3" w:rsidP="00386FF3">
      <w:pPr>
        <w:ind w:firstLine="188"/>
        <w:jc w:val="center"/>
      </w:pPr>
      <w:r w:rsidRPr="006C41BD">
        <w:rPr>
          <w:rFonts w:hint="eastAsia"/>
          <w:noProof/>
          <w:u w:val="single"/>
        </w:rPr>
        <w:lastRenderedPageBreak/>
        <mc:AlternateContent>
          <mc:Choice Requires="wps">
            <w:drawing>
              <wp:anchor distT="0" distB="0" distL="114300" distR="114300" simplePos="0" relativeHeight="251810816" behindDoc="0" locked="0" layoutInCell="1" allowOverlap="1" wp14:anchorId="64783294" wp14:editId="72395079">
                <wp:simplePos x="0" y="0"/>
                <wp:positionH relativeFrom="margin">
                  <wp:align>left</wp:align>
                </wp:positionH>
                <wp:positionV relativeFrom="paragraph">
                  <wp:posOffset>-1018</wp:posOffset>
                </wp:positionV>
                <wp:extent cx="5391150" cy="4796286"/>
                <wp:effectExtent l="0" t="0" r="19050" b="23495"/>
                <wp:wrapNone/>
                <wp:docPr id="2091" name="テキスト ボックス 2091"/>
                <wp:cNvGraphicFramePr/>
                <a:graphic xmlns:a="http://schemas.openxmlformats.org/drawingml/2006/main">
                  <a:graphicData uri="http://schemas.microsoft.com/office/word/2010/wordprocessingShape">
                    <wps:wsp>
                      <wps:cNvSpPr txBox="1"/>
                      <wps:spPr>
                        <a:xfrm>
                          <a:off x="0" y="0"/>
                          <a:ext cx="5391150" cy="4796286"/>
                        </a:xfrm>
                        <a:prstGeom prst="rect">
                          <a:avLst/>
                        </a:prstGeom>
                        <a:solidFill>
                          <a:schemeClr val="lt1"/>
                        </a:solidFill>
                        <a:ln w="6350">
                          <a:solidFill>
                            <a:prstClr val="black"/>
                          </a:solidFill>
                        </a:ln>
                      </wps:spPr>
                      <wps:txbx>
                        <w:txbxContent>
                          <w:p w14:paraId="0F8E8E4E" w14:textId="77777777" w:rsidR="001D6546" w:rsidRPr="006C41BD" w:rsidRDefault="001D6546" w:rsidP="00386FF3">
                            <w:pPr>
                              <w:ind w:firstLineChars="446" w:firstLine="839"/>
                              <w:rPr>
                                <w:rFonts w:ascii="Consolas" w:hAnsi="Consolas"/>
                              </w:rPr>
                            </w:pPr>
                            <w:r w:rsidRPr="006C41BD">
                              <w:rPr>
                                <w:rFonts w:ascii="Consolas" w:hAnsi="Consolas"/>
                              </w:rPr>
                              <w:t>Data list2 = new Data();</w:t>
                            </w:r>
                          </w:p>
                          <w:p w14:paraId="6AF60E6A" w14:textId="77777777" w:rsidR="001D6546" w:rsidRPr="006C41BD" w:rsidRDefault="001D6546" w:rsidP="00386FF3">
                            <w:pPr>
                              <w:ind w:firstLineChars="0" w:firstLine="0"/>
                              <w:rPr>
                                <w:rFonts w:ascii="Consolas" w:hAnsi="Consolas"/>
                              </w:rPr>
                            </w:pPr>
                            <w:r>
                              <w:rPr>
                                <w:rFonts w:ascii="Consolas" w:hAnsi="Consolas"/>
                              </w:rPr>
                              <w:tab/>
                            </w:r>
                            <w:r w:rsidRPr="006C41BD">
                              <w:rPr>
                                <w:rFonts w:ascii="Consolas" w:hAnsi="Consolas"/>
                              </w:rPr>
                              <w:t>list2.setSubject(</w:t>
                            </w:r>
                            <w:proofErr w:type="spellStart"/>
                            <w:r w:rsidRPr="006C41BD">
                              <w:rPr>
                                <w:rFonts w:ascii="Consolas" w:hAnsi="Consolas"/>
                              </w:rPr>
                              <w:t>rset.getString</w:t>
                            </w:r>
                            <w:proofErr w:type="spellEnd"/>
                            <w:r w:rsidRPr="006C41BD">
                              <w:rPr>
                                <w:rFonts w:ascii="Consolas" w:hAnsi="Consolas"/>
                              </w:rPr>
                              <w:t>("</w:t>
                            </w:r>
                            <w:proofErr w:type="spellStart"/>
                            <w:r w:rsidRPr="006C41BD">
                              <w:rPr>
                                <w:rFonts w:ascii="Consolas" w:hAnsi="Consolas"/>
                              </w:rPr>
                              <w:t>subject_name</w:t>
                            </w:r>
                            <w:proofErr w:type="spellEnd"/>
                            <w:r w:rsidRPr="006C41BD">
                              <w:rPr>
                                <w:rFonts w:ascii="Consolas" w:hAnsi="Consolas"/>
                              </w:rPr>
                              <w:t>"));</w:t>
                            </w:r>
                          </w:p>
                          <w:p w14:paraId="7C93EEAB"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lists2.add(list2);</w:t>
                            </w:r>
                          </w:p>
                          <w:p w14:paraId="52380131"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w:t>
                            </w:r>
                          </w:p>
                          <w:p w14:paraId="4992A45E"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w:t>
                            </w:r>
                            <w:r w:rsidRPr="006C41BD">
                              <w:rPr>
                                <w:rFonts w:ascii="Consolas" w:hAnsi="Consolas"/>
                              </w:rPr>
                              <w:t>各リソースの開放</w:t>
                            </w:r>
                          </w:p>
                          <w:p w14:paraId="19B895C0" w14:textId="77777777" w:rsidR="001D6546" w:rsidRPr="006C41BD" w:rsidRDefault="001D6546" w:rsidP="00386FF3">
                            <w:pPr>
                              <w:ind w:firstLine="188"/>
                              <w:rPr>
                                <w:rFonts w:ascii="Consolas" w:hAnsi="Consolas"/>
                              </w:rPr>
                            </w:pPr>
                            <w:r>
                              <w:rPr>
                                <w:rFonts w:ascii="Consolas" w:hAnsi="Consolas"/>
                              </w:rPr>
                              <w:tab/>
                            </w:r>
                            <w:proofErr w:type="spellStart"/>
                            <w:r w:rsidRPr="006C41BD">
                              <w:rPr>
                                <w:rFonts w:ascii="Consolas" w:hAnsi="Consolas"/>
                              </w:rPr>
                              <w:t>rset.close</w:t>
                            </w:r>
                            <w:proofErr w:type="spellEnd"/>
                            <w:r w:rsidRPr="006C41BD">
                              <w:rPr>
                                <w:rFonts w:ascii="Consolas" w:hAnsi="Consolas"/>
                              </w:rPr>
                              <w:t>();</w:t>
                            </w:r>
                          </w:p>
                          <w:p w14:paraId="595593EE" w14:textId="77777777" w:rsidR="001D6546" w:rsidRPr="006C41BD" w:rsidRDefault="001D6546" w:rsidP="00386FF3">
                            <w:pPr>
                              <w:ind w:firstLine="188"/>
                              <w:rPr>
                                <w:rFonts w:ascii="Consolas" w:hAnsi="Consolas"/>
                              </w:rPr>
                            </w:pPr>
                            <w:r>
                              <w:rPr>
                                <w:rFonts w:ascii="Consolas" w:hAnsi="Consolas"/>
                              </w:rPr>
                              <w:tab/>
                            </w:r>
                            <w:proofErr w:type="spellStart"/>
                            <w:r w:rsidRPr="006C41BD">
                              <w:rPr>
                                <w:rFonts w:ascii="Consolas" w:hAnsi="Consolas"/>
                              </w:rPr>
                              <w:t>pstmt.close</w:t>
                            </w:r>
                            <w:proofErr w:type="spellEnd"/>
                            <w:r w:rsidRPr="006C41BD">
                              <w:rPr>
                                <w:rFonts w:ascii="Consolas" w:hAnsi="Consolas"/>
                              </w:rPr>
                              <w:t>();</w:t>
                            </w:r>
                          </w:p>
                          <w:p w14:paraId="4318FF9B" w14:textId="77777777" w:rsidR="001D6546" w:rsidRPr="006C41BD" w:rsidRDefault="001D6546" w:rsidP="00386FF3">
                            <w:pPr>
                              <w:ind w:firstLine="188"/>
                              <w:rPr>
                                <w:rFonts w:ascii="Consolas" w:hAnsi="Consolas"/>
                              </w:rPr>
                            </w:pPr>
                            <w:r>
                              <w:rPr>
                                <w:rFonts w:ascii="Consolas" w:hAnsi="Consolas"/>
                              </w:rPr>
                              <w:tab/>
                            </w:r>
                            <w:proofErr w:type="spellStart"/>
                            <w:r w:rsidRPr="006C41BD">
                              <w:rPr>
                                <w:rFonts w:ascii="Consolas" w:hAnsi="Consolas"/>
                              </w:rPr>
                              <w:t>conn.close</w:t>
                            </w:r>
                            <w:proofErr w:type="spellEnd"/>
                            <w:r w:rsidRPr="006C41BD">
                              <w:rPr>
                                <w:rFonts w:ascii="Consolas" w:hAnsi="Consolas"/>
                              </w:rPr>
                              <w:t>();</w:t>
                            </w:r>
                          </w:p>
                          <w:p w14:paraId="3112B799" w14:textId="77777777" w:rsidR="001D6546" w:rsidRPr="006C41BD" w:rsidRDefault="001D6546" w:rsidP="00386FF3">
                            <w:pPr>
                              <w:ind w:firstLineChars="446" w:firstLine="839"/>
                              <w:rPr>
                                <w:rFonts w:ascii="Consolas" w:hAnsi="Consolas"/>
                              </w:rPr>
                            </w:pPr>
                            <w:r w:rsidRPr="006C41BD">
                              <w:rPr>
                                <w:rFonts w:ascii="Consolas" w:hAnsi="Consolas"/>
                              </w:rPr>
                              <w:t>} catch (Exception e) {</w:t>
                            </w:r>
                          </w:p>
                          <w:p w14:paraId="361A3DB4" w14:textId="77777777" w:rsidR="001D6546" w:rsidRPr="006C41BD" w:rsidRDefault="001D6546" w:rsidP="00386FF3">
                            <w:pPr>
                              <w:ind w:firstLine="188"/>
                              <w:rPr>
                                <w:rFonts w:ascii="Consolas" w:hAnsi="Consolas"/>
                              </w:rPr>
                            </w:pPr>
                            <w:r>
                              <w:rPr>
                                <w:rFonts w:ascii="Consolas" w:hAnsi="Consolas"/>
                              </w:rPr>
                              <w:tab/>
                            </w:r>
                            <w:r>
                              <w:rPr>
                                <w:rFonts w:ascii="Consolas" w:hAnsi="Consolas"/>
                              </w:rPr>
                              <w:tab/>
                            </w:r>
                            <w:proofErr w:type="spellStart"/>
                            <w:r w:rsidRPr="006C41BD">
                              <w:rPr>
                                <w:rFonts w:ascii="Consolas" w:hAnsi="Consolas"/>
                              </w:rPr>
                              <w:t>e.printStackTrace</w:t>
                            </w:r>
                            <w:proofErr w:type="spellEnd"/>
                            <w:r w:rsidRPr="006C41BD">
                              <w:rPr>
                                <w:rFonts w:ascii="Consolas" w:hAnsi="Consolas"/>
                              </w:rPr>
                              <w:t>();</w:t>
                            </w:r>
                          </w:p>
                          <w:p w14:paraId="27BDE30E"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w:t>
                            </w:r>
                          </w:p>
                          <w:p w14:paraId="3ABC608F"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return lists2;</w:t>
                            </w:r>
                          </w:p>
                          <w:p w14:paraId="67D12AEF" w14:textId="77777777" w:rsidR="001D6546" w:rsidRPr="006C41BD" w:rsidRDefault="001D6546" w:rsidP="00386FF3">
                            <w:pPr>
                              <w:ind w:firstLine="188"/>
                              <w:rPr>
                                <w:rFonts w:ascii="Consolas" w:hAnsi="Consolas"/>
                              </w:rPr>
                            </w:pPr>
                            <w:r w:rsidRPr="006C41BD">
                              <w:rPr>
                                <w:rFonts w:ascii="Consolas" w:hAnsi="Consolas"/>
                              </w:rPr>
                              <w:tab/>
                              <w:t>}</w:t>
                            </w:r>
                          </w:p>
                          <w:p w14:paraId="5E68FC9F" w14:textId="77777777" w:rsidR="001D6546" w:rsidRPr="002330AA" w:rsidRDefault="001D6546" w:rsidP="00386FF3">
                            <w:pPr>
                              <w:ind w:firstLine="188"/>
                            </w:pPr>
                            <w:r w:rsidRPr="006C41BD">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83294" id="テキスト ボックス 2091" o:spid="_x0000_s1113" type="#_x0000_t202" style="position:absolute;left:0;text-align:left;margin-left:0;margin-top:-.1pt;width:424.5pt;height:377.65pt;z-index:251810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" fillcolor="white [3201]" strokeweight=".5pt">
                <v:textbox>
                  <w:txbxContent>
                    <w:p w14:paraId="0F8E8E4E" w14:textId="77777777" w:rsidR="001D6546" w:rsidRPr="006C41BD" w:rsidRDefault="001D6546" w:rsidP="00386FF3">
                      <w:pPr>
                        <w:ind w:firstLineChars="446" w:firstLine="839"/>
                        <w:rPr>
                          <w:rFonts w:ascii="Consolas" w:hAnsi="Consolas"/>
                        </w:rPr>
                      </w:pPr>
                      <w:r w:rsidRPr="006C41BD">
                        <w:rPr>
                          <w:rFonts w:ascii="Consolas" w:hAnsi="Consolas"/>
                        </w:rPr>
                        <w:t>Data list2 = new Data();</w:t>
                      </w:r>
                    </w:p>
                    <w:p w14:paraId="6AF60E6A" w14:textId="77777777" w:rsidR="001D6546" w:rsidRPr="006C41BD" w:rsidRDefault="001D6546" w:rsidP="00386FF3">
                      <w:pPr>
                        <w:ind w:firstLineChars="0" w:firstLine="0"/>
                        <w:rPr>
                          <w:rFonts w:ascii="Consolas" w:hAnsi="Consolas"/>
                        </w:rPr>
                      </w:pPr>
                      <w:r>
                        <w:rPr>
                          <w:rFonts w:ascii="Consolas" w:hAnsi="Consolas"/>
                        </w:rPr>
                        <w:tab/>
                      </w:r>
                      <w:r w:rsidRPr="006C41BD">
                        <w:rPr>
                          <w:rFonts w:ascii="Consolas" w:hAnsi="Consolas"/>
                        </w:rPr>
                        <w:t>list2.setSubject(rset.getString("subject_name"));</w:t>
                      </w:r>
                    </w:p>
                    <w:p w14:paraId="7C93EEAB"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lists2.add(list2);</w:t>
                      </w:r>
                    </w:p>
                    <w:p w14:paraId="52380131"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w:t>
                      </w:r>
                    </w:p>
                    <w:p w14:paraId="4992A45E"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w:t>
                      </w:r>
                      <w:r w:rsidRPr="006C41BD">
                        <w:rPr>
                          <w:rFonts w:ascii="Consolas" w:hAnsi="Consolas"/>
                        </w:rPr>
                        <w:t>各リソースの開放</w:t>
                      </w:r>
                    </w:p>
                    <w:p w14:paraId="19B895C0"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rset.close();</w:t>
                      </w:r>
                    </w:p>
                    <w:p w14:paraId="595593EE"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pstmt.close();</w:t>
                      </w:r>
                    </w:p>
                    <w:p w14:paraId="4318FF9B"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conn.close();</w:t>
                      </w:r>
                    </w:p>
                    <w:p w14:paraId="3112B799" w14:textId="77777777" w:rsidR="001D6546" w:rsidRPr="006C41BD" w:rsidRDefault="001D6546" w:rsidP="00386FF3">
                      <w:pPr>
                        <w:ind w:firstLineChars="446" w:firstLine="839"/>
                        <w:rPr>
                          <w:rFonts w:ascii="Consolas" w:hAnsi="Consolas"/>
                        </w:rPr>
                      </w:pPr>
                      <w:r w:rsidRPr="006C41BD">
                        <w:rPr>
                          <w:rFonts w:ascii="Consolas" w:hAnsi="Consolas"/>
                        </w:rPr>
                        <w:t>} catch (Exception e) {</w:t>
                      </w:r>
                    </w:p>
                    <w:p w14:paraId="361A3DB4" w14:textId="77777777" w:rsidR="001D6546" w:rsidRPr="006C41BD" w:rsidRDefault="001D6546" w:rsidP="00386FF3">
                      <w:pPr>
                        <w:ind w:firstLine="188"/>
                        <w:rPr>
                          <w:rFonts w:ascii="Consolas" w:hAnsi="Consolas"/>
                        </w:rPr>
                      </w:pPr>
                      <w:r>
                        <w:rPr>
                          <w:rFonts w:ascii="Consolas" w:hAnsi="Consolas"/>
                        </w:rPr>
                        <w:tab/>
                      </w:r>
                      <w:r>
                        <w:rPr>
                          <w:rFonts w:ascii="Consolas" w:hAnsi="Consolas"/>
                        </w:rPr>
                        <w:tab/>
                      </w:r>
                      <w:r w:rsidRPr="006C41BD">
                        <w:rPr>
                          <w:rFonts w:ascii="Consolas" w:hAnsi="Consolas"/>
                        </w:rPr>
                        <w:t>e.printStackTrace();</w:t>
                      </w:r>
                    </w:p>
                    <w:p w14:paraId="27BDE30E"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w:t>
                      </w:r>
                    </w:p>
                    <w:p w14:paraId="3ABC608F" w14:textId="77777777" w:rsidR="001D6546" w:rsidRPr="006C41BD" w:rsidRDefault="001D6546" w:rsidP="00386FF3">
                      <w:pPr>
                        <w:ind w:firstLine="188"/>
                        <w:rPr>
                          <w:rFonts w:ascii="Consolas" w:hAnsi="Consolas"/>
                        </w:rPr>
                      </w:pPr>
                      <w:r>
                        <w:rPr>
                          <w:rFonts w:ascii="Consolas" w:hAnsi="Consolas"/>
                        </w:rPr>
                        <w:tab/>
                      </w:r>
                      <w:r w:rsidRPr="006C41BD">
                        <w:rPr>
                          <w:rFonts w:ascii="Consolas" w:hAnsi="Consolas"/>
                        </w:rPr>
                        <w:t>return lists2;</w:t>
                      </w:r>
                    </w:p>
                    <w:p w14:paraId="67D12AEF" w14:textId="77777777" w:rsidR="001D6546" w:rsidRPr="006C41BD" w:rsidRDefault="001D6546" w:rsidP="00386FF3">
                      <w:pPr>
                        <w:ind w:firstLine="188"/>
                        <w:rPr>
                          <w:rFonts w:ascii="Consolas" w:hAnsi="Consolas"/>
                        </w:rPr>
                      </w:pPr>
                      <w:r w:rsidRPr="006C41BD">
                        <w:rPr>
                          <w:rFonts w:ascii="Consolas" w:hAnsi="Consolas"/>
                        </w:rPr>
                        <w:tab/>
                        <w:t>}</w:t>
                      </w:r>
                    </w:p>
                    <w:p w14:paraId="5E68FC9F" w14:textId="77777777" w:rsidR="001D6546" w:rsidRPr="002330AA" w:rsidRDefault="001D6546" w:rsidP="00386FF3">
                      <w:pPr>
                        <w:ind w:firstLine="188"/>
                      </w:pPr>
                      <w:r w:rsidRPr="006C41BD">
                        <w:rPr>
                          <w:rFonts w:ascii="Consolas" w:hAnsi="Consolas"/>
                        </w:rPr>
                        <w:t>}</w:t>
                      </w:r>
                    </w:p>
                  </w:txbxContent>
                </v:textbox>
                <w10:wrap anchorx="margin"/>
              </v:shape>
            </w:pict>
          </mc:Fallback>
        </mc:AlternateContent>
      </w:r>
    </w:p>
    <w:p w14:paraId="416A1BDE" w14:textId="77777777" w:rsidR="00386FF3" w:rsidRDefault="00386FF3" w:rsidP="00386FF3">
      <w:pPr>
        <w:ind w:firstLine="188"/>
        <w:jc w:val="center"/>
      </w:pPr>
    </w:p>
    <w:p w14:paraId="1EBBDF2E" w14:textId="77777777" w:rsidR="00386FF3" w:rsidRDefault="00386FF3" w:rsidP="00386FF3">
      <w:pPr>
        <w:ind w:firstLine="188"/>
        <w:jc w:val="center"/>
      </w:pPr>
    </w:p>
    <w:p w14:paraId="286D9EC9" w14:textId="77777777" w:rsidR="00386FF3" w:rsidRDefault="00386FF3" w:rsidP="00386FF3">
      <w:pPr>
        <w:ind w:firstLine="188"/>
        <w:jc w:val="center"/>
      </w:pPr>
    </w:p>
    <w:p w14:paraId="10714BE8" w14:textId="77777777" w:rsidR="00386FF3" w:rsidRDefault="00386FF3" w:rsidP="00386FF3">
      <w:pPr>
        <w:ind w:firstLine="188"/>
        <w:jc w:val="center"/>
      </w:pPr>
    </w:p>
    <w:p w14:paraId="6579B050" w14:textId="77777777" w:rsidR="00386FF3" w:rsidRDefault="00386FF3" w:rsidP="00386FF3">
      <w:pPr>
        <w:ind w:firstLine="188"/>
        <w:jc w:val="center"/>
      </w:pPr>
    </w:p>
    <w:p w14:paraId="086DCD46" w14:textId="77777777" w:rsidR="00386FF3" w:rsidRDefault="00386FF3" w:rsidP="00386FF3">
      <w:pPr>
        <w:ind w:firstLine="188"/>
        <w:jc w:val="center"/>
      </w:pPr>
    </w:p>
    <w:p w14:paraId="7768B298" w14:textId="77777777" w:rsidR="00386FF3" w:rsidRDefault="00386FF3" w:rsidP="00386FF3">
      <w:pPr>
        <w:ind w:firstLine="188"/>
        <w:jc w:val="center"/>
      </w:pPr>
    </w:p>
    <w:p w14:paraId="06986BF5" w14:textId="77777777" w:rsidR="00386FF3" w:rsidRDefault="00386FF3" w:rsidP="00386FF3">
      <w:pPr>
        <w:ind w:firstLine="188"/>
        <w:jc w:val="center"/>
      </w:pPr>
    </w:p>
    <w:p w14:paraId="20723780" w14:textId="77777777" w:rsidR="00386FF3" w:rsidRDefault="00386FF3" w:rsidP="00386FF3">
      <w:pPr>
        <w:ind w:firstLine="188"/>
        <w:jc w:val="center"/>
      </w:pPr>
    </w:p>
    <w:p w14:paraId="58C7E464" w14:textId="77777777" w:rsidR="00386FF3" w:rsidRDefault="00386FF3" w:rsidP="00386FF3">
      <w:pPr>
        <w:ind w:firstLine="188"/>
        <w:jc w:val="center"/>
      </w:pPr>
    </w:p>
    <w:p w14:paraId="0791C7B1" w14:textId="77777777" w:rsidR="00386FF3" w:rsidRDefault="00386FF3" w:rsidP="00386FF3">
      <w:pPr>
        <w:ind w:firstLine="188"/>
        <w:jc w:val="center"/>
      </w:pPr>
    </w:p>
    <w:p w14:paraId="7EA69256" w14:textId="77777777" w:rsidR="00386FF3" w:rsidRDefault="00386FF3" w:rsidP="00386FF3">
      <w:pPr>
        <w:ind w:firstLine="188"/>
        <w:jc w:val="center"/>
      </w:pPr>
    </w:p>
    <w:p w14:paraId="5748E08E" w14:textId="77777777" w:rsidR="00386FF3" w:rsidRDefault="00386FF3" w:rsidP="00386FF3">
      <w:pPr>
        <w:ind w:firstLine="188"/>
        <w:jc w:val="center"/>
      </w:pPr>
      <w:r>
        <w:rPr>
          <w:rFonts w:hint="eastAsia"/>
        </w:rPr>
        <w:t>リスト6</w:t>
      </w:r>
      <w:r>
        <w:t>.1.5</w:t>
      </w:r>
      <w:r>
        <w:rPr>
          <w:rFonts w:hint="eastAsia"/>
        </w:rPr>
        <w:t xml:space="preserve">　S</w:t>
      </w:r>
      <w:r>
        <w:t>earchDataDAO.java</w:t>
      </w:r>
    </w:p>
    <w:p w14:paraId="21DB9668" w14:textId="77777777" w:rsidR="00386FF3" w:rsidRDefault="00386FF3" w:rsidP="00386FF3">
      <w:pPr>
        <w:widowControl/>
        <w:spacing w:line="240" w:lineRule="auto"/>
        <w:ind w:firstLineChars="0" w:firstLine="0"/>
        <w:jc w:val="left"/>
      </w:pPr>
      <w:r>
        <w:br w:type="page"/>
      </w:r>
    </w:p>
    <w:p w14:paraId="0025E010" w14:textId="31E4F76A" w:rsidR="00386FF3" w:rsidRDefault="00386FF3" w:rsidP="00386FF3">
      <w:pPr>
        <w:ind w:firstLine="188"/>
        <w:jc w:val="left"/>
      </w:pPr>
      <w:r>
        <w:rPr>
          <w:rFonts w:hint="eastAsia"/>
        </w:rPr>
        <w:lastRenderedPageBreak/>
        <w:t>（５）</w:t>
      </w:r>
      <w:proofErr w:type="spellStart"/>
      <w:r>
        <w:rPr>
          <w:rFonts w:hint="eastAsia"/>
        </w:rPr>
        <w:t>Attendance</w:t>
      </w:r>
      <w:ins w:id="294" w:author="ishidatek244" w:date="2024-03-10T23:19:00Z">
        <w:r w:rsidR="003B1C4A">
          <w:rPr>
            <w:rFonts w:hint="eastAsia"/>
          </w:rPr>
          <w:t>.</w:t>
        </w:r>
        <w:r w:rsidR="003B1C4A">
          <w:t>jsp</w:t>
        </w:r>
      </w:ins>
      <w:proofErr w:type="spellEnd"/>
      <w:r>
        <w:rPr>
          <w:rFonts w:hint="eastAsia"/>
        </w:rPr>
        <w:t>ファイル</w:t>
      </w:r>
    </w:p>
    <w:p w14:paraId="32685E51" w14:textId="6DED6338" w:rsidR="00CF165A" w:rsidRDefault="00CF165A" w:rsidP="00CF165A">
      <w:pPr>
        <w:ind w:firstLine="188"/>
        <w:jc w:val="left"/>
      </w:pPr>
      <w:r>
        <w:rPr>
          <w:rFonts w:hint="eastAsia"/>
        </w:rPr>
        <w:t>電子出席簿を表示するJSPファイルである．電子主席簿のUIについては第５章で前述しているため</w:t>
      </w:r>
      <w:r w:rsidR="007513F6">
        <w:rPr>
          <w:rFonts w:hint="eastAsia"/>
        </w:rPr>
        <w:t>，</w:t>
      </w:r>
      <w:r>
        <w:rPr>
          <w:rFonts w:hint="eastAsia"/>
        </w:rPr>
        <w:t>データベースとの連携部分のみ説明する．</w:t>
      </w:r>
      <w:proofErr w:type="spellStart"/>
      <w:r>
        <w:rPr>
          <w:rFonts w:hint="eastAsia"/>
        </w:rPr>
        <w:t>SearchData</w:t>
      </w:r>
      <w:proofErr w:type="spellEnd"/>
      <w:r>
        <w:rPr>
          <w:rFonts w:hint="eastAsia"/>
        </w:rPr>
        <w:t>クラスでセッションとして保持した学生テーブルのデータと時間割テーブルのデータをH</w:t>
      </w:r>
      <w:r>
        <w:t>TML</w:t>
      </w:r>
      <w:r>
        <w:rPr>
          <w:rFonts w:hint="eastAsia"/>
        </w:rPr>
        <w:t>データの中に埋め込んでいる．</w:t>
      </w:r>
    </w:p>
    <w:p w14:paraId="60E2A381" w14:textId="2E87A21C" w:rsidR="00386FF3" w:rsidRPr="00B244D2" w:rsidRDefault="00D3596F" w:rsidP="00386FF3">
      <w:pPr>
        <w:ind w:firstLine="188"/>
        <w:jc w:val="center"/>
      </w:pPr>
      <w:r w:rsidRPr="006C41BD">
        <w:rPr>
          <w:rFonts w:hint="eastAsia"/>
          <w:noProof/>
          <w:u w:val="single"/>
        </w:rPr>
        <mc:AlternateContent>
          <mc:Choice Requires="wps">
            <w:drawing>
              <wp:anchor distT="0" distB="0" distL="114300" distR="114300" simplePos="0" relativeHeight="251811840" behindDoc="0" locked="0" layoutInCell="1" allowOverlap="1" wp14:anchorId="1BD123B3" wp14:editId="60B840AA">
                <wp:simplePos x="0" y="0"/>
                <wp:positionH relativeFrom="margin">
                  <wp:align>left</wp:align>
                </wp:positionH>
                <wp:positionV relativeFrom="paragraph">
                  <wp:posOffset>348192</wp:posOffset>
                </wp:positionV>
                <wp:extent cx="5391150" cy="6491111"/>
                <wp:effectExtent l="0" t="0" r="19050" b="24130"/>
                <wp:wrapNone/>
                <wp:docPr id="2092" name="テキスト ボックス 2092"/>
                <wp:cNvGraphicFramePr/>
                <a:graphic xmlns:a="http://schemas.openxmlformats.org/drawingml/2006/main">
                  <a:graphicData uri="http://schemas.microsoft.com/office/word/2010/wordprocessingShape">
                    <wps:wsp>
                      <wps:cNvSpPr txBox="1"/>
                      <wps:spPr>
                        <a:xfrm>
                          <a:off x="0" y="0"/>
                          <a:ext cx="5391150" cy="6491111"/>
                        </a:xfrm>
                        <a:prstGeom prst="rect">
                          <a:avLst/>
                        </a:prstGeom>
                        <a:solidFill>
                          <a:schemeClr val="lt1"/>
                        </a:solidFill>
                        <a:ln w="6350">
                          <a:solidFill>
                            <a:prstClr val="black"/>
                          </a:solidFill>
                        </a:ln>
                      </wps:spPr>
                      <wps:txbx>
                        <w:txbxContent>
                          <w:p w14:paraId="125BFB11" w14:textId="77777777" w:rsidR="001D6546" w:rsidRPr="00B30C77" w:rsidRDefault="001D6546" w:rsidP="00386FF3">
                            <w:pPr>
                              <w:ind w:firstLine="188"/>
                              <w:rPr>
                                <w:rFonts w:ascii="Consolas" w:hAnsi="Consolas"/>
                              </w:rPr>
                            </w:pPr>
                            <w:r w:rsidRPr="00B30C77">
                              <w:rPr>
                                <w:rFonts w:ascii="Consolas" w:hAnsi="Consolas"/>
                              </w:rPr>
                              <w:t xml:space="preserve">&lt;%@ page language="java" </w:t>
                            </w:r>
                            <w:proofErr w:type="spellStart"/>
                            <w:r w:rsidRPr="00B30C77">
                              <w:rPr>
                                <w:rFonts w:ascii="Consolas" w:hAnsi="Consolas"/>
                              </w:rPr>
                              <w:t>contentType</w:t>
                            </w:r>
                            <w:proofErr w:type="spellEnd"/>
                            <w:r w:rsidRPr="00B30C77">
                              <w:rPr>
                                <w:rFonts w:ascii="Consolas" w:hAnsi="Consolas"/>
                              </w:rPr>
                              <w:t>="text/html; charset=UTF-8"</w:t>
                            </w:r>
                          </w:p>
                          <w:p w14:paraId="6DBB6642" w14:textId="77777777" w:rsidR="001D6546" w:rsidRPr="00B30C77" w:rsidRDefault="001D6546" w:rsidP="00386FF3">
                            <w:pPr>
                              <w:ind w:firstLine="188"/>
                              <w:rPr>
                                <w:rFonts w:ascii="Consolas" w:hAnsi="Consolas"/>
                              </w:rPr>
                            </w:pPr>
                            <w:r w:rsidRPr="00B30C77">
                              <w:rPr>
                                <w:rFonts w:ascii="Consolas" w:hAnsi="Consolas"/>
                              </w:rPr>
                              <w:t xml:space="preserve">    </w:t>
                            </w:r>
                            <w:proofErr w:type="spellStart"/>
                            <w:r w:rsidRPr="00B30C77">
                              <w:rPr>
                                <w:rFonts w:ascii="Consolas" w:hAnsi="Consolas"/>
                              </w:rPr>
                              <w:t>pageEncoding</w:t>
                            </w:r>
                            <w:proofErr w:type="spellEnd"/>
                            <w:r w:rsidRPr="00B30C77">
                              <w:rPr>
                                <w:rFonts w:ascii="Consolas" w:hAnsi="Consolas"/>
                              </w:rPr>
                              <w:t>="UTF-8"%&gt;</w:t>
                            </w:r>
                          </w:p>
                          <w:p w14:paraId="494EDCD3" w14:textId="77777777" w:rsidR="001D6546" w:rsidRPr="00B30C77" w:rsidRDefault="001D6546" w:rsidP="00386FF3">
                            <w:pPr>
                              <w:ind w:firstLine="188"/>
                              <w:rPr>
                                <w:rFonts w:ascii="Consolas" w:hAnsi="Consolas"/>
                              </w:rPr>
                            </w:pPr>
                            <w:r w:rsidRPr="00B30C77">
                              <w:rPr>
                                <w:rFonts w:ascii="Consolas" w:hAnsi="Consolas"/>
                              </w:rPr>
                              <w:t>&lt;%@ page import="</w:t>
                            </w:r>
                            <w:proofErr w:type="spellStart"/>
                            <w:r w:rsidRPr="00B30C77">
                              <w:rPr>
                                <w:rFonts w:ascii="Consolas" w:hAnsi="Consolas"/>
                              </w:rPr>
                              <w:t>java.util.List</w:t>
                            </w:r>
                            <w:proofErr w:type="spellEnd"/>
                            <w:r w:rsidRPr="00B30C77">
                              <w:rPr>
                                <w:rFonts w:ascii="Consolas" w:hAnsi="Consolas"/>
                              </w:rPr>
                              <w:t>"%&gt;</w:t>
                            </w:r>
                          </w:p>
                          <w:p w14:paraId="717A6563" w14:textId="77777777" w:rsidR="001D6546" w:rsidRPr="00B30C77" w:rsidRDefault="001D6546" w:rsidP="00386FF3">
                            <w:pPr>
                              <w:ind w:firstLine="188"/>
                              <w:rPr>
                                <w:rFonts w:ascii="Consolas" w:hAnsi="Consolas"/>
                              </w:rPr>
                            </w:pPr>
                            <w:r w:rsidRPr="00B30C77">
                              <w:rPr>
                                <w:rFonts w:ascii="Consolas" w:hAnsi="Consolas"/>
                              </w:rPr>
                              <w:t>&lt;%@ page import="sotuken2023.Data"%&gt;</w:t>
                            </w:r>
                          </w:p>
                          <w:p w14:paraId="7F9085E4" w14:textId="77777777" w:rsidR="001D6546" w:rsidRPr="00B30C77" w:rsidRDefault="001D6546" w:rsidP="00386FF3">
                            <w:pPr>
                              <w:ind w:firstLine="188"/>
                              <w:rPr>
                                <w:rFonts w:ascii="Consolas" w:hAnsi="Consolas"/>
                              </w:rPr>
                            </w:pPr>
                            <w:r w:rsidRPr="00B30C77">
                              <w:rPr>
                                <w:rFonts w:ascii="Consolas" w:hAnsi="Consolas"/>
                              </w:rPr>
                              <w:t>&lt;%@ page import="</w:t>
                            </w:r>
                            <w:proofErr w:type="spellStart"/>
                            <w:r w:rsidRPr="00B30C77">
                              <w:rPr>
                                <w:rFonts w:ascii="Consolas" w:hAnsi="Consolas"/>
                              </w:rPr>
                              <w:t>javax.servlet.http.HttpSession</w:t>
                            </w:r>
                            <w:proofErr w:type="spellEnd"/>
                            <w:r w:rsidRPr="00B30C77">
                              <w:rPr>
                                <w:rFonts w:ascii="Consolas" w:hAnsi="Consolas"/>
                              </w:rPr>
                              <w:t>" %&gt;</w:t>
                            </w:r>
                          </w:p>
                          <w:p w14:paraId="666D70A4" w14:textId="77777777" w:rsidR="001D6546" w:rsidRPr="00B30C77" w:rsidRDefault="001D6546" w:rsidP="00386FF3">
                            <w:pPr>
                              <w:ind w:firstLine="188"/>
                              <w:rPr>
                                <w:rFonts w:ascii="Consolas" w:hAnsi="Consolas"/>
                              </w:rPr>
                            </w:pPr>
                            <w:r w:rsidRPr="00B30C77">
                              <w:rPr>
                                <w:rFonts w:ascii="Consolas" w:hAnsi="Consolas"/>
                              </w:rPr>
                              <w:t>&lt;%</w:t>
                            </w:r>
                          </w:p>
                          <w:p w14:paraId="0F872450" w14:textId="77777777" w:rsidR="001D6546" w:rsidRPr="00B30C77" w:rsidRDefault="001D6546" w:rsidP="00386FF3">
                            <w:pPr>
                              <w:ind w:firstLine="188"/>
                              <w:rPr>
                                <w:rFonts w:ascii="Consolas" w:hAnsi="Consolas"/>
                              </w:rPr>
                            </w:pPr>
                            <w:r w:rsidRPr="00B30C77">
                              <w:rPr>
                                <w:rFonts w:ascii="Consolas" w:hAnsi="Consolas"/>
                              </w:rPr>
                              <w:tab/>
                              <w:t xml:space="preserve">List&lt;Data&gt; </w:t>
                            </w:r>
                            <w:proofErr w:type="spellStart"/>
                            <w:r w:rsidRPr="00B30C77">
                              <w:rPr>
                                <w:rFonts w:ascii="Consolas" w:hAnsi="Consolas"/>
                              </w:rPr>
                              <w:t>studentinfo</w:t>
                            </w:r>
                            <w:proofErr w:type="spellEnd"/>
                            <w:r w:rsidRPr="00B30C77">
                              <w:rPr>
                                <w:rFonts w:ascii="Consolas" w:hAnsi="Consolas"/>
                              </w:rPr>
                              <w:t xml:space="preserve"> = (List&lt;Data&gt;)</w:t>
                            </w:r>
                            <w:proofErr w:type="spellStart"/>
                            <w:r w:rsidRPr="00B30C77">
                              <w:rPr>
                                <w:rFonts w:ascii="Consolas" w:hAnsi="Consolas"/>
                              </w:rPr>
                              <w:t>session.getAttribute</w:t>
                            </w:r>
                            <w:proofErr w:type="spellEnd"/>
                            <w:r w:rsidRPr="00B30C77">
                              <w:rPr>
                                <w:rFonts w:ascii="Consolas" w:hAnsi="Consolas"/>
                              </w:rPr>
                              <w:t>("</w:t>
                            </w:r>
                            <w:proofErr w:type="spellStart"/>
                            <w:r w:rsidRPr="00B30C77">
                              <w:rPr>
                                <w:rFonts w:ascii="Consolas" w:hAnsi="Consolas"/>
                              </w:rPr>
                              <w:t>studentinfo</w:t>
                            </w:r>
                            <w:proofErr w:type="spellEnd"/>
                            <w:r w:rsidRPr="00B30C77">
                              <w:rPr>
                                <w:rFonts w:ascii="Consolas" w:hAnsi="Consolas"/>
                              </w:rPr>
                              <w:t>");</w:t>
                            </w:r>
                          </w:p>
                          <w:p w14:paraId="4E88D7A5" w14:textId="77777777" w:rsidR="001D6546" w:rsidRPr="00B30C77" w:rsidRDefault="001D6546" w:rsidP="00386FF3">
                            <w:pPr>
                              <w:ind w:firstLine="188"/>
                              <w:rPr>
                                <w:rFonts w:ascii="Consolas" w:hAnsi="Consolas"/>
                              </w:rPr>
                            </w:pPr>
                            <w:r w:rsidRPr="00B30C77">
                              <w:rPr>
                                <w:rFonts w:ascii="Consolas" w:hAnsi="Consolas"/>
                              </w:rPr>
                              <w:tab/>
                              <w:t xml:space="preserve">List&lt;Data&gt; </w:t>
                            </w:r>
                            <w:proofErr w:type="spellStart"/>
                            <w:r w:rsidRPr="00B30C77">
                              <w:rPr>
                                <w:rFonts w:ascii="Consolas" w:hAnsi="Consolas"/>
                              </w:rPr>
                              <w:t>subjectinfo</w:t>
                            </w:r>
                            <w:proofErr w:type="spellEnd"/>
                            <w:r w:rsidRPr="00B30C77">
                              <w:rPr>
                                <w:rFonts w:ascii="Consolas" w:hAnsi="Consolas"/>
                              </w:rPr>
                              <w:t xml:space="preserve"> = (List&lt;Data&gt;)</w:t>
                            </w:r>
                            <w:proofErr w:type="spellStart"/>
                            <w:r w:rsidRPr="00B30C77">
                              <w:rPr>
                                <w:rFonts w:ascii="Consolas" w:hAnsi="Consolas"/>
                              </w:rPr>
                              <w:t>session.getAttribute</w:t>
                            </w:r>
                            <w:proofErr w:type="spellEnd"/>
                            <w:r w:rsidRPr="00B30C77">
                              <w:rPr>
                                <w:rFonts w:ascii="Consolas" w:hAnsi="Consolas"/>
                              </w:rPr>
                              <w:t>("</w:t>
                            </w:r>
                            <w:proofErr w:type="spellStart"/>
                            <w:r w:rsidRPr="00B30C77">
                              <w:rPr>
                                <w:rFonts w:ascii="Consolas" w:hAnsi="Consolas"/>
                              </w:rPr>
                              <w:t>subjectinfo</w:t>
                            </w:r>
                            <w:proofErr w:type="spellEnd"/>
                            <w:r w:rsidRPr="00B30C77">
                              <w:rPr>
                                <w:rFonts w:ascii="Consolas" w:hAnsi="Consolas"/>
                              </w:rPr>
                              <w:t>");</w:t>
                            </w:r>
                          </w:p>
                          <w:p w14:paraId="72C5B2D3" w14:textId="77777777" w:rsidR="001D6546" w:rsidRDefault="001D6546" w:rsidP="00386FF3">
                            <w:pPr>
                              <w:ind w:firstLine="188"/>
                              <w:rPr>
                                <w:rFonts w:ascii="Consolas" w:hAnsi="Consolas"/>
                              </w:rPr>
                            </w:pPr>
                            <w:r w:rsidRPr="00B30C77">
                              <w:rPr>
                                <w:rFonts w:ascii="Consolas" w:hAnsi="Consolas"/>
                              </w:rPr>
                              <w:t>%&gt;</w:t>
                            </w:r>
                          </w:p>
                          <w:p w14:paraId="256A3959" w14:textId="77777777" w:rsidR="001D6546" w:rsidRDefault="001D6546" w:rsidP="00386FF3">
                            <w:pPr>
                              <w:ind w:firstLine="188"/>
                              <w:jc w:val="center"/>
                            </w:pPr>
                            <w:r>
                              <w:rPr>
                                <w:rFonts w:hint="eastAsia"/>
                              </w:rPr>
                              <w:t>（</w:t>
                            </w:r>
                            <w:r>
                              <w:t>省略）</w:t>
                            </w:r>
                          </w:p>
                          <w:p w14:paraId="7726C5FF" w14:textId="77777777" w:rsidR="001D6546" w:rsidRPr="00ED12D3" w:rsidRDefault="001D6546" w:rsidP="00386FF3">
                            <w:pPr>
                              <w:ind w:firstLine="188"/>
                              <w:jc w:val="left"/>
                              <w:rPr>
                                <w:rFonts w:ascii="Consolas" w:hAnsi="Consolas"/>
                              </w:rPr>
                            </w:pPr>
                            <w:proofErr w:type="spellStart"/>
                            <w:r>
                              <w:rPr>
                                <w:rFonts w:ascii="Consolas" w:hAnsi="Consolas"/>
                              </w:rPr>
                              <w:t>const</w:t>
                            </w:r>
                            <w:proofErr w:type="spellEnd"/>
                            <w:r>
                              <w:rPr>
                                <w:rFonts w:ascii="Consolas" w:hAnsi="Consolas"/>
                              </w:rPr>
                              <w:t xml:space="preserve"> database = </w:t>
                            </w:r>
                            <w:r w:rsidRPr="00ED12D3">
                              <w:rPr>
                                <w:rFonts w:ascii="Consolas" w:hAnsi="Consolas"/>
                              </w:rPr>
                              <w:t xml:space="preserve">[&lt;% for(Data </w:t>
                            </w:r>
                            <w:proofErr w:type="spellStart"/>
                            <w:r w:rsidRPr="00ED12D3">
                              <w:rPr>
                                <w:rFonts w:ascii="Consolas" w:hAnsi="Consolas"/>
                              </w:rPr>
                              <w:t>list:studentinfo</w:t>
                            </w:r>
                            <w:proofErr w:type="spellEnd"/>
                            <w:r w:rsidRPr="00ED12D3">
                              <w:rPr>
                                <w:rFonts w:ascii="Consolas" w:hAnsi="Consolas"/>
                              </w:rPr>
                              <w:t>){ %&gt;</w:t>
                            </w:r>
                          </w:p>
                          <w:p w14:paraId="2586D075" w14:textId="6922ECA5" w:rsidR="001D6546" w:rsidRPr="00ED12D3" w:rsidRDefault="001D6546" w:rsidP="00386FF3">
                            <w:pPr>
                              <w:ind w:firstLine="188"/>
                              <w:jc w:val="left"/>
                              <w:rPr>
                                <w:rFonts w:ascii="Consolas" w:hAnsi="Consolas"/>
                              </w:rPr>
                            </w:pPr>
                            <w:r w:rsidRPr="00ED12D3">
                              <w:rPr>
                                <w:rFonts w:ascii="Consolas" w:hAnsi="Consolas"/>
                              </w:rPr>
                              <w:t xml:space="preserve">{ id: &lt;%= </w:t>
                            </w:r>
                            <w:proofErr w:type="spellStart"/>
                            <w:r w:rsidRPr="00ED12D3">
                              <w:rPr>
                                <w:rFonts w:ascii="Consolas" w:hAnsi="Consolas"/>
                              </w:rPr>
                              <w:t>list.getNumber</w:t>
                            </w:r>
                            <w:proofErr w:type="spellEnd"/>
                            <w:r w:rsidRPr="00ED12D3">
                              <w:rPr>
                                <w:rFonts w:ascii="Consolas" w:hAnsi="Consolas"/>
                              </w:rPr>
                              <w:t>() %&gt;</w:t>
                            </w:r>
                            <w:r>
                              <w:rPr>
                                <w:rFonts w:ascii="Consolas" w:hAnsi="Consolas"/>
                              </w:rPr>
                              <w:t>，</w:t>
                            </w:r>
                            <w:r w:rsidRPr="00ED12D3">
                              <w:rPr>
                                <w:rFonts w:ascii="Consolas" w:hAnsi="Consolas"/>
                              </w:rPr>
                              <w:t xml:space="preserve"> name: "&lt;%= </w:t>
                            </w:r>
                            <w:proofErr w:type="spellStart"/>
                            <w:r w:rsidRPr="00ED12D3">
                              <w:rPr>
                                <w:rFonts w:ascii="Consolas" w:hAnsi="Consolas"/>
                              </w:rPr>
                              <w:t>list.getFirst</w:t>
                            </w:r>
                            <w:proofErr w:type="spellEnd"/>
                            <w:r w:rsidRPr="00ED12D3">
                              <w:rPr>
                                <w:rFonts w:ascii="Consolas" w:hAnsi="Consolas"/>
                              </w:rPr>
                              <w:t xml:space="preserve">() %&gt;&lt;%= </w:t>
                            </w:r>
                            <w:proofErr w:type="spellStart"/>
                            <w:r w:rsidRPr="00ED12D3">
                              <w:rPr>
                                <w:rFonts w:ascii="Consolas" w:hAnsi="Consolas"/>
                              </w:rPr>
                              <w:t>list.getLast</w:t>
                            </w:r>
                            <w:proofErr w:type="spellEnd"/>
                            <w:r w:rsidRPr="00ED12D3">
                              <w:rPr>
                                <w:rFonts w:ascii="Consolas" w:hAnsi="Consolas"/>
                              </w:rPr>
                              <w:t>() %&gt;"}</w:t>
                            </w:r>
                            <w:r>
                              <w:rPr>
                                <w:rFonts w:ascii="Consolas" w:hAnsi="Consolas"/>
                              </w:rPr>
                              <w:t>，</w:t>
                            </w:r>
                          </w:p>
                          <w:p w14:paraId="3FF7E60E" w14:textId="77777777" w:rsidR="001D6546" w:rsidRPr="00ED12D3" w:rsidRDefault="001D6546" w:rsidP="00386FF3">
                            <w:pPr>
                              <w:ind w:firstLine="188"/>
                              <w:jc w:val="left"/>
                              <w:rPr>
                                <w:rFonts w:ascii="Consolas" w:hAnsi="Consolas"/>
                              </w:rPr>
                            </w:pPr>
                            <w:r w:rsidRPr="00ED12D3">
                              <w:rPr>
                                <w:rFonts w:ascii="Consolas" w:hAnsi="Consolas"/>
                              </w:rPr>
                              <w:t>&lt;% } %&gt;];</w:t>
                            </w:r>
                          </w:p>
                          <w:p w14:paraId="244180DA" w14:textId="77777777" w:rsidR="001D6546" w:rsidRPr="00ED12D3" w:rsidRDefault="001D6546" w:rsidP="00386FF3">
                            <w:pPr>
                              <w:ind w:firstLine="188"/>
                              <w:jc w:val="left"/>
                              <w:rPr>
                                <w:rFonts w:ascii="Consolas" w:hAnsi="Consolas"/>
                              </w:rPr>
                            </w:pPr>
                            <w:proofErr w:type="spellStart"/>
                            <w:r w:rsidRPr="00ED12D3">
                              <w:rPr>
                                <w:rFonts w:ascii="Consolas" w:hAnsi="Consolas"/>
                              </w:rPr>
                              <w:t>const</w:t>
                            </w:r>
                            <w:proofErr w:type="spellEnd"/>
                            <w:r w:rsidRPr="00ED12D3">
                              <w:rPr>
                                <w:rFonts w:ascii="Consolas" w:hAnsi="Consolas"/>
                              </w:rPr>
                              <w:t xml:space="preserve"> database2 = [&lt;% for(Data list2:subjectinfo){ %&gt;</w:t>
                            </w:r>
                          </w:p>
                          <w:p w14:paraId="7FF8F5E5" w14:textId="7732FBD4" w:rsidR="001D6546" w:rsidRPr="00ED12D3" w:rsidRDefault="001D6546" w:rsidP="00386FF3">
                            <w:pPr>
                              <w:ind w:firstLine="188"/>
                              <w:jc w:val="left"/>
                              <w:rPr>
                                <w:rFonts w:ascii="Consolas" w:hAnsi="Consolas"/>
                              </w:rPr>
                            </w:pPr>
                            <w:r w:rsidRPr="00ED12D3">
                              <w:rPr>
                                <w:rFonts w:ascii="Consolas" w:hAnsi="Consolas"/>
                              </w:rPr>
                              <w:t>"&lt;%= list2.getSubject() %&gt;"</w:t>
                            </w:r>
                            <w:r>
                              <w:rPr>
                                <w:rFonts w:ascii="Consolas" w:hAnsi="Consolas"/>
                              </w:rPr>
                              <w:t>，</w:t>
                            </w:r>
                            <w:r w:rsidRPr="00ED12D3">
                              <w:rPr>
                                <w:rFonts w:ascii="Consolas" w:hAnsi="Consolas"/>
                              </w:rPr>
                              <w:t>&lt;% } %&gt;]</w:t>
                            </w:r>
                          </w:p>
                          <w:p w14:paraId="0CFE5612" w14:textId="77777777" w:rsidR="001D6546" w:rsidRPr="00ED12D3" w:rsidRDefault="001D6546" w:rsidP="00386FF3">
                            <w:pPr>
                              <w:ind w:firstLine="188"/>
                              <w:jc w:val="center"/>
                              <w:rPr>
                                <w:rFonts w:ascii="Consolas" w:hAnsi="Consolas"/>
                              </w:rPr>
                            </w:pPr>
                            <w:r>
                              <w:rPr>
                                <w:rFonts w:ascii="Consolas" w:hAnsi="Consolas" w:hint="eastAsia"/>
                              </w:rPr>
                              <w:t>（省略）</w:t>
                            </w:r>
                          </w:p>
                          <w:p w14:paraId="14389807" w14:textId="77777777" w:rsidR="001D6546" w:rsidRPr="00ED12D3" w:rsidRDefault="001D6546" w:rsidP="00386FF3">
                            <w:pPr>
                              <w:ind w:firstLine="188"/>
                              <w:jc w:val="left"/>
                              <w:rPr>
                                <w:rFonts w:ascii="Consolas" w:hAnsi="Consolas"/>
                              </w:rPr>
                            </w:pPr>
                          </w:p>
                          <w:p w14:paraId="5A2D13D1" w14:textId="77777777" w:rsidR="001D6546" w:rsidRPr="00ED12D3" w:rsidRDefault="001D6546" w:rsidP="00386FF3">
                            <w:pPr>
                              <w:ind w:firstLine="188"/>
                              <w:jc w:val="left"/>
                              <w:rPr>
                                <w:rFonts w:ascii="Consolas" w:hAnsi="Consolas"/>
                              </w:rPr>
                            </w:pPr>
                            <w:r w:rsidRPr="00ED12D3">
                              <w:rPr>
                                <w:rFonts w:ascii="Consolas" w:hAnsi="Consolas"/>
                              </w:rPr>
                              <w:t xml:space="preserve">        &lt;% </w:t>
                            </w:r>
                            <w:proofErr w:type="spellStart"/>
                            <w:r w:rsidRPr="00ED12D3">
                              <w:rPr>
                                <w:rFonts w:ascii="Consolas" w:hAnsi="Consolas"/>
                              </w:rPr>
                              <w:t>session.removeAttribute</w:t>
                            </w:r>
                            <w:proofErr w:type="spellEnd"/>
                            <w:r w:rsidRPr="00ED12D3">
                              <w:rPr>
                                <w:rFonts w:ascii="Consolas" w:hAnsi="Consolas"/>
                              </w:rPr>
                              <w:t>("lists"); %&gt;</w:t>
                            </w:r>
                          </w:p>
                          <w:p w14:paraId="0E5E1983" w14:textId="77777777" w:rsidR="001D6546" w:rsidRPr="00B30C77" w:rsidRDefault="001D6546" w:rsidP="00386FF3">
                            <w:pPr>
                              <w:ind w:firstLine="188"/>
                              <w:jc w:val="left"/>
                            </w:pPr>
                            <w:r>
                              <w:t xml:space="preserve">        &lt;% </w:t>
                            </w:r>
                            <w:proofErr w:type="spellStart"/>
                            <w:r>
                              <w:t>session.removeAttribute</w:t>
                            </w:r>
                            <w:proofErr w:type="spellEnd"/>
                            <w:r>
                              <w:t>("lists2");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D123B3" id="_x0000_t202" coordsize="21600,21600" o:spt="202" path="m,l,21600r21600,l21600,xe">
                <v:stroke joinstyle="miter"/>
                <v:path gradientshapeok="t" o:connecttype="rect"/>
              </v:shapetype>
              <v:shape id="テキスト ボックス 2092" o:spid="_x0000_s1114" type="#_x0000_t202" style="position:absolute;left:0;text-align:left;margin-left:0;margin-top:27.4pt;width:424.5pt;height:511.1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" fillcolor="white [3201]" strokeweight=".5pt">
                <v:textbox>
                  <w:txbxContent>
                    <w:p w14:paraId="125BFB11" w14:textId="77777777" w:rsidR="001D6546" w:rsidRPr="00B30C77" w:rsidRDefault="001D6546" w:rsidP="00386FF3">
                      <w:pPr>
                        <w:ind w:firstLine="188"/>
                        <w:rPr>
                          <w:rFonts w:ascii="Consolas" w:hAnsi="Consolas"/>
                        </w:rPr>
                      </w:pPr>
                      <w:r w:rsidRPr="00B30C77">
                        <w:rPr>
                          <w:rFonts w:ascii="Consolas" w:hAnsi="Consolas"/>
                        </w:rPr>
                        <w:t>&lt;%@ page language="java" contentType="text/html; charset=UTF-8"</w:t>
                      </w:r>
                    </w:p>
                    <w:p w14:paraId="6DBB6642" w14:textId="77777777" w:rsidR="001D6546" w:rsidRPr="00B30C77" w:rsidRDefault="001D6546" w:rsidP="00386FF3">
                      <w:pPr>
                        <w:ind w:firstLine="188"/>
                        <w:rPr>
                          <w:rFonts w:ascii="Consolas" w:hAnsi="Consolas"/>
                        </w:rPr>
                      </w:pPr>
                      <w:r w:rsidRPr="00B30C77">
                        <w:rPr>
                          <w:rFonts w:ascii="Consolas" w:hAnsi="Consolas"/>
                        </w:rPr>
                        <w:t xml:space="preserve">    pageEncoding="UTF-8"%&gt;</w:t>
                      </w:r>
                    </w:p>
                    <w:p w14:paraId="494EDCD3" w14:textId="77777777" w:rsidR="001D6546" w:rsidRPr="00B30C77" w:rsidRDefault="001D6546" w:rsidP="00386FF3">
                      <w:pPr>
                        <w:ind w:firstLine="188"/>
                        <w:rPr>
                          <w:rFonts w:ascii="Consolas" w:hAnsi="Consolas"/>
                        </w:rPr>
                      </w:pPr>
                      <w:r w:rsidRPr="00B30C77">
                        <w:rPr>
                          <w:rFonts w:ascii="Consolas" w:hAnsi="Consolas"/>
                        </w:rPr>
                        <w:t>&lt;%@ page import="java.util.List"%&gt;</w:t>
                      </w:r>
                    </w:p>
                    <w:p w14:paraId="717A6563" w14:textId="77777777" w:rsidR="001D6546" w:rsidRPr="00B30C77" w:rsidRDefault="001D6546" w:rsidP="00386FF3">
                      <w:pPr>
                        <w:ind w:firstLine="188"/>
                        <w:rPr>
                          <w:rFonts w:ascii="Consolas" w:hAnsi="Consolas"/>
                        </w:rPr>
                      </w:pPr>
                      <w:r w:rsidRPr="00B30C77">
                        <w:rPr>
                          <w:rFonts w:ascii="Consolas" w:hAnsi="Consolas"/>
                        </w:rPr>
                        <w:t>&lt;%@ page import="sotuken2023.Data"%&gt;</w:t>
                      </w:r>
                    </w:p>
                    <w:p w14:paraId="7F9085E4" w14:textId="77777777" w:rsidR="001D6546" w:rsidRPr="00B30C77" w:rsidRDefault="001D6546" w:rsidP="00386FF3">
                      <w:pPr>
                        <w:ind w:firstLine="188"/>
                        <w:rPr>
                          <w:rFonts w:ascii="Consolas" w:hAnsi="Consolas"/>
                        </w:rPr>
                      </w:pPr>
                      <w:r w:rsidRPr="00B30C77">
                        <w:rPr>
                          <w:rFonts w:ascii="Consolas" w:hAnsi="Consolas"/>
                        </w:rPr>
                        <w:t>&lt;%@ page import="javax.servlet.http.HttpSession" %&gt;</w:t>
                      </w:r>
                    </w:p>
                    <w:p w14:paraId="666D70A4" w14:textId="77777777" w:rsidR="001D6546" w:rsidRPr="00B30C77" w:rsidRDefault="001D6546" w:rsidP="00386FF3">
                      <w:pPr>
                        <w:ind w:firstLine="188"/>
                        <w:rPr>
                          <w:rFonts w:ascii="Consolas" w:hAnsi="Consolas"/>
                        </w:rPr>
                      </w:pPr>
                      <w:r w:rsidRPr="00B30C77">
                        <w:rPr>
                          <w:rFonts w:ascii="Consolas" w:hAnsi="Consolas"/>
                        </w:rPr>
                        <w:t>&lt;%</w:t>
                      </w:r>
                    </w:p>
                    <w:p w14:paraId="0F872450" w14:textId="77777777" w:rsidR="001D6546" w:rsidRPr="00B30C77" w:rsidRDefault="001D6546" w:rsidP="00386FF3">
                      <w:pPr>
                        <w:ind w:firstLine="188"/>
                        <w:rPr>
                          <w:rFonts w:ascii="Consolas" w:hAnsi="Consolas"/>
                        </w:rPr>
                      </w:pPr>
                      <w:r w:rsidRPr="00B30C77">
                        <w:rPr>
                          <w:rFonts w:ascii="Consolas" w:hAnsi="Consolas"/>
                        </w:rPr>
                        <w:tab/>
                        <w:t>List&lt;Data&gt; studentinfo = (List&lt;Data&gt;)session.getAttribute("studentinfo");</w:t>
                      </w:r>
                    </w:p>
                    <w:p w14:paraId="4E88D7A5" w14:textId="77777777" w:rsidR="001D6546" w:rsidRPr="00B30C77" w:rsidRDefault="001D6546" w:rsidP="00386FF3">
                      <w:pPr>
                        <w:ind w:firstLine="188"/>
                        <w:rPr>
                          <w:rFonts w:ascii="Consolas" w:hAnsi="Consolas"/>
                        </w:rPr>
                      </w:pPr>
                      <w:r w:rsidRPr="00B30C77">
                        <w:rPr>
                          <w:rFonts w:ascii="Consolas" w:hAnsi="Consolas"/>
                        </w:rPr>
                        <w:tab/>
                        <w:t>List&lt;Data&gt; subjectinfo = (List&lt;Data&gt;)session.getAttribute("subjectinfo");</w:t>
                      </w:r>
                    </w:p>
                    <w:p w14:paraId="72C5B2D3" w14:textId="77777777" w:rsidR="001D6546" w:rsidRDefault="001D6546" w:rsidP="00386FF3">
                      <w:pPr>
                        <w:ind w:firstLine="188"/>
                        <w:rPr>
                          <w:rFonts w:ascii="Consolas" w:hAnsi="Consolas"/>
                        </w:rPr>
                      </w:pPr>
                      <w:r w:rsidRPr="00B30C77">
                        <w:rPr>
                          <w:rFonts w:ascii="Consolas" w:hAnsi="Consolas"/>
                        </w:rPr>
                        <w:t>%&gt;</w:t>
                      </w:r>
                    </w:p>
                    <w:p w14:paraId="256A3959" w14:textId="77777777" w:rsidR="001D6546" w:rsidRDefault="001D6546" w:rsidP="00386FF3">
                      <w:pPr>
                        <w:ind w:firstLine="188"/>
                        <w:jc w:val="center"/>
                      </w:pPr>
                      <w:r>
                        <w:rPr>
                          <w:rFonts w:hint="eastAsia"/>
                        </w:rPr>
                        <w:t>（</w:t>
                      </w:r>
                      <w:r>
                        <w:t>省略）</w:t>
                      </w:r>
                    </w:p>
                    <w:p w14:paraId="7726C5FF" w14:textId="77777777" w:rsidR="001D6546" w:rsidRPr="00ED12D3" w:rsidRDefault="001D6546" w:rsidP="00386FF3">
                      <w:pPr>
                        <w:ind w:firstLine="188"/>
                        <w:jc w:val="left"/>
                        <w:rPr>
                          <w:rFonts w:ascii="Consolas" w:hAnsi="Consolas"/>
                        </w:rPr>
                      </w:pPr>
                      <w:r>
                        <w:rPr>
                          <w:rFonts w:ascii="Consolas" w:hAnsi="Consolas"/>
                        </w:rPr>
                        <w:t xml:space="preserve">const database = </w:t>
                      </w:r>
                      <w:r w:rsidRPr="00ED12D3">
                        <w:rPr>
                          <w:rFonts w:ascii="Consolas" w:hAnsi="Consolas"/>
                        </w:rPr>
                        <w:t>[&lt;% for(Data list:studentinfo){ %&gt;</w:t>
                      </w:r>
                    </w:p>
                    <w:p w14:paraId="2586D075" w14:textId="6922ECA5" w:rsidR="001D6546" w:rsidRPr="00ED12D3" w:rsidRDefault="001D6546" w:rsidP="00386FF3">
                      <w:pPr>
                        <w:ind w:firstLine="188"/>
                        <w:jc w:val="left"/>
                        <w:rPr>
                          <w:rFonts w:ascii="Consolas" w:hAnsi="Consolas"/>
                        </w:rPr>
                      </w:pPr>
                      <w:r w:rsidRPr="00ED12D3">
                        <w:rPr>
                          <w:rFonts w:ascii="Consolas" w:hAnsi="Consolas"/>
                        </w:rPr>
                        <w:t>{ id: &lt;%= list.getNumber() %&gt;</w:t>
                      </w:r>
                      <w:r>
                        <w:rPr>
                          <w:rFonts w:ascii="Consolas" w:hAnsi="Consolas"/>
                        </w:rPr>
                        <w:t>，</w:t>
                      </w:r>
                      <w:r w:rsidRPr="00ED12D3">
                        <w:rPr>
                          <w:rFonts w:ascii="Consolas" w:hAnsi="Consolas"/>
                        </w:rPr>
                        <w:t xml:space="preserve"> name: "&lt;%= list.getFirst() %&gt;&lt;%= list.getLast() %&gt;"}</w:t>
                      </w:r>
                      <w:r>
                        <w:rPr>
                          <w:rFonts w:ascii="Consolas" w:hAnsi="Consolas"/>
                        </w:rPr>
                        <w:t>，</w:t>
                      </w:r>
                    </w:p>
                    <w:p w14:paraId="3FF7E60E" w14:textId="77777777" w:rsidR="001D6546" w:rsidRPr="00ED12D3" w:rsidRDefault="001D6546" w:rsidP="00386FF3">
                      <w:pPr>
                        <w:ind w:firstLine="188"/>
                        <w:jc w:val="left"/>
                        <w:rPr>
                          <w:rFonts w:ascii="Consolas" w:hAnsi="Consolas"/>
                        </w:rPr>
                      </w:pPr>
                      <w:r w:rsidRPr="00ED12D3">
                        <w:rPr>
                          <w:rFonts w:ascii="Consolas" w:hAnsi="Consolas"/>
                        </w:rPr>
                        <w:t>&lt;% } %&gt;];</w:t>
                      </w:r>
                    </w:p>
                    <w:p w14:paraId="244180DA" w14:textId="77777777" w:rsidR="001D6546" w:rsidRPr="00ED12D3" w:rsidRDefault="001D6546" w:rsidP="00386FF3">
                      <w:pPr>
                        <w:ind w:firstLine="188"/>
                        <w:jc w:val="left"/>
                        <w:rPr>
                          <w:rFonts w:ascii="Consolas" w:hAnsi="Consolas"/>
                        </w:rPr>
                      </w:pPr>
                      <w:r w:rsidRPr="00ED12D3">
                        <w:rPr>
                          <w:rFonts w:ascii="Consolas" w:hAnsi="Consolas"/>
                        </w:rPr>
                        <w:t>const database2 = [&lt;% for(Data list2:subjectinfo){ %&gt;</w:t>
                      </w:r>
                    </w:p>
                    <w:p w14:paraId="7FF8F5E5" w14:textId="7732FBD4" w:rsidR="001D6546" w:rsidRPr="00ED12D3" w:rsidRDefault="001D6546" w:rsidP="00386FF3">
                      <w:pPr>
                        <w:ind w:firstLine="188"/>
                        <w:jc w:val="left"/>
                        <w:rPr>
                          <w:rFonts w:ascii="Consolas" w:hAnsi="Consolas"/>
                        </w:rPr>
                      </w:pPr>
                      <w:r w:rsidRPr="00ED12D3">
                        <w:rPr>
                          <w:rFonts w:ascii="Consolas" w:hAnsi="Consolas"/>
                        </w:rPr>
                        <w:t>"&lt;%= list2.getSubject() %&gt;"</w:t>
                      </w:r>
                      <w:r>
                        <w:rPr>
                          <w:rFonts w:ascii="Consolas" w:hAnsi="Consolas"/>
                        </w:rPr>
                        <w:t>，</w:t>
                      </w:r>
                      <w:r w:rsidRPr="00ED12D3">
                        <w:rPr>
                          <w:rFonts w:ascii="Consolas" w:hAnsi="Consolas"/>
                        </w:rPr>
                        <w:t>&lt;% } %&gt;]</w:t>
                      </w:r>
                    </w:p>
                    <w:p w14:paraId="0CFE5612" w14:textId="77777777" w:rsidR="001D6546" w:rsidRPr="00ED12D3" w:rsidRDefault="001D6546" w:rsidP="00386FF3">
                      <w:pPr>
                        <w:ind w:firstLine="188"/>
                        <w:jc w:val="center"/>
                        <w:rPr>
                          <w:rFonts w:ascii="Consolas" w:hAnsi="Consolas"/>
                        </w:rPr>
                      </w:pPr>
                      <w:r>
                        <w:rPr>
                          <w:rFonts w:ascii="Consolas" w:hAnsi="Consolas" w:hint="eastAsia"/>
                        </w:rPr>
                        <w:t>（省略）</w:t>
                      </w:r>
                    </w:p>
                    <w:p w14:paraId="14389807" w14:textId="77777777" w:rsidR="001D6546" w:rsidRPr="00ED12D3" w:rsidRDefault="001D6546" w:rsidP="00386FF3">
                      <w:pPr>
                        <w:ind w:firstLine="188"/>
                        <w:jc w:val="left"/>
                        <w:rPr>
                          <w:rFonts w:ascii="Consolas" w:hAnsi="Consolas"/>
                        </w:rPr>
                      </w:pPr>
                    </w:p>
                    <w:p w14:paraId="5A2D13D1" w14:textId="77777777" w:rsidR="001D6546" w:rsidRPr="00ED12D3" w:rsidRDefault="001D6546" w:rsidP="00386FF3">
                      <w:pPr>
                        <w:ind w:firstLine="188"/>
                        <w:jc w:val="left"/>
                        <w:rPr>
                          <w:rFonts w:ascii="Consolas" w:hAnsi="Consolas"/>
                        </w:rPr>
                      </w:pPr>
                      <w:r w:rsidRPr="00ED12D3">
                        <w:rPr>
                          <w:rFonts w:ascii="Consolas" w:hAnsi="Consolas"/>
                        </w:rPr>
                        <w:t xml:space="preserve">        &lt;% session.removeAttribute("lists"); %&gt;</w:t>
                      </w:r>
                    </w:p>
                    <w:p w14:paraId="0E5E1983" w14:textId="77777777" w:rsidR="001D6546" w:rsidRPr="00B30C77" w:rsidRDefault="001D6546" w:rsidP="00386FF3">
                      <w:pPr>
                        <w:ind w:firstLine="188"/>
                        <w:jc w:val="left"/>
                      </w:pPr>
                      <w:r>
                        <w:t xml:space="preserve">        &lt;% session.removeAttribute("lists2"); %&gt;</w:t>
                      </w:r>
                    </w:p>
                  </w:txbxContent>
                </v:textbox>
                <w10:wrap anchorx="margin"/>
              </v:shape>
            </w:pict>
          </mc:Fallback>
        </mc:AlternateContent>
      </w:r>
      <w:r w:rsidR="00386FF3">
        <w:rPr>
          <w:rFonts w:hint="eastAsia"/>
        </w:rPr>
        <w:t>リスト6</w:t>
      </w:r>
      <w:r w:rsidR="00386FF3">
        <w:t>.1.</w:t>
      </w:r>
      <w:r w:rsidR="00386FF3">
        <w:rPr>
          <w:rFonts w:hint="eastAsia"/>
        </w:rPr>
        <w:t xml:space="preserve">6　</w:t>
      </w:r>
      <w:proofErr w:type="spellStart"/>
      <w:r w:rsidR="00386FF3">
        <w:rPr>
          <w:rFonts w:hint="eastAsia"/>
        </w:rPr>
        <w:t>Attendance</w:t>
      </w:r>
      <w:r w:rsidR="00386FF3">
        <w:t>.jsp</w:t>
      </w:r>
      <w:proofErr w:type="spellEnd"/>
    </w:p>
    <w:p w14:paraId="5610BD01" w14:textId="1DA3C34A" w:rsidR="00386FF3" w:rsidRDefault="00386FF3">
      <w:pPr>
        <w:widowControl/>
        <w:spacing w:line="240" w:lineRule="auto"/>
        <w:ind w:firstLineChars="0" w:firstLine="0"/>
        <w:jc w:val="left"/>
      </w:pPr>
    </w:p>
    <w:p w14:paraId="5B89EAC7" w14:textId="69C02BCC" w:rsidR="00386FF3" w:rsidRDefault="00386FF3">
      <w:pPr>
        <w:widowControl/>
        <w:spacing w:line="240" w:lineRule="auto"/>
        <w:ind w:firstLineChars="0" w:firstLine="0"/>
        <w:jc w:val="left"/>
      </w:pPr>
    </w:p>
    <w:p w14:paraId="35720862" w14:textId="5DEE6D35" w:rsidR="00386FF3" w:rsidRDefault="00386FF3">
      <w:pPr>
        <w:widowControl/>
        <w:spacing w:line="240" w:lineRule="auto"/>
        <w:ind w:firstLineChars="0" w:firstLine="0"/>
        <w:jc w:val="left"/>
      </w:pPr>
    </w:p>
    <w:p w14:paraId="1EE07089" w14:textId="22025E32" w:rsidR="00386FF3" w:rsidRDefault="00386FF3">
      <w:pPr>
        <w:widowControl/>
        <w:spacing w:line="240" w:lineRule="auto"/>
        <w:ind w:firstLineChars="0" w:firstLine="0"/>
        <w:jc w:val="left"/>
      </w:pPr>
    </w:p>
    <w:p w14:paraId="4FE47832" w14:textId="7250AFBA" w:rsidR="00386FF3" w:rsidRDefault="00386FF3">
      <w:pPr>
        <w:widowControl/>
        <w:spacing w:line="240" w:lineRule="auto"/>
        <w:ind w:firstLineChars="0" w:firstLine="0"/>
        <w:jc w:val="left"/>
      </w:pPr>
    </w:p>
    <w:p w14:paraId="1C7277B8" w14:textId="6B03F03F" w:rsidR="00386FF3" w:rsidRDefault="00386FF3">
      <w:pPr>
        <w:widowControl/>
        <w:spacing w:line="240" w:lineRule="auto"/>
        <w:ind w:firstLineChars="0" w:firstLine="0"/>
        <w:jc w:val="left"/>
      </w:pPr>
    </w:p>
    <w:p w14:paraId="11248E5C" w14:textId="36E2B7B6" w:rsidR="00386FF3" w:rsidRDefault="00386FF3">
      <w:pPr>
        <w:widowControl/>
        <w:spacing w:line="240" w:lineRule="auto"/>
        <w:ind w:firstLineChars="0" w:firstLine="0"/>
        <w:jc w:val="left"/>
      </w:pPr>
    </w:p>
    <w:p w14:paraId="32AE99E9" w14:textId="6FCB9114" w:rsidR="00386FF3" w:rsidRDefault="00386FF3">
      <w:pPr>
        <w:widowControl/>
        <w:spacing w:line="240" w:lineRule="auto"/>
        <w:ind w:firstLineChars="0" w:firstLine="0"/>
        <w:jc w:val="left"/>
      </w:pPr>
    </w:p>
    <w:p w14:paraId="6F89A2E0" w14:textId="0EA7D2B0" w:rsidR="00386FF3" w:rsidRDefault="00386FF3">
      <w:pPr>
        <w:widowControl/>
        <w:spacing w:line="240" w:lineRule="auto"/>
        <w:ind w:firstLineChars="0" w:firstLine="0"/>
        <w:jc w:val="left"/>
      </w:pPr>
    </w:p>
    <w:p w14:paraId="574A5B2A" w14:textId="3D664A8D" w:rsidR="00386FF3" w:rsidRDefault="00386FF3">
      <w:pPr>
        <w:widowControl/>
        <w:spacing w:line="240" w:lineRule="auto"/>
        <w:ind w:firstLineChars="0" w:firstLine="0"/>
        <w:jc w:val="left"/>
      </w:pPr>
    </w:p>
    <w:p w14:paraId="1846C7DC" w14:textId="6F9822E3" w:rsidR="00386FF3" w:rsidRDefault="00386FF3">
      <w:pPr>
        <w:widowControl/>
        <w:spacing w:line="240" w:lineRule="auto"/>
        <w:ind w:firstLineChars="0" w:firstLine="0"/>
        <w:jc w:val="left"/>
      </w:pPr>
    </w:p>
    <w:p w14:paraId="3A7F4232" w14:textId="6F292625" w:rsidR="00386FF3" w:rsidRDefault="00386FF3">
      <w:pPr>
        <w:widowControl/>
        <w:spacing w:line="240" w:lineRule="auto"/>
        <w:ind w:firstLineChars="0" w:firstLine="0"/>
        <w:jc w:val="left"/>
      </w:pPr>
    </w:p>
    <w:p w14:paraId="18A95946" w14:textId="5E6F6E41" w:rsidR="00386FF3" w:rsidRDefault="00386FF3">
      <w:pPr>
        <w:widowControl/>
        <w:spacing w:line="240" w:lineRule="auto"/>
        <w:ind w:firstLineChars="0" w:firstLine="0"/>
        <w:jc w:val="left"/>
      </w:pPr>
    </w:p>
    <w:p w14:paraId="73E5A248" w14:textId="6EF5EC05" w:rsidR="00386FF3" w:rsidRDefault="00386FF3">
      <w:pPr>
        <w:widowControl/>
        <w:spacing w:line="240" w:lineRule="auto"/>
        <w:ind w:firstLineChars="0" w:firstLine="0"/>
        <w:jc w:val="left"/>
      </w:pPr>
    </w:p>
    <w:p w14:paraId="6B6C6324" w14:textId="292B7982" w:rsidR="00386FF3" w:rsidRDefault="00386FF3">
      <w:pPr>
        <w:widowControl/>
        <w:spacing w:line="240" w:lineRule="auto"/>
        <w:ind w:firstLineChars="0" w:firstLine="0"/>
        <w:jc w:val="left"/>
      </w:pPr>
    </w:p>
    <w:p w14:paraId="03E14054" w14:textId="044E1967" w:rsidR="00386FF3" w:rsidRDefault="00386FF3">
      <w:pPr>
        <w:widowControl/>
        <w:spacing w:line="240" w:lineRule="auto"/>
        <w:ind w:firstLineChars="0" w:firstLine="0"/>
        <w:jc w:val="left"/>
      </w:pPr>
    </w:p>
    <w:p w14:paraId="43312550" w14:textId="5EE02BF7" w:rsidR="00386FF3" w:rsidRDefault="00386FF3">
      <w:pPr>
        <w:widowControl/>
        <w:spacing w:line="240" w:lineRule="auto"/>
        <w:ind w:firstLineChars="0" w:firstLine="0"/>
        <w:jc w:val="left"/>
      </w:pPr>
    </w:p>
    <w:p w14:paraId="59037EBE" w14:textId="51809C69" w:rsidR="00386FF3" w:rsidRDefault="00386FF3">
      <w:pPr>
        <w:widowControl/>
        <w:spacing w:line="240" w:lineRule="auto"/>
        <w:ind w:firstLineChars="0" w:firstLine="0"/>
        <w:jc w:val="left"/>
      </w:pPr>
    </w:p>
    <w:p w14:paraId="4DFD564A" w14:textId="5671D202" w:rsidR="00386FF3" w:rsidRDefault="00386FF3">
      <w:pPr>
        <w:widowControl/>
        <w:spacing w:line="240" w:lineRule="auto"/>
        <w:ind w:firstLineChars="0" w:firstLine="0"/>
        <w:jc w:val="left"/>
      </w:pPr>
    </w:p>
    <w:p w14:paraId="679275E2" w14:textId="27054675" w:rsidR="00386FF3" w:rsidRDefault="00386FF3">
      <w:pPr>
        <w:widowControl/>
        <w:spacing w:line="240" w:lineRule="auto"/>
        <w:ind w:firstLineChars="0" w:firstLine="0"/>
        <w:jc w:val="left"/>
      </w:pPr>
    </w:p>
    <w:p w14:paraId="106CC2C9" w14:textId="2DE84EAA" w:rsidR="00386FF3" w:rsidRDefault="00386FF3">
      <w:pPr>
        <w:widowControl/>
        <w:spacing w:line="240" w:lineRule="auto"/>
        <w:ind w:firstLineChars="0" w:firstLine="0"/>
        <w:jc w:val="left"/>
      </w:pPr>
    </w:p>
    <w:p w14:paraId="441E94FE" w14:textId="696F3F6E" w:rsidR="00386FF3" w:rsidRDefault="00386FF3">
      <w:pPr>
        <w:widowControl/>
        <w:spacing w:line="240" w:lineRule="auto"/>
        <w:ind w:firstLineChars="0" w:firstLine="0"/>
        <w:jc w:val="left"/>
      </w:pPr>
    </w:p>
    <w:p w14:paraId="6BE1575E" w14:textId="2AAAC530" w:rsidR="00386FF3" w:rsidRDefault="00386FF3">
      <w:pPr>
        <w:widowControl/>
        <w:spacing w:line="240" w:lineRule="auto"/>
        <w:ind w:firstLineChars="0" w:firstLine="0"/>
        <w:jc w:val="left"/>
      </w:pPr>
    </w:p>
    <w:p w14:paraId="745B7FF3" w14:textId="1CAE3829" w:rsidR="00386FF3" w:rsidRDefault="00386FF3">
      <w:pPr>
        <w:widowControl/>
        <w:spacing w:line="240" w:lineRule="auto"/>
        <w:ind w:firstLineChars="0" w:firstLine="0"/>
        <w:jc w:val="left"/>
      </w:pPr>
    </w:p>
    <w:p w14:paraId="62AD4F3D" w14:textId="6243207A" w:rsidR="00386FF3" w:rsidRDefault="00386FF3">
      <w:pPr>
        <w:widowControl/>
        <w:spacing w:line="240" w:lineRule="auto"/>
        <w:ind w:firstLineChars="0" w:firstLine="0"/>
        <w:jc w:val="left"/>
      </w:pPr>
    </w:p>
    <w:p w14:paraId="4441C95A" w14:textId="4714228B" w:rsidR="00386FF3" w:rsidRDefault="00386FF3">
      <w:pPr>
        <w:widowControl/>
        <w:spacing w:line="240" w:lineRule="auto"/>
        <w:ind w:firstLineChars="0" w:firstLine="0"/>
        <w:jc w:val="left"/>
      </w:pPr>
    </w:p>
    <w:p w14:paraId="6A7E12BF" w14:textId="77777777" w:rsidR="00386FF3" w:rsidRDefault="00386FF3">
      <w:pPr>
        <w:widowControl/>
        <w:spacing w:line="240" w:lineRule="auto"/>
        <w:ind w:firstLineChars="0" w:firstLine="0"/>
        <w:jc w:val="left"/>
      </w:pPr>
    </w:p>
    <w:p w14:paraId="355BF3D7" w14:textId="77777777" w:rsidR="00E73844" w:rsidRPr="003B47FD" w:rsidRDefault="00E73844" w:rsidP="00E73844">
      <w:pPr>
        <w:ind w:firstLineChars="0" w:firstLine="0"/>
        <w:jc w:val="left"/>
      </w:pPr>
    </w:p>
    <w:p w14:paraId="183F3AE6" w14:textId="339675E6" w:rsidR="004409DA" w:rsidRPr="004409DA" w:rsidRDefault="00CA59EC" w:rsidP="000C62EB">
      <w:pPr>
        <w:pStyle w:val="1"/>
        <w:numPr>
          <w:ilvl w:val="0"/>
          <w:numId w:val="0"/>
        </w:numPr>
        <w:ind w:left="425"/>
      </w:pPr>
      <w:bookmarkStart w:id="295" w:name="_Toc161049454"/>
      <w:r>
        <w:rPr>
          <w:rFonts w:hint="eastAsia"/>
        </w:rPr>
        <w:lastRenderedPageBreak/>
        <w:t xml:space="preserve">第７章　</w:t>
      </w:r>
      <w:r w:rsidR="00C000A2">
        <w:rPr>
          <w:rFonts w:hint="eastAsia"/>
        </w:rPr>
        <w:t xml:space="preserve">　　</w:t>
      </w:r>
      <w:r>
        <w:rPr>
          <w:rFonts w:hint="eastAsia"/>
        </w:rPr>
        <w:t>まとめ</w:t>
      </w:r>
      <w:bookmarkEnd w:id="295"/>
    </w:p>
    <w:p w14:paraId="2D1DAA49" w14:textId="77777777" w:rsidR="007513F6" w:rsidRPr="0035035F" w:rsidRDefault="00CA59EC" w:rsidP="007513F6">
      <w:pPr>
        <w:pStyle w:val="2"/>
        <w:numPr>
          <w:ilvl w:val="0"/>
          <w:numId w:val="0"/>
        </w:numPr>
        <w:ind w:left="567" w:hanging="567"/>
        <w:rPr>
          <w:rFonts w:asciiTheme="minorHAnsi" w:eastAsiaTheme="minorHAnsi" w:hAnsiTheme="minorHAnsi"/>
        </w:rPr>
      </w:pPr>
      <w:bookmarkStart w:id="296" w:name="_Toc161049455"/>
      <w:r>
        <w:rPr>
          <w:rFonts w:hint="eastAsia"/>
        </w:rPr>
        <w:t>7.1</w:t>
      </w:r>
      <w:r w:rsidR="007513F6">
        <w:rPr>
          <w:rFonts w:asciiTheme="minorHAnsi" w:eastAsiaTheme="minorHAnsi" w:hAnsiTheme="minorHAnsi" w:hint="eastAsia"/>
        </w:rPr>
        <w:t>データベース･J</w:t>
      </w:r>
      <w:r w:rsidR="007513F6">
        <w:rPr>
          <w:rFonts w:asciiTheme="minorHAnsi" w:eastAsiaTheme="minorHAnsi" w:hAnsiTheme="minorHAnsi"/>
        </w:rPr>
        <w:t>ava</w:t>
      </w:r>
      <w:r w:rsidR="007513F6">
        <w:rPr>
          <w:rFonts w:asciiTheme="minorHAnsi" w:eastAsiaTheme="minorHAnsi" w:hAnsiTheme="minorHAnsi" w:hint="eastAsia"/>
        </w:rPr>
        <w:t>クラス</w:t>
      </w:r>
      <w:bookmarkEnd w:id="296"/>
    </w:p>
    <w:p w14:paraId="661A6AF0" w14:textId="77777777" w:rsidR="007513F6" w:rsidRDefault="007513F6" w:rsidP="007513F6">
      <w:pPr>
        <w:ind w:left="188" w:firstLineChars="0" w:firstLine="0"/>
      </w:pPr>
      <w:r>
        <w:rPr>
          <w:rFonts w:hint="eastAsia"/>
        </w:rPr>
        <w:t>本研究で取り組むことができた主な点は以下のとおりである．</w:t>
      </w:r>
    </w:p>
    <w:p w14:paraId="1E8570C7" w14:textId="77777777" w:rsidR="007513F6" w:rsidRDefault="007513F6" w:rsidP="007513F6">
      <w:pPr>
        <w:pStyle w:val="a7"/>
        <w:numPr>
          <w:ilvl w:val="0"/>
          <w:numId w:val="45"/>
        </w:numPr>
        <w:ind w:leftChars="0" w:left="816" w:firstLineChars="0" w:hanging="629"/>
      </w:pPr>
      <w:r>
        <w:rPr>
          <w:rFonts w:hint="eastAsia"/>
        </w:rPr>
        <w:t>内部サーバのデータベース作成</w:t>
      </w:r>
    </w:p>
    <w:p w14:paraId="004431E0" w14:textId="0AB218C8" w:rsidR="007513F6" w:rsidRDefault="007513F6" w:rsidP="007513F6">
      <w:pPr>
        <w:pStyle w:val="a7"/>
        <w:numPr>
          <w:ilvl w:val="0"/>
          <w:numId w:val="45"/>
        </w:numPr>
        <w:ind w:leftChars="0" w:left="816" w:firstLineChars="0" w:hanging="629"/>
      </w:pPr>
      <w:r>
        <w:rPr>
          <w:rFonts w:hint="eastAsia"/>
        </w:rPr>
        <w:t>一部，</w:t>
      </w:r>
      <w:r>
        <w:t>Java</w:t>
      </w:r>
      <w:r>
        <w:rPr>
          <w:rFonts w:hint="eastAsia"/>
        </w:rPr>
        <w:t>クラスの定義とJSP化</w:t>
      </w:r>
    </w:p>
    <w:p w14:paraId="533A1EF6" w14:textId="77777777" w:rsidR="007513F6" w:rsidRDefault="007513F6" w:rsidP="007513F6">
      <w:pPr>
        <w:ind w:left="188" w:firstLineChars="0" w:firstLine="0"/>
      </w:pPr>
      <w:r>
        <w:rPr>
          <w:rFonts w:hint="eastAsia"/>
        </w:rPr>
        <w:t>本研究で取り組めなかった主な点は以下のとおりである.</w:t>
      </w:r>
    </w:p>
    <w:p w14:paraId="77C2B33C" w14:textId="77777777" w:rsidR="007513F6" w:rsidRDefault="007513F6" w:rsidP="007513F6">
      <w:pPr>
        <w:pStyle w:val="a7"/>
        <w:numPr>
          <w:ilvl w:val="0"/>
          <w:numId w:val="44"/>
        </w:numPr>
        <w:ind w:leftChars="0" w:left="442" w:firstLineChars="0" w:hanging="442"/>
      </w:pPr>
      <w:r>
        <w:rPr>
          <w:rFonts w:hint="eastAsia"/>
        </w:rPr>
        <w:t>外部サーバのデータベース作成</w:t>
      </w:r>
    </w:p>
    <w:p w14:paraId="0362F44B" w14:textId="002B4647" w:rsidR="007513F6" w:rsidRDefault="007513F6" w:rsidP="007513F6">
      <w:pPr>
        <w:pStyle w:val="a7"/>
        <w:numPr>
          <w:ilvl w:val="0"/>
          <w:numId w:val="44"/>
        </w:numPr>
        <w:ind w:leftChars="0" w:left="442" w:firstLineChars="0" w:hanging="442"/>
      </w:pPr>
      <w:r>
        <w:rPr>
          <w:rFonts w:hint="eastAsia"/>
        </w:rPr>
        <w:t>電子出席簿での届け出情報テーブルを参照した欠席理由，欠席開始時間，終了時間の取得</w:t>
      </w:r>
    </w:p>
    <w:p w14:paraId="06429F84" w14:textId="383AB8B5" w:rsidR="007513F6" w:rsidRDefault="007513F6" w:rsidP="007513F6">
      <w:pPr>
        <w:pStyle w:val="a7"/>
        <w:numPr>
          <w:ilvl w:val="0"/>
          <w:numId w:val="44"/>
        </w:numPr>
        <w:ind w:leftChars="0" w:left="442" w:firstLineChars="0" w:hanging="442"/>
      </w:pPr>
      <w:r>
        <w:rPr>
          <w:rFonts w:hint="eastAsia"/>
        </w:rPr>
        <w:t>電子出席簿での届け出情報テーブルを参照した欠席開始時間，終了時間から自動で出欠席ボタンのチェック</w:t>
      </w:r>
    </w:p>
    <w:p w14:paraId="44EE3C42" w14:textId="77777777" w:rsidR="007513F6" w:rsidRDefault="007513F6" w:rsidP="007513F6">
      <w:pPr>
        <w:pStyle w:val="a7"/>
        <w:numPr>
          <w:ilvl w:val="0"/>
          <w:numId w:val="44"/>
        </w:numPr>
        <w:ind w:leftChars="0" w:left="442" w:firstLineChars="0" w:hanging="442"/>
      </w:pPr>
      <w:r>
        <w:rPr>
          <w:rFonts w:hint="eastAsia"/>
        </w:rPr>
        <w:t>時間割システムでの時間割テーブルを参照した時間割情報の取得</w:t>
      </w:r>
    </w:p>
    <w:p w14:paraId="028A7763" w14:textId="77777777" w:rsidR="007513F6" w:rsidRDefault="007513F6" w:rsidP="007513F6">
      <w:pPr>
        <w:pStyle w:val="a7"/>
        <w:numPr>
          <w:ilvl w:val="0"/>
          <w:numId w:val="44"/>
        </w:numPr>
        <w:ind w:leftChars="0" w:left="442" w:firstLineChars="0" w:hanging="442"/>
      </w:pPr>
      <w:r>
        <w:rPr>
          <w:rFonts w:hint="eastAsia"/>
        </w:rPr>
        <w:t>時間割システムでの作成したコマ情報をコマテーブルにインポートする</w:t>
      </w:r>
    </w:p>
    <w:p w14:paraId="1512C86A" w14:textId="77777777" w:rsidR="007513F6" w:rsidRPr="00DB02C2" w:rsidRDefault="007513F6" w:rsidP="007513F6">
      <w:pPr>
        <w:pStyle w:val="a7"/>
        <w:numPr>
          <w:ilvl w:val="0"/>
          <w:numId w:val="44"/>
        </w:numPr>
        <w:ind w:leftChars="0" w:left="442" w:firstLineChars="0" w:hanging="442"/>
      </w:pPr>
      <w:r>
        <w:rPr>
          <w:rFonts w:hint="eastAsia"/>
        </w:rPr>
        <w:t>時間割システムでの教員テーブルを参照した教員カラーをコマ情報に反映させる</w:t>
      </w:r>
    </w:p>
    <w:p w14:paraId="0C9F4DE0" w14:textId="77777777" w:rsidR="007513F6" w:rsidRDefault="007513F6" w:rsidP="007513F6">
      <w:pPr>
        <w:pStyle w:val="2"/>
        <w:numPr>
          <w:ilvl w:val="0"/>
          <w:numId w:val="0"/>
        </w:numPr>
        <w:ind w:left="567" w:hanging="567"/>
        <w:rPr>
          <w:rFonts w:asciiTheme="minorHAnsi" w:eastAsiaTheme="minorHAnsi" w:hAnsiTheme="minorHAnsi"/>
        </w:rPr>
      </w:pPr>
      <w:bookmarkStart w:id="297" w:name="_Toc160805812"/>
      <w:bookmarkStart w:id="298" w:name="_Toc161049456"/>
      <w:r>
        <w:rPr>
          <w:rFonts w:asciiTheme="minorHAnsi" w:eastAsiaTheme="minorHAnsi" w:hAnsiTheme="minorHAnsi" w:hint="eastAsia"/>
        </w:rPr>
        <w:t xml:space="preserve">7.2　</w:t>
      </w:r>
      <w:r w:rsidRPr="004409DA">
        <w:rPr>
          <w:rFonts w:asciiTheme="minorHAnsi" w:eastAsiaTheme="minorHAnsi" w:hAnsiTheme="minorHAnsi" w:hint="eastAsia"/>
        </w:rPr>
        <w:t>時間割</w:t>
      </w:r>
      <w:r>
        <w:rPr>
          <w:rFonts w:asciiTheme="minorHAnsi" w:eastAsiaTheme="minorHAnsi" w:hAnsiTheme="minorHAnsi" w:hint="eastAsia"/>
        </w:rPr>
        <w:t>システム</w:t>
      </w:r>
      <w:bookmarkEnd w:id="297"/>
      <w:bookmarkEnd w:id="298"/>
    </w:p>
    <w:p w14:paraId="567B39CE" w14:textId="77777777" w:rsidR="007513F6" w:rsidRDefault="007513F6" w:rsidP="007513F6">
      <w:pPr>
        <w:ind w:left="188" w:firstLineChars="0" w:firstLine="0"/>
      </w:pPr>
      <w:r>
        <w:rPr>
          <w:rFonts w:hint="eastAsia"/>
        </w:rPr>
        <w:t>本研究で取り組むことができた主な点は以下のとおりである．</w:t>
      </w:r>
    </w:p>
    <w:p w14:paraId="50656CDA" w14:textId="77777777" w:rsidR="007513F6" w:rsidRDefault="007513F6" w:rsidP="007513F6">
      <w:pPr>
        <w:pStyle w:val="a7"/>
        <w:numPr>
          <w:ilvl w:val="0"/>
          <w:numId w:val="46"/>
        </w:numPr>
        <w:ind w:leftChars="0" w:left="816" w:firstLineChars="0" w:hanging="629"/>
      </w:pPr>
      <w:r>
        <w:rPr>
          <w:rFonts w:hint="eastAsia"/>
        </w:rPr>
        <w:t>画面レイアウト</w:t>
      </w:r>
    </w:p>
    <w:p w14:paraId="5E0DB8F1" w14:textId="77777777" w:rsidR="007513F6" w:rsidRDefault="007513F6" w:rsidP="007513F6">
      <w:pPr>
        <w:pStyle w:val="a7"/>
        <w:numPr>
          <w:ilvl w:val="0"/>
          <w:numId w:val="46"/>
        </w:numPr>
        <w:ind w:leftChars="0" w:left="816" w:firstLineChars="0" w:hanging="629"/>
      </w:pPr>
      <w:r>
        <w:rPr>
          <w:rFonts w:hint="eastAsia"/>
        </w:rPr>
        <w:t>フォームでのコマ目作成</w:t>
      </w:r>
    </w:p>
    <w:p w14:paraId="4F7CD5E8" w14:textId="77777777" w:rsidR="007513F6" w:rsidRDefault="007513F6" w:rsidP="007513F6">
      <w:pPr>
        <w:pStyle w:val="a7"/>
        <w:numPr>
          <w:ilvl w:val="0"/>
          <w:numId w:val="46"/>
        </w:numPr>
        <w:ind w:leftChars="0" w:left="816" w:firstLineChars="0" w:hanging="629"/>
      </w:pPr>
      <w:r>
        <w:rPr>
          <w:rFonts w:hint="eastAsia"/>
        </w:rPr>
        <w:t>コマのドラッグアンドドロップ機能</w:t>
      </w:r>
    </w:p>
    <w:p w14:paraId="032715C1" w14:textId="77777777" w:rsidR="007513F6" w:rsidRDefault="007513F6" w:rsidP="007513F6">
      <w:pPr>
        <w:ind w:firstLine="188"/>
      </w:pPr>
      <w:r>
        <w:rPr>
          <w:rFonts w:hint="eastAsia"/>
        </w:rPr>
        <w:t>本研究で取り組めなかった主な点は以下のとおりである.</w:t>
      </w:r>
    </w:p>
    <w:p w14:paraId="0D7A32E1" w14:textId="77777777" w:rsidR="007513F6" w:rsidRPr="00317F23" w:rsidRDefault="007513F6" w:rsidP="007513F6">
      <w:pPr>
        <w:pStyle w:val="a7"/>
        <w:numPr>
          <w:ilvl w:val="0"/>
          <w:numId w:val="47"/>
        </w:numPr>
        <w:ind w:leftChars="0" w:left="442" w:firstLineChars="0" w:hanging="442"/>
      </w:pPr>
      <w:r>
        <w:rPr>
          <w:rFonts w:hint="eastAsia"/>
        </w:rPr>
        <w:t>特定のコマ目削除</w:t>
      </w:r>
    </w:p>
    <w:p w14:paraId="23FEAA33" w14:textId="77777777" w:rsidR="007513F6" w:rsidRDefault="007513F6" w:rsidP="007513F6">
      <w:pPr>
        <w:pStyle w:val="2"/>
        <w:numPr>
          <w:ilvl w:val="0"/>
          <w:numId w:val="0"/>
        </w:numPr>
        <w:ind w:left="567" w:hanging="567"/>
        <w:rPr>
          <w:rFonts w:asciiTheme="minorHAnsi" w:eastAsiaTheme="minorHAnsi" w:hAnsiTheme="minorHAnsi"/>
        </w:rPr>
      </w:pPr>
      <w:bookmarkStart w:id="299" w:name="_Toc160805813"/>
      <w:bookmarkStart w:id="300" w:name="_Toc161049457"/>
      <w:r>
        <w:rPr>
          <w:rFonts w:asciiTheme="minorHAnsi" w:eastAsiaTheme="minorHAnsi" w:hAnsiTheme="minorHAnsi" w:hint="eastAsia"/>
        </w:rPr>
        <w:lastRenderedPageBreak/>
        <w:t>7.3　電子出席簿</w:t>
      </w:r>
      <w:bookmarkEnd w:id="299"/>
      <w:bookmarkEnd w:id="300"/>
    </w:p>
    <w:p w14:paraId="7BD42371" w14:textId="77777777" w:rsidR="007513F6" w:rsidRDefault="007513F6" w:rsidP="007513F6">
      <w:pPr>
        <w:ind w:left="188" w:firstLineChars="0" w:firstLine="0"/>
      </w:pPr>
      <w:r>
        <w:rPr>
          <w:rFonts w:hint="eastAsia"/>
        </w:rPr>
        <w:t>本研究で取り組むことができた主な点は以下のとおりである．</w:t>
      </w:r>
    </w:p>
    <w:p w14:paraId="146099BE" w14:textId="77777777" w:rsidR="007513F6" w:rsidRDefault="007513F6" w:rsidP="007513F6">
      <w:pPr>
        <w:pStyle w:val="a7"/>
        <w:numPr>
          <w:ilvl w:val="0"/>
          <w:numId w:val="46"/>
        </w:numPr>
        <w:ind w:leftChars="0" w:left="816" w:firstLineChars="0" w:hanging="629"/>
      </w:pPr>
      <w:r>
        <w:rPr>
          <w:rFonts w:hint="eastAsia"/>
        </w:rPr>
        <w:t>画面レイアウト</w:t>
      </w:r>
    </w:p>
    <w:p w14:paraId="58F6D2E2" w14:textId="77777777" w:rsidR="007513F6" w:rsidRDefault="007513F6" w:rsidP="007513F6">
      <w:pPr>
        <w:pStyle w:val="a7"/>
        <w:numPr>
          <w:ilvl w:val="0"/>
          <w:numId w:val="46"/>
        </w:numPr>
        <w:ind w:leftChars="0" w:left="816" w:firstLineChars="0" w:hanging="629"/>
      </w:pPr>
      <w:r>
        <w:rPr>
          <w:rFonts w:hint="eastAsia"/>
        </w:rPr>
        <w:t>一日単位での表示</w:t>
      </w:r>
    </w:p>
    <w:p w14:paraId="1004FF2C" w14:textId="77777777" w:rsidR="007513F6" w:rsidRDefault="007513F6" w:rsidP="007513F6">
      <w:pPr>
        <w:ind w:firstLine="188"/>
      </w:pPr>
      <w:r>
        <w:rPr>
          <w:rFonts w:hint="eastAsia"/>
        </w:rPr>
        <w:t>本研究で取り組めなかった主な点は以下のとおりである.</w:t>
      </w:r>
    </w:p>
    <w:p w14:paraId="2ABDF102" w14:textId="77777777" w:rsidR="007513F6" w:rsidRDefault="007513F6" w:rsidP="007513F6">
      <w:pPr>
        <w:pStyle w:val="a7"/>
        <w:numPr>
          <w:ilvl w:val="0"/>
          <w:numId w:val="48"/>
        </w:numPr>
        <w:ind w:leftChars="0" w:left="442" w:firstLineChars="0" w:hanging="442"/>
      </w:pPr>
      <w:r>
        <w:rPr>
          <w:rFonts w:hint="eastAsia"/>
        </w:rPr>
        <w:t>出欠席データのC</w:t>
      </w:r>
      <w:r>
        <w:t>SV</w:t>
      </w:r>
      <w:r>
        <w:rPr>
          <w:rFonts w:hint="eastAsia"/>
        </w:rPr>
        <w:t>ファイル出力</w:t>
      </w:r>
    </w:p>
    <w:p w14:paraId="53D3B224" w14:textId="77777777" w:rsidR="007513F6" w:rsidRDefault="007513F6" w:rsidP="007513F6">
      <w:pPr>
        <w:pStyle w:val="a7"/>
        <w:numPr>
          <w:ilvl w:val="0"/>
          <w:numId w:val="48"/>
        </w:numPr>
        <w:ind w:leftChars="0" w:left="442" w:firstLineChars="0" w:hanging="442"/>
      </w:pPr>
      <w:r>
        <w:rPr>
          <w:rFonts w:hint="eastAsia"/>
        </w:rPr>
        <w:t>無断欠席者への対応</w:t>
      </w:r>
    </w:p>
    <w:p w14:paraId="7B65F5CD" w14:textId="77777777" w:rsidR="007513F6" w:rsidRPr="00317F23" w:rsidRDefault="007513F6" w:rsidP="007513F6">
      <w:pPr>
        <w:pStyle w:val="a7"/>
        <w:numPr>
          <w:ilvl w:val="0"/>
          <w:numId w:val="48"/>
        </w:numPr>
        <w:ind w:leftChars="0" w:left="442" w:firstLineChars="0" w:hanging="442"/>
      </w:pPr>
      <w:r>
        <w:rPr>
          <w:rFonts w:hint="eastAsia"/>
        </w:rPr>
        <w:t>同一人物の欠席データを一日に複数入力できるように</w:t>
      </w:r>
    </w:p>
    <w:p w14:paraId="1193BACD" w14:textId="77777777" w:rsidR="007513F6" w:rsidRDefault="007513F6" w:rsidP="007513F6">
      <w:pPr>
        <w:ind w:left="188" w:firstLineChars="0" w:firstLine="0"/>
      </w:pPr>
      <w:r>
        <w:rPr>
          <w:rFonts w:hint="eastAsia"/>
        </w:rPr>
        <w:t>以上のことを来年度以降の卒業研究で取り組んでほしい.</w:t>
      </w:r>
    </w:p>
    <w:p w14:paraId="41214451" w14:textId="189BB0DC" w:rsidR="00E73CD9" w:rsidRPr="007513F6" w:rsidRDefault="00E73CD9" w:rsidP="007513F6">
      <w:pPr>
        <w:ind w:left="188" w:firstLineChars="0" w:firstLine="0"/>
      </w:pPr>
    </w:p>
    <w:p w14:paraId="27DC9CF9" w14:textId="37FC5A93" w:rsidR="007513F6" w:rsidRPr="007513F6" w:rsidRDefault="007513F6" w:rsidP="007513F6">
      <w:pPr>
        <w:ind w:left="188" w:firstLineChars="0" w:firstLine="0"/>
      </w:pPr>
    </w:p>
    <w:p w14:paraId="672B9B42" w14:textId="238BFCD1" w:rsidR="007513F6" w:rsidRPr="007513F6" w:rsidRDefault="007513F6" w:rsidP="007513F6">
      <w:pPr>
        <w:ind w:left="188" w:firstLineChars="0" w:firstLine="0"/>
      </w:pPr>
    </w:p>
    <w:p w14:paraId="4C6E9107" w14:textId="6F75F425" w:rsidR="007513F6" w:rsidRPr="007513F6" w:rsidRDefault="007513F6" w:rsidP="007513F6">
      <w:pPr>
        <w:ind w:left="188" w:firstLineChars="0" w:firstLine="0"/>
      </w:pPr>
    </w:p>
    <w:p w14:paraId="1B241C77" w14:textId="669391CE" w:rsidR="007513F6" w:rsidRPr="007513F6" w:rsidRDefault="007513F6" w:rsidP="007513F6">
      <w:pPr>
        <w:ind w:left="188" w:firstLineChars="0" w:firstLine="0"/>
      </w:pPr>
    </w:p>
    <w:p w14:paraId="464D85BF" w14:textId="780316BE" w:rsidR="007513F6" w:rsidRPr="007513F6" w:rsidRDefault="007513F6" w:rsidP="007513F6">
      <w:pPr>
        <w:ind w:left="188" w:firstLineChars="0" w:firstLine="0"/>
      </w:pPr>
    </w:p>
    <w:p w14:paraId="298C6133" w14:textId="0E423DE5" w:rsidR="007513F6" w:rsidRPr="007513F6" w:rsidRDefault="007513F6" w:rsidP="007513F6">
      <w:pPr>
        <w:ind w:left="188" w:firstLineChars="0" w:firstLine="0"/>
      </w:pPr>
    </w:p>
    <w:p w14:paraId="1E4D2368" w14:textId="618CE4AF" w:rsidR="007513F6" w:rsidRDefault="007513F6" w:rsidP="007513F6">
      <w:pPr>
        <w:ind w:left="188" w:firstLineChars="0" w:firstLine="0"/>
      </w:pPr>
    </w:p>
    <w:p w14:paraId="752DED1B" w14:textId="37C3B05C" w:rsidR="007513F6" w:rsidRDefault="007513F6" w:rsidP="007513F6">
      <w:pPr>
        <w:ind w:left="188" w:firstLineChars="0" w:firstLine="0"/>
      </w:pPr>
    </w:p>
    <w:p w14:paraId="695180D4" w14:textId="4D82F657" w:rsidR="007513F6" w:rsidRDefault="007513F6" w:rsidP="007513F6">
      <w:pPr>
        <w:ind w:left="188" w:firstLineChars="0" w:firstLine="0"/>
      </w:pPr>
    </w:p>
    <w:p w14:paraId="343150F5" w14:textId="75B2EDDC" w:rsidR="007513F6" w:rsidRDefault="007513F6" w:rsidP="007513F6">
      <w:pPr>
        <w:ind w:left="188" w:firstLineChars="0" w:firstLine="0"/>
      </w:pPr>
    </w:p>
    <w:p w14:paraId="6C5C055C" w14:textId="27316DA6" w:rsidR="007513F6" w:rsidRDefault="007513F6" w:rsidP="007513F6">
      <w:pPr>
        <w:ind w:left="188" w:firstLineChars="0" w:firstLine="0"/>
      </w:pPr>
    </w:p>
    <w:p w14:paraId="2E484270" w14:textId="7B154CA4" w:rsidR="007513F6" w:rsidRDefault="007513F6" w:rsidP="007513F6">
      <w:pPr>
        <w:ind w:left="188" w:firstLineChars="0" w:firstLine="0"/>
      </w:pPr>
    </w:p>
    <w:p w14:paraId="7B2A2A02" w14:textId="77777777" w:rsidR="007513F6" w:rsidRPr="007513F6" w:rsidRDefault="007513F6" w:rsidP="007513F6">
      <w:pPr>
        <w:ind w:left="188" w:firstLineChars="0" w:firstLine="0"/>
      </w:pPr>
    </w:p>
    <w:p w14:paraId="4931AE1D" w14:textId="6E6758A6" w:rsidR="004409DA" w:rsidRDefault="00E73CD9" w:rsidP="00E73CD9">
      <w:pPr>
        <w:pStyle w:val="1"/>
        <w:numPr>
          <w:ilvl w:val="0"/>
          <w:numId w:val="0"/>
        </w:numPr>
        <w:ind w:left="425" w:hanging="425"/>
      </w:pPr>
      <w:bookmarkStart w:id="301" w:name="_Toc161049458"/>
      <w:r>
        <w:rPr>
          <w:rFonts w:hint="eastAsia"/>
        </w:rPr>
        <w:lastRenderedPageBreak/>
        <w:t>第</w:t>
      </w:r>
      <w:r>
        <w:rPr>
          <w:rFonts w:hint="eastAsia"/>
        </w:rPr>
        <w:t>8</w:t>
      </w:r>
      <w:r>
        <w:rPr>
          <w:rFonts w:hint="eastAsia"/>
        </w:rPr>
        <w:t xml:space="preserve">章　</w:t>
      </w:r>
      <w:r w:rsidR="00C000A2">
        <w:rPr>
          <w:rFonts w:hint="eastAsia"/>
        </w:rPr>
        <w:t xml:space="preserve">　　</w:t>
      </w:r>
      <w:r>
        <w:rPr>
          <w:rFonts w:hint="eastAsia"/>
        </w:rPr>
        <w:t>おわりに</w:t>
      </w:r>
      <w:bookmarkEnd w:id="301"/>
    </w:p>
    <w:p w14:paraId="38233947" w14:textId="2AA9AE19" w:rsidR="007513F6" w:rsidRDefault="007513F6" w:rsidP="007513F6">
      <w:pPr>
        <w:ind w:firstLine="188"/>
      </w:pPr>
      <w:r>
        <w:rPr>
          <w:rFonts w:hint="eastAsia"/>
        </w:rPr>
        <w:t>本研究において，</w:t>
      </w:r>
      <w:r w:rsidRPr="0091417B">
        <w:rPr>
          <w:rFonts w:hint="eastAsia"/>
        </w:rPr>
        <w:t xml:space="preserve"> </w:t>
      </w:r>
      <w:r>
        <w:rPr>
          <w:rFonts w:hint="eastAsia"/>
        </w:rPr>
        <w:t>テーマ発表会で寄せられた多くの要望を受け，過去3年間の成果物を1年で向上させようとしたが，電子出席簿，時間割システムとデータベースとの連携が完全にできたわけではなく，想定していた動作の確認もできておらず，できるところまでやったというような形になった.</w:t>
      </w:r>
    </w:p>
    <w:p w14:paraId="3A5939FA" w14:textId="32CB4134" w:rsidR="007513F6" w:rsidRPr="00E73CD9" w:rsidRDefault="007513F6" w:rsidP="007513F6">
      <w:pPr>
        <w:ind w:firstLine="188"/>
      </w:pPr>
      <w:r>
        <w:rPr>
          <w:rFonts w:hint="eastAsia"/>
        </w:rPr>
        <w:t>途中までしかできなかったことはとても悔しいことだが，研究の土台となる部分は，ある程度できていると思うから，第7章で述べたようなことを来年度以降の卒業研究で引き継いでシステムを完成させてほしいと思う.</w:t>
      </w:r>
    </w:p>
    <w:p w14:paraId="32E2F1E8" w14:textId="4726D76D" w:rsidR="0091417B" w:rsidRPr="007513F6" w:rsidRDefault="0091417B" w:rsidP="007513F6">
      <w:pPr>
        <w:ind w:firstLine="188"/>
      </w:pPr>
    </w:p>
    <w:sectPr w:rsidR="0091417B" w:rsidRPr="007513F6" w:rsidSect="006802ED">
      <w:headerReference w:type="even" r:id="rId46"/>
      <w:headerReference w:type="default" r:id="rId47"/>
      <w:footerReference w:type="even" r:id="rId48"/>
      <w:footerReference w:type="default" r:id="rId49"/>
      <w:headerReference w:type="first" r:id="rId50"/>
      <w:footerReference w:type="first" r:id="rId51"/>
      <w:pgSz w:w="11906" w:h="16838" w:code="9"/>
      <w:pgMar w:top="1985" w:right="1701" w:bottom="1701" w:left="1701" w:header="851" w:footer="850" w:gutter="0"/>
      <w:pgNumType w:start="0"/>
      <w:cols w:space="425"/>
      <w:titlePg/>
      <w:docGrid w:type="linesAndChars" w:linePitch="360"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A5307" w14:textId="77777777" w:rsidR="001D6546" w:rsidRDefault="001D6546" w:rsidP="00FF6EBA">
      <w:pPr>
        <w:spacing w:line="240" w:lineRule="auto"/>
        <w:ind w:firstLine="210"/>
      </w:pPr>
      <w:r>
        <w:separator/>
      </w:r>
    </w:p>
  </w:endnote>
  <w:endnote w:type="continuationSeparator" w:id="0">
    <w:p w14:paraId="157130DA" w14:textId="77777777" w:rsidR="001D6546" w:rsidRDefault="001D6546" w:rsidP="00FF6EBA">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sa Offc Serif Pro">
    <w:altName w:val="Times New Roman"/>
    <w:charset w:val="00"/>
    <w:family w:val="auto"/>
    <w:pitch w:val="variable"/>
    <w:sig w:usb0="800002E7" w:usb1="00000002"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602C8" w14:textId="77777777" w:rsidR="001D6546" w:rsidRDefault="001D6546">
    <w:pPr>
      <w:pStyle w:val="ac"/>
      <w:ind w:firstLine="21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216411"/>
      <w:docPartObj>
        <w:docPartGallery w:val="Page Numbers (Bottom of Page)"/>
        <w:docPartUnique/>
      </w:docPartObj>
    </w:sdtPr>
    <w:sdtEndPr/>
    <w:sdtContent>
      <w:p w14:paraId="3DD8BCED" w14:textId="4C46FE0A" w:rsidR="001D6546" w:rsidRDefault="001D6546">
        <w:pPr>
          <w:pStyle w:val="ac"/>
          <w:ind w:firstLine="210"/>
          <w:jc w:val="center"/>
        </w:pPr>
        <w:r>
          <w:fldChar w:fldCharType="begin"/>
        </w:r>
        <w:r>
          <w:instrText>PAGE   \* MERGEFORMAT</w:instrText>
        </w:r>
        <w:r>
          <w:fldChar w:fldCharType="separate"/>
        </w:r>
        <w:r w:rsidR="00265BBD" w:rsidRPr="00265BBD">
          <w:rPr>
            <w:noProof/>
            <w:lang w:val="ja-JP"/>
          </w:rPr>
          <w:t>75</w:t>
        </w:r>
        <w:r>
          <w:fldChar w:fldCharType="end"/>
        </w:r>
      </w:p>
    </w:sdtContent>
  </w:sdt>
  <w:p w14:paraId="1D42C938" w14:textId="4FBAD219" w:rsidR="001D6546" w:rsidRDefault="001D6546">
    <w:pPr>
      <w:pStyle w:val="ac"/>
      <w:ind w:firstLine="21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3CDC7" w14:textId="77777777" w:rsidR="001D6546" w:rsidRDefault="001D6546">
    <w:pPr>
      <w:pStyle w:val="ac"/>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95EFE" w14:textId="77777777" w:rsidR="001D6546" w:rsidRDefault="001D6546" w:rsidP="00FF6EBA">
      <w:pPr>
        <w:spacing w:line="240" w:lineRule="auto"/>
        <w:ind w:firstLine="210"/>
      </w:pPr>
      <w:r>
        <w:separator/>
      </w:r>
    </w:p>
  </w:footnote>
  <w:footnote w:type="continuationSeparator" w:id="0">
    <w:p w14:paraId="45B8121E" w14:textId="77777777" w:rsidR="001D6546" w:rsidRDefault="001D6546" w:rsidP="00FF6EBA">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39B12" w14:textId="77777777" w:rsidR="001D6546" w:rsidRDefault="001D6546">
    <w:pPr>
      <w:pStyle w:val="aa"/>
      <w:ind w:firstLine="21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605E6" w14:textId="77777777" w:rsidR="001D6546" w:rsidRDefault="001D6546">
    <w:pPr>
      <w:pStyle w:val="aa"/>
      <w:ind w:firstLine="21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B0BFC" w14:textId="77777777" w:rsidR="001D6546" w:rsidRDefault="001D6546">
    <w:pPr>
      <w:pStyle w:val="aa"/>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90"/>
    <w:multiLevelType w:val="hybridMultilevel"/>
    <w:tmpl w:val="ED1628E8"/>
    <w:lvl w:ilvl="0" w:tplc="FFFFFFFF">
      <w:start w:val="1"/>
      <w:numFmt w:val="decimal"/>
      <w:lvlText w:val="( %1 )"/>
      <w:lvlJc w:val="left"/>
      <w:pPr>
        <w:ind w:left="420" w:hanging="420"/>
      </w:pPr>
      <w:rPr>
        <w:rFonts w:hint="eastAsia"/>
      </w:rPr>
    </w:lvl>
    <w:lvl w:ilvl="1" w:tplc="FFFFFFFF">
      <w:start w:val="1"/>
      <w:numFmt w:val="aiueoFullWidth"/>
      <w:lvlText w:val="(%2)"/>
      <w:lvlJc w:val="left"/>
      <w:pPr>
        <w:ind w:left="224" w:hanging="420"/>
      </w:pPr>
    </w:lvl>
    <w:lvl w:ilvl="2" w:tplc="FFFFFFFF">
      <w:start w:val="1"/>
      <w:numFmt w:val="decimalEnclosedCircle"/>
      <w:lvlText w:val="%3"/>
      <w:lvlJc w:val="left"/>
      <w:pPr>
        <w:ind w:left="644" w:hanging="420"/>
      </w:pPr>
    </w:lvl>
    <w:lvl w:ilvl="3" w:tplc="CF441F6E">
      <w:start w:val="1"/>
      <w:numFmt w:val="decimal"/>
      <w:lvlText w:val="( %4 )"/>
      <w:lvlJc w:val="left"/>
      <w:pPr>
        <w:ind w:left="1064" w:hanging="420"/>
      </w:pPr>
    </w:lvl>
    <w:lvl w:ilvl="4" w:tplc="FFFFFFFF">
      <w:start w:val="1"/>
      <w:numFmt w:val="aiueoFullWidth"/>
      <w:lvlText w:val="(%5)"/>
      <w:lvlJc w:val="left"/>
      <w:pPr>
        <w:ind w:left="1484" w:hanging="420"/>
      </w:pPr>
    </w:lvl>
    <w:lvl w:ilvl="5" w:tplc="FFFFFFFF" w:tentative="1">
      <w:start w:val="1"/>
      <w:numFmt w:val="decimalEnclosedCircle"/>
      <w:lvlText w:val="%6"/>
      <w:lvlJc w:val="left"/>
      <w:pPr>
        <w:ind w:left="1904" w:hanging="420"/>
      </w:pPr>
    </w:lvl>
    <w:lvl w:ilvl="6" w:tplc="FFFFFFFF" w:tentative="1">
      <w:start w:val="1"/>
      <w:numFmt w:val="decimal"/>
      <w:lvlText w:val="%7."/>
      <w:lvlJc w:val="left"/>
      <w:pPr>
        <w:ind w:left="2324" w:hanging="420"/>
      </w:pPr>
    </w:lvl>
    <w:lvl w:ilvl="7" w:tplc="FFFFFFFF" w:tentative="1">
      <w:start w:val="1"/>
      <w:numFmt w:val="aiueoFullWidth"/>
      <w:lvlText w:val="(%8)"/>
      <w:lvlJc w:val="left"/>
      <w:pPr>
        <w:ind w:left="2744" w:hanging="420"/>
      </w:pPr>
    </w:lvl>
    <w:lvl w:ilvl="8" w:tplc="FFFFFFFF" w:tentative="1">
      <w:start w:val="1"/>
      <w:numFmt w:val="decimalEnclosedCircle"/>
      <w:lvlText w:val="%9"/>
      <w:lvlJc w:val="left"/>
      <w:pPr>
        <w:ind w:left="3164" w:hanging="420"/>
      </w:pPr>
    </w:lvl>
  </w:abstractNum>
  <w:abstractNum w:abstractNumId="1" w15:restartNumberingAfterBreak="0">
    <w:nsid w:val="0413750D"/>
    <w:multiLevelType w:val="hybridMultilevel"/>
    <w:tmpl w:val="8E84CF6E"/>
    <w:lvl w:ilvl="0" w:tplc="04090001">
      <w:start w:val="1"/>
      <w:numFmt w:val="bullet"/>
      <w:lvlText w:val=""/>
      <w:lvlJc w:val="left"/>
      <w:pPr>
        <w:ind w:left="608" w:hanging="420"/>
      </w:pPr>
      <w:rPr>
        <w:rFonts w:ascii="Wingdings" w:hAnsi="Wingdings" w:hint="default"/>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abstractNum w:abstractNumId="2" w15:restartNumberingAfterBreak="0">
    <w:nsid w:val="07E33A3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3" w15:restartNumberingAfterBreak="0">
    <w:nsid w:val="0C525981"/>
    <w:multiLevelType w:val="multilevel"/>
    <w:tmpl w:val="E4BC98B2"/>
    <w:lvl w:ilvl="0">
      <w:start w:val="1"/>
      <w:numFmt w:val="decimal"/>
      <w:lvlText w:val="第 %1 章"/>
      <w:lvlJc w:val="left"/>
      <w:pPr>
        <w:ind w:left="425" w:hanging="425"/>
      </w:pPr>
      <w:rPr>
        <w:rFonts w:hint="eastAsia"/>
      </w:rPr>
    </w:lvl>
    <w:lvl w:ilvl="1">
      <w:start w:val="1"/>
      <w:numFmt w:val="decimal"/>
      <w:suff w:val="space"/>
      <w:lvlText w:val="%1.%2　"/>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3101324"/>
    <w:multiLevelType w:val="hybridMultilevel"/>
    <w:tmpl w:val="14DEEC92"/>
    <w:lvl w:ilvl="0" w:tplc="04090001">
      <w:start w:val="1"/>
      <w:numFmt w:val="bullet"/>
      <w:lvlText w:val=""/>
      <w:lvlJc w:val="left"/>
      <w:pPr>
        <w:ind w:left="628" w:hanging="440"/>
      </w:pPr>
      <w:rPr>
        <w:rFonts w:ascii="Wingdings" w:hAnsi="Wingdings" w:hint="default"/>
      </w:rPr>
    </w:lvl>
    <w:lvl w:ilvl="1" w:tplc="0409000B" w:tentative="1">
      <w:start w:val="1"/>
      <w:numFmt w:val="bullet"/>
      <w:lvlText w:val=""/>
      <w:lvlJc w:val="left"/>
      <w:pPr>
        <w:ind w:left="1068" w:hanging="440"/>
      </w:pPr>
      <w:rPr>
        <w:rFonts w:ascii="Wingdings" w:hAnsi="Wingdings" w:hint="default"/>
      </w:rPr>
    </w:lvl>
    <w:lvl w:ilvl="2" w:tplc="0409000D" w:tentative="1">
      <w:start w:val="1"/>
      <w:numFmt w:val="bullet"/>
      <w:lvlText w:val=""/>
      <w:lvlJc w:val="left"/>
      <w:pPr>
        <w:ind w:left="1508" w:hanging="440"/>
      </w:pPr>
      <w:rPr>
        <w:rFonts w:ascii="Wingdings" w:hAnsi="Wingdings" w:hint="default"/>
      </w:rPr>
    </w:lvl>
    <w:lvl w:ilvl="3" w:tplc="04090001" w:tentative="1">
      <w:start w:val="1"/>
      <w:numFmt w:val="bullet"/>
      <w:lvlText w:val=""/>
      <w:lvlJc w:val="left"/>
      <w:pPr>
        <w:ind w:left="1948" w:hanging="440"/>
      </w:pPr>
      <w:rPr>
        <w:rFonts w:ascii="Wingdings" w:hAnsi="Wingdings" w:hint="default"/>
      </w:rPr>
    </w:lvl>
    <w:lvl w:ilvl="4" w:tplc="0409000B" w:tentative="1">
      <w:start w:val="1"/>
      <w:numFmt w:val="bullet"/>
      <w:lvlText w:val=""/>
      <w:lvlJc w:val="left"/>
      <w:pPr>
        <w:ind w:left="2388" w:hanging="440"/>
      </w:pPr>
      <w:rPr>
        <w:rFonts w:ascii="Wingdings" w:hAnsi="Wingdings" w:hint="default"/>
      </w:rPr>
    </w:lvl>
    <w:lvl w:ilvl="5" w:tplc="0409000D" w:tentative="1">
      <w:start w:val="1"/>
      <w:numFmt w:val="bullet"/>
      <w:lvlText w:val=""/>
      <w:lvlJc w:val="left"/>
      <w:pPr>
        <w:ind w:left="2828" w:hanging="440"/>
      </w:pPr>
      <w:rPr>
        <w:rFonts w:ascii="Wingdings" w:hAnsi="Wingdings" w:hint="default"/>
      </w:rPr>
    </w:lvl>
    <w:lvl w:ilvl="6" w:tplc="04090001" w:tentative="1">
      <w:start w:val="1"/>
      <w:numFmt w:val="bullet"/>
      <w:lvlText w:val=""/>
      <w:lvlJc w:val="left"/>
      <w:pPr>
        <w:ind w:left="3268" w:hanging="440"/>
      </w:pPr>
      <w:rPr>
        <w:rFonts w:ascii="Wingdings" w:hAnsi="Wingdings" w:hint="default"/>
      </w:rPr>
    </w:lvl>
    <w:lvl w:ilvl="7" w:tplc="0409000B" w:tentative="1">
      <w:start w:val="1"/>
      <w:numFmt w:val="bullet"/>
      <w:lvlText w:val=""/>
      <w:lvlJc w:val="left"/>
      <w:pPr>
        <w:ind w:left="3708" w:hanging="440"/>
      </w:pPr>
      <w:rPr>
        <w:rFonts w:ascii="Wingdings" w:hAnsi="Wingdings" w:hint="default"/>
      </w:rPr>
    </w:lvl>
    <w:lvl w:ilvl="8" w:tplc="0409000D" w:tentative="1">
      <w:start w:val="1"/>
      <w:numFmt w:val="bullet"/>
      <w:lvlText w:val=""/>
      <w:lvlJc w:val="left"/>
      <w:pPr>
        <w:ind w:left="4148" w:hanging="440"/>
      </w:pPr>
      <w:rPr>
        <w:rFonts w:ascii="Wingdings" w:hAnsi="Wingdings" w:hint="default"/>
      </w:rPr>
    </w:lvl>
  </w:abstractNum>
  <w:abstractNum w:abstractNumId="5" w15:restartNumberingAfterBreak="0">
    <w:nsid w:val="16600D69"/>
    <w:multiLevelType w:val="hybridMultilevel"/>
    <w:tmpl w:val="71206DFA"/>
    <w:lvl w:ilvl="0" w:tplc="95823094">
      <w:start w:val="1"/>
      <w:numFmt w:val="decimal"/>
      <w:lvlText w:val="( %1 )"/>
      <w:lvlJc w:val="left"/>
      <w:pPr>
        <w:ind w:left="10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A514720"/>
    <w:multiLevelType w:val="multilevel"/>
    <w:tmpl w:val="534E5A76"/>
    <w:lvl w:ilvl="0">
      <w:start w:val="1"/>
      <w:numFmt w:val="decimal"/>
      <w:lvlText w:val="%1"/>
      <w:lvlJc w:val="left"/>
      <w:pPr>
        <w:ind w:left="425" w:hanging="425"/>
      </w:pPr>
      <w:rPr>
        <w:rFonts w:hint="eastAsia"/>
      </w:rPr>
    </w:lvl>
    <w:lvl w:ilvl="1">
      <w:start w:val="1"/>
      <w:numFmt w:val="decimal"/>
      <w:lvlText w:val="%2 %1"/>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14E69D8"/>
    <w:multiLevelType w:val="hybridMultilevel"/>
    <w:tmpl w:val="7FF8CCA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25684FBC"/>
    <w:multiLevelType w:val="hybridMultilevel"/>
    <w:tmpl w:val="C32C0884"/>
    <w:lvl w:ilvl="0" w:tplc="1AAA7352">
      <w:start w:val="1"/>
      <w:numFmt w:val="decimalEnclosedCircle"/>
      <w:lvlText w:val="%1"/>
      <w:lvlJc w:val="left"/>
      <w:pPr>
        <w:ind w:left="1418" w:hanging="720"/>
      </w:pPr>
      <w:rPr>
        <w:rFonts w:hint="default"/>
        <w:sz w:val="21"/>
        <w:szCs w:val="21"/>
      </w:rPr>
    </w:lvl>
    <w:lvl w:ilvl="1" w:tplc="04090017" w:tentative="1">
      <w:start w:val="1"/>
      <w:numFmt w:val="aiueoFullWidth"/>
      <w:lvlText w:val="(%2)"/>
      <w:lvlJc w:val="left"/>
      <w:pPr>
        <w:ind w:left="1538" w:hanging="420"/>
      </w:pPr>
    </w:lvl>
    <w:lvl w:ilvl="2" w:tplc="04090011" w:tentative="1">
      <w:start w:val="1"/>
      <w:numFmt w:val="decimalEnclosedCircle"/>
      <w:lvlText w:val="%3"/>
      <w:lvlJc w:val="left"/>
      <w:pPr>
        <w:ind w:left="1958" w:hanging="420"/>
      </w:pPr>
    </w:lvl>
    <w:lvl w:ilvl="3" w:tplc="0409000F" w:tentative="1">
      <w:start w:val="1"/>
      <w:numFmt w:val="decimal"/>
      <w:lvlText w:val="%4."/>
      <w:lvlJc w:val="left"/>
      <w:pPr>
        <w:ind w:left="2378" w:hanging="420"/>
      </w:pPr>
    </w:lvl>
    <w:lvl w:ilvl="4" w:tplc="04090017" w:tentative="1">
      <w:start w:val="1"/>
      <w:numFmt w:val="aiueoFullWidth"/>
      <w:lvlText w:val="(%5)"/>
      <w:lvlJc w:val="left"/>
      <w:pPr>
        <w:ind w:left="2798" w:hanging="420"/>
      </w:pPr>
    </w:lvl>
    <w:lvl w:ilvl="5" w:tplc="04090011" w:tentative="1">
      <w:start w:val="1"/>
      <w:numFmt w:val="decimalEnclosedCircle"/>
      <w:lvlText w:val="%6"/>
      <w:lvlJc w:val="left"/>
      <w:pPr>
        <w:ind w:left="3218" w:hanging="420"/>
      </w:pPr>
    </w:lvl>
    <w:lvl w:ilvl="6" w:tplc="0409000F" w:tentative="1">
      <w:start w:val="1"/>
      <w:numFmt w:val="decimal"/>
      <w:lvlText w:val="%7."/>
      <w:lvlJc w:val="left"/>
      <w:pPr>
        <w:ind w:left="3638" w:hanging="420"/>
      </w:pPr>
    </w:lvl>
    <w:lvl w:ilvl="7" w:tplc="04090017" w:tentative="1">
      <w:start w:val="1"/>
      <w:numFmt w:val="aiueoFullWidth"/>
      <w:lvlText w:val="(%8)"/>
      <w:lvlJc w:val="left"/>
      <w:pPr>
        <w:ind w:left="4058" w:hanging="420"/>
      </w:pPr>
    </w:lvl>
    <w:lvl w:ilvl="8" w:tplc="04090011" w:tentative="1">
      <w:start w:val="1"/>
      <w:numFmt w:val="decimalEnclosedCircle"/>
      <w:lvlText w:val="%9"/>
      <w:lvlJc w:val="left"/>
      <w:pPr>
        <w:ind w:left="4478" w:hanging="420"/>
      </w:pPr>
    </w:lvl>
  </w:abstractNum>
  <w:abstractNum w:abstractNumId="9" w15:restartNumberingAfterBreak="0">
    <w:nsid w:val="26071B06"/>
    <w:multiLevelType w:val="hybridMultilevel"/>
    <w:tmpl w:val="BE648B14"/>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0" w15:restartNumberingAfterBreak="0">
    <w:nsid w:val="29276D4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1" w15:restartNumberingAfterBreak="0">
    <w:nsid w:val="2E9E1F4F"/>
    <w:multiLevelType w:val="hybridMultilevel"/>
    <w:tmpl w:val="84A2B848"/>
    <w:lvl w:ilvl="0" w:tplc="04090001">
      <w:start w:val="1"/>
      <w:numFmt w:val="bullet"/>
      <w:lvlText w:val=""/>
      <w:lvlJc w:val="left"/>
      <w:pPr>
        <w:ind w:left="608" w:hanging="420"/>
      </w:pPr>
      <w:rPr>
        <w:rFonts w:ascii="Wingdings" w:hAnsi="Wingdings" w:hint="default"/>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abstractNum w:abstractNumId="12" w15:restartNumberingAfterBreak="0">
    <w:nsid w:val="39D97B78"/>
    <w:multiLevelType w:val="hybridMultilevel"/>
    <w:tmpl w:val="ACEC5026"/>
    <w:lvl w:ilvl="0" w:tplc="54A019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70631"/>
    <w:multiLevelType w:val="multilevel"/>
    <w:tmpl w:val="B824AAA8"/>
    <w:lvl w:ilvl="0">
      <w:start w:val="1"/>
      <w:numFmt w:val="decimal"/>
      <w:lvlText w:val="%1"/>
      <w:lvlJc w:val="left"/>
      <w:pPr>
        <w:ind w:left="425" w:hanging="425"/>
      </w:pPr>
      <w:rPr>
        <w:rFonts w:hint="eastAsia"/>
      </w:rPr>
    </w:lvl>
    <w:lvl w:ilvl="1">
      <w:start w:val="1"/>
      <w:numFmt w:val="decimal"/>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CE14D8C"/>
    <w:multiLevelType w:val="hybridMultilevel"/>
    <w:tmpl w:val="9D8ED51C"/>
    <w:lvl w:ilvl="0" w:tplc="2AC2BCF6">
      <w:start w:val="1"/>
      <w:numFmt w:val="decimalFullWidth"/>
      <w:lvlText w:val="（%1）"/>
      <w:lvlJc w:val="left"/>
      <w:pPr>
        <w:ind w:left="750" w:hanging="75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F0909F6"/>
    <w:multiLevelType w:val="hybridMultilevel"/>
    <w:tmpl w:val="876E23C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44307EA"/>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AF0294F"/>
    <w:multiLevelType w:val="hybridMultilevel"/>
    <w:tmpl w:val="115EBBE6"/>
    <w:lvl w:ilvl="0" w:tplc="04090001">
      <w:start w:val="1"/>
      <w:numFmt w:val="bullet"/>
      <w:lvlText w:val=""/>
      <w:lvlJc w:val="left"/>
      <w:pPr>
        <w:ind w:left="844" w:hanging="440"/>
      </w:pPr>
      <w:rPr>
        <w:rFonts w:ascii="Wingdings" w:hAnsi="Wingdings" w:hint="default"/>
      </w:rPr>
    </w:lvl>
    <w:lvl w:ilvl="1" w:tplc="0409000B" w:tentative="1">
      <w:start w:val="1"/>
      <w:numFmt w:val="bullet"/>
      <w:lvlText w:val=""/>
      <w:lvlJc w:val="left"/>
      <w:pPr>
        <w:ind w:left="1284" w:hanging="440"/>
      </w:pPr>
      <w:rPr>
        <w:rFonts w:ascii="Wingdings" w:hAnsi="Wingdings" w:hint="default"/>
      </w:rPr>
    </w:lvl>
    <w:lvl w:ilvl="2" w:tplc="0409000D" w:tentative="1">
      <w:start w:val="1"/>
      <w:numFmt w:val="bullet"/>
      <w:lvlText w:val=""/>
      <w:lvlJc w:val="left"/>
      <w:pPr>
        <w:ind w:left="1724" w:hanging="440"/>
      </w:pPr>
      <w:rPr>
        <w:rFonts w:ascii="Wingdings" w:hAnsi="Wingdings" w:hint="default"/>
      </w:rPr>
    </w:lvl>
    <w:lvl w:ilvl="3" w:tplc="04090001" w:tentative="1">
      <w:start w:val="1"/>
      <w:numFmt w:val="bullet"/>
      <w:lvlText w:val=""/>
      <w:lvlJc w:val="left"/>
      <w:pPr>
        <w:ind w:left="2164" w:hanging="440"/>
      </w:pPr>
      <w:rPr>
        <w:rFonts w:ascii="Wingdings" w:hAnsi="Wingdings" w:hint="default"/>
      </w:rPr>
    </w:lvl>
    <w:lvl w:ilvl="4" w:tplc="0409000B" w:tentative="1">
      <w:start w:val="1"/>
      <w:numFmt w:val="bullet"/>
      <w:lvlText w:val=""/>
      <w:lvlJc w:val="left"/>
      <w:pPr>
        <w:ind w:left="2604" w:hanging="440"/>
      </w:pPr>
      <w:rPr>
        <w:rFonts w:ascii="Wingdings" w:hAnsi="Wingdings" w:hint="default"/>
      </w:rPr>
    </w:lvl>
    <w:lvl w:ilvl="5" w:tplc="0409000D" w:tentative="1">
      <w:start w:val="1"/>
      <w:numFmt w:val="bullet"/>
      <w:lvlText w:val=""/>
      <w:lvlJc w:val="left"/>
      <w:pPr>
        <w:ind w:left="3044" w:hanging="440"/>
      </w:pPr>
      <w:rPr>
        <w:rFonts w:ascii="Wingdings" w:hAnsi="Wingdings" w:hint="default"/>
      </w:rPr>
    </w:lvl>
    <w:lvl w:ilvl="6" w:tplc="04090001" w:tentative="1">
      <w:start w:val="1"/>
      <w:numFmt w:val="bullet"/>
      <w:lvlText w:val=""/>
      <w:lvlJc w:val="left"/>
      <w:pPr>
        <w:ind w:left="3484" w:hanging="440"/>
      </w:pPr>
      <w:rPr>
        <w:rFonts w:ascii="Wingdings" w:hAnsi="Wingdings" w:hint="default"/>
      </w:rPr>
    </w:lvl>
    <w:lvl w:ilvl="7" w:tplc="0409000B" w:tentative="1">
      <w:start w:val="1"/>
      <w:numFmt w:val="bullet"/>
      <w:lvlText w:val=""/>
      <w:lvlJc w:val="left"/>
      <w:pPr>
        <w:ind w:left="3924" w:hanging="440"/>
      </w:pPr>
      <w:rPr>
        <w:rFonts w:ascii="Wingdings" w:hAnsi="Wingdings" w:hint="default"/>
      </w:rPr>
    </w:lvl>
    <w:lvl w:ilvl="8" w:tplc="0409000D" w:tentative="1">
      <w:start w:val="1"/>
      <w:numFmt w:val="bullet"/>
      <w:lvlText w:val=""/>
      <w:lvlJc w:val="left"/>
      <w:pPr>
        <w:ind w:left="4364" w:hanging="440"/>
      </w:pPr>
      <w:rPr>
        <w:rFonts w:ascii="Wingdings" w:hAnsi="Wingdings" w:hint="default"/>
      </w:rPr>
    </w:lvl>
  </w:abstractNum>
  <w:abstractNum w:abstractNumId="18" w15:restartNumberingAfterBreak="0">
    <w:nsid w:val="4FCE6051"/>
    <w:multiLevelType w:val="hybridMultilevel"/>
    <w:tmpl w:val="12209BCC"/>
    <w:lvl w:ilvl="0" w:tplc="F6CA5AFC">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9" w15:restartNumberingAfterBreak="0">
    <w:nsid w:val="508E0EA2"/>
    <w:multiLevelType w:val="hybridMultilevel"/>
    <w:tmpl w:val="0D2003B2"/>
    <w:lvl w:ilvl="0" w:tplc="04090001">
      <w:start w:val="1"/>
      <w:numFmt w:val="bullet"/>
      <w:lvlText w:val=""/>
      <w:lvlJc w:val="left"/>
      <w:pPr>
        <w:ind w:left="420" w:hanging="420"/>
      </w:pPr>
      <w:rPr>
        <w:rFonts w:ascii="Wingdings" w:hAnsi="Wingdings" w:hint="default"/>
      </w:rPr>
    </w:lvl>
    <w:lvl w:ilvl="1" w:tplc="96222B36">
      <w:numFmt w:val="bullet"/>
      <w:lvlText w:val="・"/>
      <w:lvlJc w:val="left"/>
      <w:pPr>
        <w:ind w:left="780" w:hanging="360"/>
      </w:pPr>
      <w:rPr>
        <w:rFonts w:ascii="游明朝" w:eastAsia="游明朝" w:hAnsi="游明朝"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58795EB7"/>
    <w:multiLevelType w:val="hybridMultilevel"/>
    <w:tmpl w:val="51E65B38"/>
    <w:lvl w:ilvl="0" w:tplc="2D16FDE8">
      <w:start w:val="1"/>
      <w:numFmt w:val="decimalEnclosedCircle"/>
      <w:lvlText w:val="%1"/>
      <w:lvlJc w:val="left"/>
      <w:pPr>
        <w:ind w:left="495" w:hanging="49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A787CE3"/>
    <w:multiLevelType w:val="hybridMultilevel"/>
    <w:tmpl w:val="52ECA802"/>
    <w:lvl w:ilvl="0" w:tplc="C518BC12">
      <w:start w:val="1"/>
      <w:numFmt w:val="decimalEnclosedCircle"/>
      <w:lvlText w:val="%1"/>
      <w:lvlJc w:val="left"/>
      <w:pPr>
        <w:ind w:left="622" w:hanging="480"/>
      </w:pPr>
      <w:rPr>
        <w:rFonts w:hint="default"/>
        <w:b/>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22" w15:restartNumberingAfterBreak="0">
    <w:nsid w:val="5C4926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6BC41B49"/>
    <w:multiLevelType w:val="hybridMultilevel"/>
    <w:tmpl w:val="D64C9D00"/>
    <w:lvl w:ilvl="0" w:tplc="290881BE">
      <w:start w:val="1"/>
      <w:numFmt w:val="decimalFullWidth"/>
      <w:lvlText w:val="（%1）"/>
      <w:lvlJc w:val="left"/>
      <w:pPr>
        <w:ind w:left="1028" w:hanging="810"/>
      </w:pPr>
      <w:rPr>
        <w:rFonts w:hint="default"/>
      </w:rPr>
    </w:lvl>
    <w:lvl w:ilvl="1" w:tplc="04090017" w:tentative="1">
      <w:start w:val="1"/>
      <w:numFmt w:val="aiueoFullWidth"/>
      <w:lvlText w:val="(%2)"/>
      <w:lvlJc w:val="left"/>
      <w:pPr>
        <w:ind w:left="1058" w:hanging="420"/>
      </w:pPr>
    </w:lvl>
    <w:lvl w:ilvl="2" w:tplc="04090011" w:tentative="1">
      <w:start w:val="1"/>
      <w:numFmt w:val="decimalEnclosedCircle"/>
      <w:lvlText w:val="%3"/>
      <w:lvlJc w:val="left"/>
      <w:pPr>
        <w:ind w:left="1478" w:hanging="420"/>
      </w:pPr>
    </w:lvl>
    <w:lvl w:ilvl="3" w:tplc="0409000F" w:tentative="1">
      <w:start w:val="1"/>
      <w:numFmt w:val="decimal"/>
      <w:lvlText w:val="%4."/>
      <w:lvlJc w:val="left"/>
      <w:pPr>
        <w:ind w:left="1898" w:hanging="420"/>
      </w:pPr>
    </w:lvl>
    <w:lvl w:ilvl="4" w:tplc="04090017" w:tentative="1">
      <w:start w:val="1"/>
      <w:numFmt w:val="aiueoFullWidth"/>
      <w:lvlText w:val="(%5)"/>
      <w:lvlJc w:val="left"/>
      <w:pPr>
        <w:ind w:left="2318" w:hanging="420"/>
      </w:pPr>
    </w:lvl>
    <w:lvl w:ilvl="5" w:tplc="04090011" w:tentative="1">
      <w:start w:val="1"/>
      <w:numFmt w:val="decimalEnclosedCircle"/>
      <w:lvlText w:val="%6"/>
      <w:lvlJc w:val="left"/>
      <w:pPr>
        <w:ind w:left="2738" w:hanging="420"/>
      </w:pPr>
    </w:lvl>
    <w:lvl w:ilvl="6" w:tplc="0409000F" w:tentative="1">
      <w:start w:val="1"/>
      <w:numFmt w:val="decimal"/>
      <w:lvlText w:val="%7."/>
      <w:lvlJc w:val="left"/>
      <w:pPr>
        <w:ind w:left="3158" w:hanging="420"/>
      </w:pPr>
    </w:lvl>
    <w:lvl w:ilvl="7" w:tplc="04090017" w:tentative="1">
      <w:start w:val="1"/>
      <w:numFmt w:val="aiueoFullWidth"/>
      <w:lvlText w:val="(%8)"/>
      <w:lvlJc w:val="left"/>
      <w:pPr>
        <w:ind w:left="3578" w:hanging="420"/>
      </w:pPr>
    </w:lvl>
    <w:lvl w:ilvl="8" w:tplc="04090011" w:tentative="1">
      <w:start w:val="1"/>
      <w:numFmt w:val="decimalEnclosedCircle"/>
      <w:lvlText w:val="%9"/>
      <w:lvlJc w:val="left"/>
      <w:pPr>
        <w:ind w:left="3998" w:hanging="420"/>
      </w:pPr>
    </w:lvl>
  </w:abstractNum>
  <w:abstractNum w:abstractNumId="24" w15:restartNumberingAfterBreak="0">
    <w:nsid w:val="6EE2119C"/>
    <w:multiLevelType w:val="multilevel"/>
    <w:tmpl w:val="23329034"/>
    <w:lvl w:ilvl="0">
      <w:start w:val="1"/>
      <w:numFmt w:val="decimal"/>
      <w:pStyle w:val="1"/>
      <w:lvlText w:val="第 %1 章"/>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 %4 )"/>
      <w:lvlJc w:val="left"/>
      <w:pPr>
        <w:ind w:left="1696" w:hanging="42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74CB6702"/>
    <w:multiLevelType w:val="hybridMultilevel"/>
    <w:tmpl w:val="1CA8E102"/>
    <w:lvl w:ilvl="0" w:tplc="04090001">
      <w:start w:val="1"/>
      <w:numFmt w:val="bullet"/>
      <w:lvlText w:val=""/>
      <w:lvlJc w:val="left"/>
      <w:pPr>
        <w:ind w:left="608" w:hanging="420"/>
      </w:pPr>
      <w:rPr>
        <w:rFonts w:ascii="Wingdings" w:hAnsi="Wingdings" w:hint="default"/>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abstractNum w:abstractNumId="26" w15:restartNumberingAfterBreak="0">
    <w:nsid w:val="74FB13C2"/>
    <w:multiLevelType w:val="hybridMultilevel"/>
    <w:tmpl w:val="6DB42E56"/>
    <w:lvl w:ilvl="0" w:tplc="04090001">
      <w:start w:val="1"/>
      <w:numFmt w:val="bullet"/>
      <w:lvlText w:val=""/>
      <w:lvlJc w:val="left"/>
      <w:pPr>
        <w:ind w:left="628" w:hanging="440"/>
      </w:pPr>
      <w:rPr>
        <w:rFonts w:ascii="Wingdings" w:hAnsi="Wingdings" w:hint="default"/>
      </w:rPr>
    </w:lvl>
    <w:lvl w:ilvl="1" w:tplc="0409000B" w:tentative="1">
      <w:start w:val="1"/>
      <w:numFmt w:val="bullet"/>
      <w:lvlText w:val=""/>
      <w:lvlJc w:val="left"/>
      <w:pPr>
        <w:ind w:left="1068" w:hanging="440"/>
      </w:pPr>
      <w:rPr>
        <w:rFonts w:ascii="Wingdings" w:hAnsi="Wingdings" w:hint="default"/>
      </w:rPr>
    </w:lvl>
    <w:lvl w:ilvl="2" w:tplc="0409000D" w:tentative="1">
      <w:start w:val="1"/>
      <w:numFmt w:val="bullet"/>
      <w:lvlText w:val=""/>
      <w:lvlJc w:val="left"/>
      <w:pPr>
        <w:ind w:left="1508" w:hanging="440"/>
      </w:pPr>
      <w:rPr>
        <w:rFonts w:ascii="Wingdings" w:hAnsi="Wingdings" w:hint="default"/>
      </w:rPr>
    </w:lvl>
    <w:lvl w:ilvl="3" w:tplc="04090001" w:tentative="1">
      <w:start w:val="1"/>
      <w:numFmt w:val="bullet"/>
      <w:lvlText w:val=""/>
      <w:lvlJc w:val="left"/>
      <w:pPr>
        <w:ind w:left="1948" w:hanging="440"/>
      </w:pPr>
      <w:rPr>
        <w:rFonts w:ascii="Wingdings" w:hAnsi="Wingdings" w:hint="default"/>
      </w:rPr>
    </w:lvl>
    <w:lvl w:ilvl="4" w:tplc="0409000B" w:tentative="1">
      <w:start w:val="1"/>
      <w:numFmt w:val="bullet"/>
      <w:lvlText w:val=""/>
      <w:lvlJc w:val="left"/>
      <w:pPr>
        <w:ind w:left="2388" w:hanging="440"/>
      </w:pPr>
      <w:rPr>
        <w:rFonts w:ascii="Wingdings" w:hAnsi="Wingdings" w:hint="default"/>
      </w:rPr>
    </w:lvl>
    <w:lvl w:ilvl="5" w:tplc="0409000D" w:tentative="1">
      <w:start w:val="1"/>
      <w:numFmt w:val="bullet"/>
      <w:lvlText w:val=""/>
      <w:lvlJc w:val="left"/>
      <w:pPr>
        <w:ind w:left="2828" w:hanging="440"/>
      </w:pPr>
      <w:rPr>
        <w:rFonts w:ascii="Wingdings" w:hAnsi="Wingdings" w:hint="default"/>
      </w:rPr>
    </w:lvl>
    <w:lvl w:ilvl="6" w:tplc="04090001" w:tentative="1">
      <w:start w:val="1"/>
      <w:numFmt w:val="bullet"/>
      <w:lvlText w:val=""/>
      <w:lvlJc w:val="left"/>
      <w:pPr>
        <w:ind w:left="3268" w:hanging="440"/>
      </w:pPr>
      <w:rPr>
        <w:rFonts w:ascii="Wingdings" w:hAnsi="Wingdings" w:hint="default"/>
      </w:rPr>
    </w:lvl>
    <w:lvl w:ilvl="7" w:tplc="0409000B" w:tentative="1">
      <w:start w:val="1"/>
      <w:numFmt w:val="bullet"/>
      <w:lvlText w:val=""/>
      <w:lvlJc w:val="left"/>
      <w:pPr>
        <w:ind w:left="3708" w:hanging="440"/>
      </w:pPr>
      <w:rPr>
        <w:rFonts w:ascii="Wingdings" w:hAnsi="Wingdings" w:hint="default"/>
      </w:rPr>
    </w:lvl>
    <w:lvl w:ilvl="8" w:tplc="0409000D" w:tentative="1">
      <w:start w:val="1"/>
      <w:numFmt w:val="bullet"/>
      <w:lvlText w:val=""/>
      <w:lvlJc w:val="left"/>
      <w:pPr>
        <w:ind w:left="4148" w:hanging="440"/>
      </w:pPr>
      <w:rPr>
        <w:rFonts w:ascii="Wingdings" w:hAnsi="Wingdings" w:hint="default"/>
      </w:rPr>
    </w:lvl>
  </w:abstractNum>
  <w:abstractNum w:abstractNumId="27" w15:restartNumberingAfterBreak="0">
    <w:nsid w:val="76420FD3"/>
    <w:multiLevelType w:val="hybridMultilevel"/>
    <w:tmpl w:val="D64C9D00"/>
    <w:lvl w:ilvl="0" w:tplc="290881BE">
      <w:start w:val="1"/>
      <w:numFmt w:val="decimalFullWidth"/>
      <w:lvlText w:val="（%1）"/>
      <w:lvlJc w:val="left"/>
      <w:pPr>
        <w:ind w:left="1028" w:hanging="810"/>
      </w:pPr>
      <w:rPr>
        <w:rFonts w:hint="default"/>
      </w:rPr>
    </w:lvl>
    <w:lvl w:ilvl="1" w:tplc="04090017" w:tentative="1">
      <w:start w:val="1"/>
      <w:numFmt w:val="aiueoFullWidth"/>
      <w:lvlText w:val="(%2)"/>
      <w:lvlJc w:val="left"/>
      <w:pPr>
        <w:ind w:left="1058" w:hanging="420"/>
      </w:pPr>
    </w:lvl>
    <w:lvl w:ilvl="2" w:tplc="04090011" w:tentative="1">
      <w:start w:val="1"/>
      <w:numFmt w:val="decimalEnclosedCircle"/>
      <w:lvlText w:val="%3"/>
      <w:lvlJc w:val="left"/>
      <w:pPr>
        <w:ind w:left="1478" w:hanging="420"/>
      </w:pPr>
    </w:lvl>
    <w:lvl w:ilvl="3" w:tplc="0409000F" w:tentative="1">
      <w:start w:val="1"/>
      <w:numFmt w:val="decimal"/>
      <w:lvlText w:val="%4."/>
      <w:lvlJc w:val="left"/>
      <w:pPr>
        <w:ind w:left="1898" w:hanging="420"/>
      </w:pPr>
    </w:lvl>
    <w:lvl w:ilvl="4" w:tplc="04090017" w:tentative="1">
      <w:start w:val="1"/>
      <w:numFmt w:val="aiueoFullWidth"/>
      <w:lvlText w:val="(%5)"/>
      <w:lvlJc w:val="left"/>
      <w:pPr>
        <w:ind w:left="2318" w:hanging="420"/>
      </w:pPr>
    </w:lvl>
    <w:lvl w:ilvl="5" w:tplc="04090011" w:tentative="1">
      <w:start w:val="1"/>
      <w:numFmt w:val="decimalEnclosedCircle"/>
      <w:lvlText w:val="%6"/>
      <w:lvlJc w:val="left"/>
      <w:pPr>
        <w:ind w:left="2738" w:hanging="420"/>
      </w:pPr>
    </w:lvl>
    <w:lvl w:ilvl="6" w:tplc="0409000F" w:tentative="1">
      <w:start w:val="1"/>
      <w:numFmt w:val="decimal"/>
      <w:lvlText w:val="%7."/>
      <w:lvlJc w:val="left"/>
      <w:pPr>
        <w:ind w:left="3158" w:hanging="420"/>
      </w:pPr>
    </w:lvl>
    <w:lvl w:ilvl="7" w:tplc="04090017" w:tentative="1">
      <w:start w:val="1"/>
      <w:numFmt w:val="aiueoFullWidth"/>
      <w:lvlText w:val="(%8)"/>
      <w:lvlJc w:val="left"/>
      <w:pPr>
        <w:ind w:left="3578" w:hanging="420"/>
      </w:pPr>
    </w:lvl>
    <w:lvl w:ilvl="8" w:tplc="04090011" w:tentative="1">
      <w:start w:val="1"/>
      <w:numFmt w:val="decimalEnclosedCircle"/>
      <w:lvlText w:val="%9"/>
      <w:lvlJc w:val="left"/>
      <w:pPr>
        <w:ind w:left="3998" w:hanging="420"/>
      </w:pPr>
    </w:lvl>
  </w:abstractNum>
  <w:abstractNum w:abstractNumId="28" w15:restartNumberingAfterBreak="0">
    <w:nsid w:val="76433AEC"/>
    <w:multiLevelType w:val="hybridMultilevel"/>
    <w:tmpl w:val="C98A34F8"/>
    <w:lvl w:ilvl="0" w:tplc="68A29D22">
      <w:start w:val="1"/>
      <w:numFmt w:val="decimalFullWidth"/>
      <w:lvlText w:val="（%1）"/>
      <w:lvlJc w:val="left"/>
      <w:pPr>
        <w:ind w:left="750" w:hanging="75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7A113C14"/>
    <w:multiLevelType w:val="hybridMultilevel"/>
    <w:tmpl w:val="2E48C81A"/>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0" w15:restartNumberingAfterBreak="0">
    <w:nsid w:val="7A5B5452"/>
    <w:multiLevelType w:val="hybridMultilevel"/>
    <w:tmpl w:val="2D1CD29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7BC92AB9"/>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7F140992"/>
    <w:multiLevelType w:val="hybridMultilevel"/>
    <w:tmpl w:val="735868B2"/>
    <w:lvl w:ilvl="0" w:tplc="04090001">
      <w:start w:val="1"/>
      <w:numFmt w:val="bullet"/>
      <w:lvlText w:val=""/>
      <w:lvlJc w:val="left"/>
      <w:pPr>
        <w:ind w:left="608" w:hanging="420"/>
      </w:pPr>
      <w:rPr>
        <w:rFonts w:ascii="Wingdings" w:hAnsi="Wingdings" w:hint="default"/>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num w:numId="1">
    <w:abstractNumId w:val="16"/>
  </w:num>
  <w:num w:numId="2">
    <w:abstractNumId w:val="22"/>
  </w:num>
  <w:num w:numId="3">
    <w:abstractNumId w:val="6"/>
  </w:num>
  <w:num w:numId="4">
    <w:abstractNumId w:val="6"/>
    <w:lvlOverride w:ilvl="0">
      <w:lvl w:ilvl="0">
        <w:start w:val="1"/>
        <w:numFmt w:val="decimal"/>
        <w:lvlText w:val="%1"/>
        <w:lvlJc w:val="left"/>
        <w:pPr>
          <w:ind w:left="425" w:hanging="425"/>
        </w:pPr>
        <w:rPr>
          <w:rFonts w:hint="eastAsia"/>
        </w:rPr>
      </w:lvl>
    </w:lvlOverride>
    <w:lvlOverride w:ilvl="1">
      <w:lvl w:ilvl="1">
        <w:start w:val="1"/>
        <w:numFmt w:val="decimal"/>
        <w:lvlText w:val="%1 . %2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 w:ilvl="0">
        <w:start w:val="1"/>
        <w:numFmt w:val="decimal"/>
        <w:lvlText w:val="%1"/>
        <w:lvlJc w:val="left"/>
        <w:pPr>
          <w:ind w:left="425" w:hanging="425"/>
        </w:pPr>
        <w:rPr>
          <w:rFonts w:hint="eastAsia"/>
        </w:rPr>
      </w:lvl>
    </w:lvlOverride>
    <w:lvlOverride w:ilvl="1">
      <w:lvl w:ilvl="1">
        <w:start w:val="1"/>
        <w:numFmt w:val="decimal"/>
        <w:lvlText w:val="%2 . %1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0"/>
  </w:num>
  <w:num w:numId="10">
    <w:abstractNumId w:val="13"/>
  </w:num>
  <w:num w:numId="11">
    <w:abstractNumId w:val="16"/>
  </w:num>
  <w:num w:numId="12">
    <w:abstractNumId w:val="24"/>
  </w:num>
  <w:num w:numId="13">
    <w:abstractNumId w:val="24"/>
    <w:lvlOverride w:ilvl="0">
      <w:lvl w:ilvl="0">
        <w:start w:val="1"/>
        <w:numFmt w:val="decimal"/>
        <w:pStyle w:val="1"/>
        <w:lvlText w:val="第 %1 章"/>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5"/>
  </w:num>
  <w:num w:numId="15">
    <w:abstractNumId w:val="0"/>
  </w:num>
  <w:num w:numId="16">
    <w:abstractNumId w:val="29"/>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9"/>
  </w:num>
  <w:num w:numId="21">
    <w:abstractNumId w:val="0"/>
    <w:lvlOverride w:ilvl="0">
      <w:startOverride w:val="1"/>
    </w:lvlOverride>
  </w:num>
  <w:num w:numId="22">
    <w:abstractNumId w:val="0"/>
    <w:lvlOverride w:ilvl="0">
      <w:startOverride w:val="1"/>
    </w:lvlOverride>
  </w:num>
  <w:num w:numId="23">
    <w:abstractNumId w:val="24"/>
  </w:num>
  <w:num w:numId="24">
    <w:abstractNumId w:val="0"/>
    <w:lvlOverride w:ilvl="0">
      <w:startOverride w:val="1"/>
    </w:lvlOverride>
  </w:num>
  <w:num w:numId="25">
    <w:abstractNumId w:val="3"/>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num>
  <w:num w:numId="28">
    <w:abstractNumId w:val="31"/>
  </w:num>
  <w:num w:numId="29">
    <w:abstractNumId w:val="0"/>
    <w:lvlOverride w:ilvl="0">
      <w:startOverride w:val="1"/>
    </w:lvlOverride>
  </w:num>
  <w:num w:numId="30">
    <w:abstractNumId w:val="14"/>
  </w:num>
  <w:num w:numId="31">
    <w:abstractNumId w:val="8"/>
  </w:num>
  <w:num w:numId="32">
    <w:abstractNumId w:val="18"/>
  </w:num>
  <w:num w:numId="33">
    <w:abstractNumId w:val="12"/>
  </w:num>
  <w:num w:numId="34">
    <w:abstractNumId w:val="28"/>
  </w:num>
  <w:num w:numId="35">
    <w:abstractNumId w:val="23"/>
  </w:num>
  <w:num w:numId="36">
    <w:abstractNumId w:val="21"/>
  </w:num>
  <w:num w:numId="37">
    <w:abstractNumId w:val="20"/>
  </w:num>
  <w:num w:numId="38">
    <w:abstractNumId w:val="15"/>
  </w:num>
  <w:num w:numId="39">
    <w:abstractNumId w:val="30"/>
  </w:num>
  <w:num w:numId="40">
    <w:abstractNumId w:val="4"/>
  </w:num>
  <w:num w:numId="41">
    <w:abstractNumId w:val="17"/>
  </w:num>
  <w:num w:numId="42">
    <w:abstractNumId w:val="26"/>
  </w:num>
  <w:num w:numId="43">
    <w:abstractNumId w:val="32"/>
  </w:num>
  <w:num w:numId="44">
    <w:abstractNumId w:val="19"/>
  </w:num>
  <w:num w:numId="45">
    <w:abstractNumId w:val="7"/>
  </w:num>
  <w:num w:numId="46">
    <w:abstractNumId w:val="11"/>
  </w:num>
  <w:num w:numId="47">
    <w:abstractNumId w:val="1"/>
  </w:num>
  <w:num w:numId="48">
    <w:abstractNumId w:val="25"/>
  </w:num>
  <w:num w:numId="4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shidatek244">
    <w15:presenceInfo w15:providerId="AD" w15:userId="S::ishidatek244@mi-ichi.com::80dae655-b969-4dc9-b299-320abe0366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bordersDoNotSurroundHeader/>
  <w:bordersDoNotSurroundFooter/>
  <w:proofState w:spelling="clean" w:grammar="dirty"/>
  <w:stylePaneSortMethod w:val="0003"/>
  <w:defaultTabStop w:val="840"/>
  <w:drawingGridHorizontalSpacing w:val="189"/>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25"/>
    <w:rsid w:val="000049C5"/>
    <w:rsid w:val="00035FED"/>
    <w:rsid w:val="000368B4"/>
    <w:rsid w:val="000372AF"/>
    <w:rsid w:val="0004263D"/>
    <w:rsid w:val="00044F4A"/>
    <w:rsid w:val="00051DBA"/>
    <w:rsid w:val="0005581C"/>
    <w:rsid w:val="0007227C"/>
    <w:rsid w:val="00072B85"/>
    <w:rsid w:val="00082F84"/>
    <w:rsid w:val="00093462"/>
    <w:rsid w:val="00094F80"/>
    <w:rsid w:val="000A3C19"/>
    <w:rsid w:val="000A6DF5"/>
    <w:rsid w:val="000B4DAF"/>
    <w:rsid w:val="000B6AD7"/>
    <w:rsid w:val="000C06D1"/>
    <w:rsid w:val="000C62EB"/>
    <w:rsid w:val="000C6703"/>
    <w:rsid w:val="000C7BB4"/>
    <w:rsid w:val="000D18E5"/>
    <w:rsid w:val="000D4947"/>
    <w:rsid w:val="000E26EE"/>
    <w:rsid w:val="000F063A"/>
    <w:rsid w:val="000F7450"/>
    <w:rsid w:val="00100C36"/>
    <w:rsid w:val="0012433C"/>
    <w:rsid w:val="00134347"/>
    <w:rsid w:val="00142ADF"/>
    <w:rsid w:val="00147B0D"/>
    <w:rsid w:val="00152016"/>
    <w:rsid w:val="00153DFC"/>
    <w:rsid w:val="00164F8B"/>
    <w:rsid w:val="00167329"/>
    <w:rsid w:val="001779BF"/>
    <w:rsid w:val="001838D7"/>
    <w:rsid w:val="001A04A7"/>
    <w:rsid w:val="001A17E4"/>
    <w:rsid w:val="001A3A36"/>
    <w:rsid w:val="001B221D"/>
    <w:rsid w:val="001D5EA0"/>
    <w:rsid w:val="001D6546"/>
    <w:rsid w:val="001E2705"/>
    <w:rsid w:val="001E5FED"/>
    <w:rsid w:val="001E7ACD"/>
    <w:rsid w:val="001F09B0"/>
    <w:rsid w:val="00205AC0"/>
    <w:rsid w:val="00205D5A"/>
    <w:rsid w:val="002078A7"/>
    <w:rsid w:val="002406EB"/>
    <w:rsid w:val="00250155"/>
    <w:rsid w:val="0025324E"/>
    <w:rsid w:val="00265BBD"/>
    <w:rsid w:val="00272783"/>
    <w:rsid w:val="00293547"/>
    <w:rsid w:val="002A4510"/>
    <w:rsid w:val="002B7255"/>
    <w:rsid w:val="002D6651"/>
    <w:rsid w:val="00317B74"/>
    <w:rsid w:val="00320838"/>
    <w:rsid w:val="0033427D"/>
    <w:rsid w:val="00335AC3"/>
    <w:rsid w:val="0035035F"/>
    <w:rsid w:val="003555AF"/>
    <w:rsid w:val="00357689"/>
    <w:rsid w:val="0036196B"/>
    <w:rsid w:val="003629E8"/>
    <w:rsid w:val="00376FBD"/>
    <w:rsid w:val="00385BF2"/>
    <w:rsid w:val="00386FF3"/>
    <w:rsid w:val="00387885"/>
    <w:rsid w:val="003A33A5"/>
    <w:rsid w:val="003A593E"/>
    <w:rsid w:val="003B1C4A"/>
    <w:rsid w:val="003C1BE6"/>
    <w:rsid w:val="003D21B3"/>
    <w:rsid w:val="00400AB0"/>
    <w:rsid w:val="00402002"/>
    <w:rsid w:val="004136EC"/>
    <w:rsid w:val="0042297B"/>
    <w:rsid w:val="004251EA"/>
    <w:rsid w:val="00426CD2"/>
    <w:rsid w:val="00432321"/>
    <w:rsid w:val="004409DA"/>
    <w:rsid w:val="00451927"/>
    <w:rsid w:val="00452412"/>
    <w:rsid w:val="00462D5D"/>
    <w:rsid w:val="0046330D"/>
    <w:rsid w:val="004665F1"/>
    <w:rsid w:val="00474BD4"/>
    <w:rsid w:val="00486EDA"/>
    <w:rsid w:val="00490745"/>
    <w:rsid w:val="004919C6"/>
    <w:rsid w:val="004A6010"/>
    <w:rsid w:val="004B2F6D"/>
    <w:rsid w:val="004C0560"/>
    <w:rsid w:val="004C1722"/>
    <w:rsid w:val="004C2124"/>
    <w:rsid w:val="004D34FC"/>
    <w:rsid w:val="00510A3C"/>
    <w:rsid w:val="00522CF7"/>
    <w:rsid w:val="005369D9"/>
    <w:rsid w:val="005530E1"/>
    <w:rsid w:val="005671DB"/>
    <w:rsid w:val="00571392"/>
    <w:rsid w:val="00573FC2"/>
    <w:rsid w:val="00576608"/>
    <w:rsid w:val="00591400"/>
    <w:rsid w:val="00593CE2"/>
    <w:rsid w:val="005A20D6"/>
    <w:rsid w:val="005A22B2"/>
    <w:rsid w:val="005A65A0"/>
    <w:rsid w:val="005C1C68"/>
    <w:rsid w:val="005D0B55"/>
    <w:rsid w:val="005D6B0D"/>
    <w:rsid w:val="005E1E07"/>
    <w:rsid w:val="005E5CEE"/>
    <w:rsid w:val="005F3122"/>
    <w:rsid w:val="005F43FE"/>
    <w:rsid w:val="005F792C"/>
    <w:rsid w:val="006529FE"/>
    <w:rsid w:val="006732C8"/>
    <w:rsid w:val="006802ED"/>
    <w:rsid w:val="0068633C"/>
    <w:rsid w:val="00694976"/>
    <w:rsid w:val="006A3D11"/>
    <w:rsid w:val="006A5251"/>
    <w:rsid w:val="006B223B"/>
    <w:rsid w:val="006C48C3"/>
    <w:rsid w:val="006D30D9"/>
    <w:rsid w:val="006E1768"/>
    <w:rsid w:val="006F3E0B"/>
    <w:rsid w:val="007071B3"/>
    <w:rsid w:val="0072541C"/>
    <w:rsid w:val="00740F4A"/>
    <w:rsid w:val="00745DD7"/>
    <w:rsid w:val="007513F6"/>
    <w:rsid w:val="00765739"/>
    <w:rsid w:val="007733C9"/>
    <w:rsid w:val="00784522"/>
    <w:rsid w:val="0078530C"/>
    <w:rsid w:val="00785EB5"/>
    <w:rsid w:val="00797D89"/>
    <w:rsid w:val="007A164C"/>
    <w:rsid w:val="007B138B"/>
    <w:rsid w:val="007C15CA"/>
    <w:rsid w:val="007C7D55"/>
    <w:rsid w:val="007D50EC"/>
    <w:rsid w:val="007E647D"/>
    <w:rsid w:val="007E74E9"/>
    <w:rsid w:val="007E7AA4"/>
    <w:rsid w:val="0081278B"/>
    <w:rsid w:val="00821AC9"/>
    <w:rsid w:val="0082333C"/>
    <w:rsid w:val="008315F0"/>
    <w:rsid w:val="00834692"/>
    <w:rsid w:val="0084544D"/>
    <w:rsid w:val="008541F5"/>
    <w:rsid w:val="008543EF"/>
    <w:rsid w:val="00874123"/>
    <w:rsid w:val="00877654"/>
    <w:rsid w:val="00885A3E"/>
    <w:rsid w:val="00897F1C"/>
    <w:rsid w:val="008A2C50"/>
    <w:rsid w:val="008A7708"/>
    <w:rsid w:val="008B3DC6"/>
    <w:rsid w:val="008B40EC"/>
    <w:rsid w:val="008C38CB"/>
    <w:rsid w:val="008C7B55"/>
    <w:rsid w:val="008D55BB"/>
    <w:rsid w:val="008E6FBF"/>
    <w:rsid w:val="00904B62"/>
    <w:rsid w:val="0091417B"/>
    <w:rsid w:val="009144ED"/>
    <w:rsid w:val="009203C8"/>
    <w:rsid w:val="00930D26"/>
    <w:rsid w:val="00934A58"/>
    <w:rsid w:val="0093617A"/>
    <w:rsid w:val="009375EF"/>
    <w:rsid w:val="00942F0C"/>
    <w:rsid w:val="009772D1"/>
    <w:rsid w:val="0097788B"/>
    <w:rsid w:val="009864D8"/>
    <w:rsid w:val="00986D29"/>
    <w:rsid w:val="00990BE3"/>
    <w:rsid w:val="009A1062"/>
    <w:rsid w:val="009C2EE6"/>
    <w:rsid w:val="009E377E"/>
    <w:rsid w:val="009F11E9"/>
    <w:rsid w:val="00A23FF0"/>
    <w:rsid w:val="00A30425"/>
    <w:rsid w:val="00A328FB"/>
    <w:rsid w:val="00A41CAA"/>
    <w:rsid w:val="00A6137A"/>
    <w:rsid w:val="00A72707"/>
    <w:rsid w:val="00A8532E"/>
    <w:rsid w:val="00A93C15"/>
    <w:rsid w:val="00AA1651"/>
    <w:rsid w:val="00AB623A"/>
    <w:rsid w:val="00AC3EF4"/>
    <w:rsid w:val="00AF2688"/>
    <w:rsid w:val="00AF5CFE"/>
    <w:rsid w:val="00AF7748"/>
    <w:rsid w:val="00B012C7"/>
    <w:rsid w:val="00B013C6"/>
    <w:rsid w:val="00B040A7"/>
    <w:rsid w:val="00B10887"/>
    <w:rsid w:val="00B158A3"/>
    <w:rsid w:val="00B22D1E"/>
    <w:rsid w:val="00B26B3D"/>
    <w:rsid w:val="00B421F8"/>
    <w:rsid w:val="00B4536A"/>
    <w:rsid w:val="00B8257C"/>
    <w:rsid w:val="00B830E4"/>
    <w:rsid w:val="00B959F1"/>
    <w:rsid w:val="00BA4BF9"/>
    <w:rsid w:val="00BB19A5"/>
    <w:rsid w:val="00BC05C5"/>
    <w:rsid w:val="00BC466D"/>
    <w:rsid w:val="00BD6EF7"/>
    <w:rsid w:val="00BE289B"/>
    <w:rsid w:val="00BF3575"/>
    <w:rsid w:val="00C000A2"/>
    <w:rsid w:val="00C00966"/>
    <w:rsid w:val="00C05F0A"/>
    <w:rsid w:val="00C244D4"/>
    <w:rsid w:val="00C75453"/>
    <w:rsid w:val="00C91487"/>
    <w:rsid w:val="00CA4D15"/>
    <w:rsid w:val="00CA59EC"/>
    <w:rsid w:val="00CB1996"/>
    <w:rsid w:val="00CE16F3"/>
    <w:rsid w:val="00CE2B54"/>
    <w:rsid w:val="00CF165A"/>
    <w:rsid w:val="00D1430A"/>
    <w:rsid w:val="00D20F0B"/>
    <w:rsid w:val="00D23544"/>
    <w:rsid w:val="00D2517C"/>
    <w:rsid w:val="00D25567"/>
    <w:rsid w:val="00D3596F"/>
    <w:rsid w:val="00D3678F"/>
    <w:rsid w:val="00D541DF"/>
    <w:rsid w:val="00D6319E"/>
    <w:rsid w:val="00D739C7"/>
    <w:rsid w:val="00D820BA"/>
    <w:rsid w:val="00D8278A"/>
    <w:rsid w:val="00D9351B"/>
    <w:rsid w:val="00DB02C2"/>
    <w:rsid w:val="00DB2872"/>
    <w:rsid w:val="00DB373C"/>
    <w:rsid w:val="00DC636C"/>
    <w:rsid w:val="00E3698A"/>
    <w:rsid w:val="00E61E33"/>
    <w:rsid w:val="00E662D7"/>
    <w:rsid w:val="00E71084"/>
    <w:rsid w:val="00E73844"/>
    <w:rsid w:val="00E73CD9"/>
    <w:rsid w:val="00E80810"/>
    <w:rsid w:val="00E84E6D"/>
    <w:rsid w:val="00E86525"/>
    <w:rsid w:val="00EA0D2F"/>
    <w:rsid w:val="00EA2799"/>
    <w:rsid w:val="00EA6AAC"/>
    <w:rsid w:val="00EB6C0C"/>
    <w:rsid w:val="00EC4E00"/>
    <w:rsid w:val="00ED0AAC"/>
    <w:rsid w:val="00EE0816"/>
    <w:rsid w:val="00F02694"/>
    <w:rsid w:val="00F325EE"/>
    <w:rsid w:val="00F461AB"/>
    <w:rsid w:val="00F73540"/>
    <w:rsid w:val="00F8585E"/>
    <w:rsid w:val="00F866A4"/>
    <w:rsid w:val="00F90DB2"/>
    <w:rsid w:val="00FB51B6"/>
    <w:rsid w:val="00FB6AB4"/>
    <w:rsid w:val="00FB74B0"/>
    <w:rsid w:val="00FC0B24"/>
    <w:rsid w:val="00FC1592"/>
    <w:rsid w:val="00FC47AF"/>
    <w:rsid w:val="00FD0F09"/>
    <w:rsid w:val="00FE41C3"/>
    <w:rsid w:val="00FF5565"/>
    <w:rsid w:val="00FF6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1511847C"/>
  <w15:chartTrackingRefBased/>
  <w15:docId w15:val="{37A02EF7-0389-45E6-A2CE-6119AEA1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DC6"/>
    <w:pPr>
      <w:widowControl w:val="0"/>
      <w:spacing w:line="360" w:lineRule="auto"/>
      <w:ind w:firstLineChars="100" w:firstLine="218"/>
      <w:jc w:val="both"/>
    </w:pPr>
  </w:style>
  <w:style w:type="paragraph" w:styleId="1">
    <w:name w:val="heading 1"/>
    <w:next w:val="a"/>
    <w:link w:val="10"/>
    <w:uiPriority w:val="9"/>
    <w:qFormat/>
    <w:rsid w:val="00765739"/>
    <w:pPr>
      <w:numPr>
        <w:numId w:val="23"/>
      </w:numPr>
      <w:spacing w:afterLines="100" w:after="360" w:line="480" w:lineRule="auto"/>
      <w:outlineLvl w:val="0"/>
    </w:pPr>
    <w:rPr>
      <w:rFonts w:ascii="Times New Roman" w:eastAsia="ＭＳ 明朝" w:hAnsi="Times New Roman"/>
      <w:b/>
      <w:bCs/>
      <w:sz w:val="40"/>
    </w:rPr>
  </w:style>
  <w:style w:type="paragraph" w:styleId="2">
    <w:name w:val="heading 2"/>
    <w:basedOn w:val="1"/>
    <w:link w:val="20"/>
    <w:uiPriority w:val="9"/>
    <w:unhideWhenUsed/>
    <w:qFormat/>
    <w:rsid w:val="005F3122"/>
    <w:pPr>
      <w:numPr>
        <w:ilvl w:val="1"/>
      </w:numPr>
      <w:spacing w:beforeLines="50" w:before="180" w:afterLines="50" w:after="180" w:line="240" w:lineRule="auto"/>
      <w:ind w:left="567"/>
      <w:outlineLvl w:val="1"/>
    </w:pPr>
    <w:rPr>
      <w:b w:val="0"/>
      <w:bCs w:val="0"/>
      <w:sz w:val="32"/>
      <w:szCs w:val="32"/>
    </w:rPr>
  </w:style>
  <w:style w:type="paragraph" w:styleId="3">
    <w:name w:val="heading 3"/>
    <w:basedOn w:val="2"/>
    <w:next w:val="a"/>
    <w:link w:val="30"/>
    <w:uiPriority w:val="9"/>
    <w:unhideWhenUsed/>
    <w:qFormat/>
    <w:rsid w:val="00E662D7"/>
    <w:pPr>
      <w:numPr>
        <w:ilvl w:val="2"/>
      </w:numPr>
      <w:spacing w:beforeLines="0" w:before="0"/>
      <w:ind w:hanging="992"/>
      <w:outlineLvl w:val="2"/>
    </w:pPr>
  </w:style>
  <w:style w:type="paragraph" w:styleId="4">
    <w:name w:val="heading 4"/>
    <w:basedOn w:val="3"/>
    <w:next w:val="a"/>
    <w:link w:val="40"/>
    <w:uiPriority w:val="9"/>
    <w:unhideWhenUsed/>
    <w:qFormat/>
    <w:rsid w:val="0093617A"/>
    <w:pPr>
      <w:numPr>
        <w:ilvl w:val="3"/>
      </w:numPr>
      <w:spacing w:beforeLines="10" w:before="36"/>
      <w:ind w:left="1134" w:hanging="567"/>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6525"/>
    <w:pPr>
      <w:spacing w:before="240" w:after="120"/>
      <w:jc w:val="center"/>
      <w:outlineLvl w:val="0"/>
    </w:pPr>
    <w:rPr>
      <w:rFonts w:asciiTheme="majorHAnsi" w:hAnsiTheme="majorHAnsi" w:cstheme="majorBidi"/>
      <w:sz w:val="40"/>
      <w:szCs w:val="32"/>
    </w:rPr>
  </w:style>
  <w:style w:type="character" w:customStyle="1" w:styleId="a4">
    <w:name w:val="表題 (文字)"/>
    <w:basedOn w:val="a0"/>
    <w:link w:val="a3"/>
    <w:uiPriority w:val="10"/>
    <w:rsid w:val="00E86525"/>
    <w:rPr>
      <w:rFonts w:asciiTheme="majorHAnsi" w:eastAsia="ＭＳ 明朝" w:hAnsiTheme="majorHAnsi" w:cstheme="majorBidi"/>
      <w:sz w:val="40"/>
      <w:szCs w:val="32"/>
    </w:rPr>
  </w:style>
  <w:style w:type="paragraph" w:styleId="a5">
    <w:name w:val="Subtitle"/>
    <w:aliases w:val="副題（執筆者）"/>
    <w:basedOn w:val="a"/>
    <w:next w:val="a"/>
    <w:link w:val="a6"/>
    <w:uiPriority w:val="11"/>
    <w:qFormat/>
    <w:rsid w:val="009864D8"/>
    <w:pPr>
      <w:ind w:leftChars="1800" w:left="3925"/>
      <w:jc w:val="left"/>
      <w:outlineLvl w:val="1"/>
    </w:pPr>
    <w:rPr>
      <w:rFonts w:ascii="Tisa Offc Serif Pro" w:hAnsi="Tisa Offc Serif Pro"/>
      <w:sz w:val="32"/>
      <w:szCs w:val="24"/>
    </w:rPr>
  </w:style>
  <w:style w:type="character" w:customStyle="1" w:styleId="a6">
    <w:name w:val="副題 (文字)"/>
    <w:aliases w:val="副題（執筆者） (文字)"/>
    <w:basedOn w:val="a0"/>
    <w:link w:val="a5"/>
    <w:uiPriority w:val="11"/>
    <w:rsid w:val="009864D8"/>
    <w:rPr>
      <w:rFonts w:ascii="Tisa Offc Serif Pro" w:eastAsia="ＭＳ 明朝" w:hAnsi="Tisa Offc Serif Pro"/>
      <w:sz w:val="32"/>
      <w:szCs w:val="24"/>
    </w:rPr>
  </w:style>
  <w:style w:type="paragraph" w:styleId="a7">
    <w:name w:val="List Paragraph"/>
    <w:basedOn w:val="a"/>
    <w:uiPriority w:val="34"/>
    <w:rsid w:val="003629E8"/>
    <w:pPr>
      <w:ind w:leftChars="400" w:left="840"/>
    </w:pPr>
  </w:style>
  <w:style w:type="character" w:customStyle="1" w:styleId="10">
    <w:name w:val="見出し 1 (文字)"/>
    <w:basedOn w:val="a0"/>
    <w:link w:val="1"/>
    <w:uiPriority w:val="9"/>
    <w:rsid w:val="00765739"/>
    <w:rPr>
      <w:rFonts w:ascii="Times New Roman" w:eastAsia="ＭＳ 明朝" w:hAnsi="Times New Roman"/>
      <w:b/>
      <w:bCs/>
      <w:sz w:val="40"/>
    </w:rPr>
  </w:style>
  <w:style w:type="character" w:customStyle="1" w:styleId="20">
    <w:name w:val="見出し 2 (文字)"/>
    <w:basedOn w:val="a0"/>
    <w:link w:val="2"/>
    <w:uiPriority w:val="9"/>
    <w:rsid w:val="005F3122"/>
    <w:rPr>
      <w:rFonts w:ascii="Times New Roman" w:eastAsia="ＭＳ 明朝" w:hAnsi="Times New Roman"/>
      <w:sz w:val="32"/>
      <w:szCs w:val="32"/>
    </w:rPr>
  </w:style>
  <w:style w:type="character" w:customStyle="1" w:styleId="30">
    <w:name w:val="見出し 3 (文字)"/>
    <w:basedOn w:val="a0"/>
    <w:link w:val="3"/>
    <w:uiPriority w:val="9"/>
    <w:rsid w:val="00E662D7"/>
    <w:rPr>
      <w:rFonts w:ascii="Times New Roman" w:eastAsia="ＭＳ 明朝" w:hAnsi="Times New Roman"/>
      <w:sz w:val="32"/>
      <w:szCs w:val="32"/>
    </w:rPr>
  </w:style>
  <w:style w:type="paragraph" w:styleId="a8">
    <w:name w:val="No Spacing"/>
    <w:aliases w:val="図"/>
    <w:basedOn w:val="a9"/>
    <w:next w:val="a"/>
    <w:uiPriority w:val="1"/>
    <w:rsid w:val="001D5EA0"/>
    <w:pPr>
      <w:spacing w:beforeLines="100" w:before="100" w:line="240" w:lineRule="auto"/>
      <w:ind w:firstLine="100"/>
    </w:pPr>
  </w:style>
  <w:style w:type="paragraph" w:styleId="a9">
    <w:name w:val="caption"/>
    <w:basedOn w:val="a"/>
    <w:next w:val="a"/>
    <w:uiPriority w:val="35"/>
    <w:unhideWhenUsed/>
    <w:qFormat/>
    <w:rsid w:val="004136EC"/>
    <w:pPr>
      <w:ind w:firstLine="189"/>
      <w:jc w:val="center"/>
    </w:pPr>
    <w:rPr>
      <w:b/>
      <w:bCs/>
    </w:rPr>
  </w:style>
  <w:style w:type="character" w:customStyle="1" w:styleId="40">
    <w:name w:val="見出し 4 (文字)"/>
    <w:basedOn w:val="a0"/>
    <w:link w:val="4"/>
    <w:uiPriority w:val="9"/>
    <w:rsid w:val="0093617A"/>
    <w:rPr>
      <w:rFonts w:ascii="Times New Roman" w:eastAsia="ＭＳ 明朝" w:hAnsi="Times New Roman"/>
      <w:sz w:val="24"/>
      <w:szCs w:val="24"/>
    </w:rPr>
  </w:style>
  <w:style w:type="paragraph" w:styleId="aa">
    <w:name w:val="header"/>
    <w:basedOn w:val="a"/>
    <w:link w:val="ab"/>
    <w:uiPriority w:val="99"/>
    <w:unhideWhenUsed/>
    <w:rsid w:val="00FF6EBA"/>
    <w:pPr>
      <w:tabs>
        <w:tab w:val="center" w:pos="4252"/>
        <w:tab w:val="right" w:pos="8504"/>
      </w:tabs>
      <w:snapToGrid w:val="0"/>
    </w:pPr>
  </w:style>
  <w:style w:type="character" w:customStyle="1" w:styleId="ab">
    <w:name w:val="ヘッダー (文字)"/>
    <w:basedOn w:val="a0"/>
    <w:link w:val="aa"/>
    <w:uiPriority w:val="99"/>
    <w:rsid w:val="00FF6EBA"/>
    <w:rPr>
      <w:rFonts w:ascii="Times New Roman" w:eastAsia="ＭＳ 明朝" w:hAnsi="Times New Roman"/>
      <w:sz w:val="24"/>
    </w:rPr>
  </w:style>
  <w:style w:type="paragraph" w:styleId="ac">
    <w:name w:val="footer"/>
    <w:basedOn w:val="a"/>
    <w:link w:val="ad"/>
    <w:uiPriority w:val="99"/>
    <w:unhideWhenUsed/>
    <w:rsid w:val="00FF6EBA"/>
    <w:pPr>
      <w:tabs>
        <w:tab w:val="center" w:pos="4252"/>
        <w:tab w:val="right" w:pos="8504"/>
      </w:tabs>
      <w:snapToGrid w:val="0"/>
    </w:pPr>
  </w:style>
  <w:style w:type="character" w:customStyle="1" w:styleId="ad">
    <w:name w:val="フッター (文字)"/>
    <w:basedOn w:val="a0"/>
    <w:link w:val="ac"/>
    <w:uiPriority w:val="99"/>
    <w:rsid w:val="00FF6EBA"/>
    <w:rPr>
      <w:rFonts w:ascii="Times New Roman" w:eastAsia="ＭＳ 明朝" w:hAnsi="Times New Roman"/>
      <w:sz w:val="24"/>
    </w:rPr>
  </w:style>
  <w:style w:type="table" w:styleId="ae">
    <w:name w:val="Table Grid"/>
    <w:basedOn w:val="a1"/>
    <w:uiPriority w:val="39"/>
    <w:rsid w:val="002406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AF2688"/>
    <w:pPr>
      <w:keepNext/>
      <w:keepLines/>
      <w:numPr>
        <w:numId w:val="0"/>
      </w:numPr>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035FED"/>
    <w:pPr>
      <w:tabs>
        <w:tab w:val="left" w:pos="1470"/>
        <w:tab w:val="right" w:leader="dot" w:pos="8494"/>
      </w:tabs>
      <w:ind w:firstLine="188"/>
    </w:pPr>
    <w:rPr>
      <w:noProof/>
      <w:color w:val="000000" w:themeColor="text1"/>
    </w:rPr>
  </w:style>
  <w:style w:type="paragraph" w:styleId="21">
    <w:name w:val="toc 2"/>
    <w:basedOn w:val="a"/>
    <w:next w:val="a"/>
    <w:autoRedefine/>
    <w:uiPriority w:val="39"/>
    <w:unhideWhenUsed/>
    <w:rsid w:val="00AF2688"/>
    <w:pPr>
      <w:ind w:leftChars="100" w:left="240"/>
    </w:pPr>
  </w:style>
  <w:style w:type="paragraph" w:styleId="31">
    <w:name w:val="toc 3"/>
    <w:basedOn w:val="a"/>
    <w:next w:val="a"/>
    <w:autoRedefine/>
    <w:uiPriority w:val="39"/>
    <w:unhideWhenUsed/>
    <w:rsid w:val="00AF2688"/>
    <w:pPr>
      <w:ind w:leftChars="200" w:left="480"/>
    </w:pPr>
  </w:style>
  <w:style w:type="character" w:styleId="af0">
    <w:name w:val="Hyperlink"/>
    <w:basedOn w:val="a0"/>
    <w:uiPriority w:val="99"/>
    <w:unhideWhenUsed/>
    <w:rsid w:val="00AF2688"/>
    <w:rPr>
      <w:color w:val="0563C1" w:themeColor="hyperlink"/>
      <w:u w:val="single"/>
    </w:rPr>
  </w:style>
  <w:style w:type="character" w:styleId="af1">
    <w:name w:val="FollowedHyperlink"/>
    <w:basedOn w:val="a0"/>
    <w:uiPriority w:val="99"/>
    <w:semiHidden/>
    <w:unhideWhenUsed/>
    <w:rsid w:val="007A164C"/>
    <w:rPr>
      <w:color w:val="954F72" w:themeColor="followedHyperlink"/>
      <w:u w:val="single"/>
    </w:rPr>
  </w:style>
  <w:style w:type="character" w:styleId="HTML">
    <w:name w:val="HTML Code"/>
    <w:basedOn w:val="a0"/>
    <w:uiPriority w:val="99"/>
    <w:semiHidden/>
    <w:unhideWhenUsed/>
    <w:rsid w:val="003D21B3"/>
    <w:rPr>
      <w:rFonts w:ascii="ＭＳ ゴシック" w:eastAsia="ＭＳ ゴシック" w:hAnsi="ＭＳ ゴシック" w:cs="ＭＳ ゴシック"/>
      <w:sz w:val="24"/>
      <w:szCs w:val="24"/>
    </w:rPr>
  </w:style>
  <w:style w:type="paragraph" w:styleId="af2">
    <w:name w:val="Balloon Text"/>
    <w:basedOn w:val="a"/>
    <w:link w:val="af3"/>
    <w:uiPriority w:val="99"/>
    <w:semiHidden/>
    <w:unhideWhenUsed/>
    <w:rsid w:val="002D6651"/>
    <w:pPr>
      <w:spacing w:line="240" w:lineRule="auto"/>
    </w:pPr>
    <w:rPr>
      <w:rFonts w:asciiTheme="majorHAnsi" w:eastAsiaTheme="majorEastAsia" w:hAnsiTheme="majorHAnsi" w:cstheme="majorBidi"/>
      <w:sz w:val="18"/>
      <w:szCs w:val="18"/>
    </w:rPr>
  </w:style>
  <w:style w:type="character" w:customStyle="1" w:styleId="af3">
    <w:name w:val="吹き出し (文字)"/>
    <w:basedOn w:val="a0"/>
    <w:link w:val="af2"/>
    <w:uiPriority w:val="99"/>
    <w:semiHidden/>
    <w:rsid w:val="002D6651"/>
    <w:rPr>
      <w:rFonts w:asciiTheme="majorHAnsi" w:eastAsiaTheme="majorEastAsia" w:hAnsiTheme="majorHAnsi" w:cstheme="majorBidi"/>
      <w:sz w:val="18"/>
      <w:szCs w:val="18"/>
    </w:rPr>
  </w:style>
  <w:style w:type="paragraph" w:styleId="af4">
    <w:name w:val="Revision"/>
    <w:hidden/>
    <w:uiPriority w:val="99"/>
    <w:semiHidden/>
    <w:rsid w:val="00D14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46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73B54-C4E2-48C0-8CBE-FCFF8850E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81</Pages>
  <Words>2788</Words>
  <Characters>15893</Characters>
  <Application>Microsoft Office Word</Application>
  <DocSecurity>0</DocSecurity>
  <Lines>132</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ishidatek244</dc:creator>
  <cp:keywords/>
  <dc:description/>
  <cp:lastModifiedBy>y22515</cp:lastModifiedBy>
  <cp:revision>6</cp:revision>
  <cp:lastPrinted>2024-03-10T14:27:00Z</cp:lastPrinted>
  <dcterms:created xsi:type="dcterms:W3CDTF">2024-03-11T02:31:00Z</dcterms:created>
  <dcterms:modified xsi:type="dcterms:W3CDTF">2024-03-11T04:15:00Z</dcterms:modified>
</cp:coreProperties>
</file>